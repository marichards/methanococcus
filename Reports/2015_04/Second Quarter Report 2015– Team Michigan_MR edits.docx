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65AF82CA" w:rsidR="00D212BA" w:rsidRPr="00D212BA" w:rsidRDefault="00351C09" w:rsidP="00D212BA">
      <w:pPr>
        <w:jc w:val="left"/>
        <w:rPr>
          <w:b/>
          <w:bCs/>
        </w:rPr>
      </w:pPr>
      <w:r>
        <w:rPr>
          <w:b/>
          <w:bCs/>
        </w:rPr>
        <w:t xml:space="preserve">              </w:t>
      </w:r>
      <w:r w:rsidR="009E330D">
        <w:rPr>
          <w:b/>
          <w:bCs/>
        </w:rPr>
        <w:t>Second</w:t>
      </w:r>
      <w:r w:rsidR="00D212BA" w:rsidRPr="00D212BA">
        <w:rPr>
          <w:b/>
          <w:bCs/>
        </w:rPr>
        <w:t xml:space="preserve"> Quarter </w:t>
      </w:r>
      <w:r w:rsidR="001F40F4">
        <w:rPr>
          <w:b/>
          <w:bCs/>
        </w:rPr>
        <w:t>(</w:t>
      </w:r>
      <w:r w:rsidR="009E330D">
        <w:rPr>
          <w:b/>
          <w:bCs/>
        </w:rPr>
        <w:t>January</w:t>
      </w:r>
      <w:r w:rsidR="001F40F4">
        <w:rPr>
          <w:b/>
          <w:bCs/>
        </w:rPr>
        <w:t xml:space="preserve"> 1-</w:t>
      </w:r>
      <w:r w:rsidR="009E330D">
        <w:rPr>
          <w:b/>
          <w:bCs/>
        </w:rPr>
        <w:t>March 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7777777" w:rsidR="00D212BA" w:rsidRPr="00D212BA" w:rsidRDefault="00D212BA" w:rsidP="00D212BA">
      <w:pPr>
        <w:jc w:val="left"/>
        <w:rPr>
          <w:b/>
          <w:bCs/>
        </w:rPr>
      </w:pPr>
      <w:r w:rsidRPr="00D212BA">
        <w:rPr>
          <w:b/>
          <w:bCs/>
        </w:rPr>
        <w:t>Anaerobic Bioconversion Of Methane To Methanol</w:t>
      </w:r>
      <w:r w:rsidRPr="00D212BA">
        <w:rPr>
          <w:b/>
        </w:rPr>
        <w:br/>
      </w:r>
      <w:r w:rsidRPr="00D212BA">
        <w:t>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proofErr w:type="spellStart"/>
      <w:r w:rsidRPr="00D212BA">
        <w:rPr>
          <w:i/>
        </w:rPr>
        <w:t>Methanococcus</w:t>
      </w:r>
      <w:proofErr w:type="spellEnd"/>
      <w:r w:rsidRPr="00D212BA">
        <w:rPr>
          <w:i/>
        </w:rPr>
        <w:t xml:space="preserve"> </w:t>
      </w:r>
      <w:proofErr w:type="spellStart"/>
      <w:r w:rsidRPr="00D212BA">
        <w:rPr>
          <w:i/>
        </w:rPr>
        <w:t>maripaludis</w:t>
      </w:r>
      <w:proofErr w:type="spellEnd"/>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w:t>
      </w:r>
      <w:proofErr w:type="spellStart"/>
      <w:r w:rsidRPr="00D212BA">
        <w:rPr>
          <w:i/>
        </w:rPr>
        <w:t>maripaludis</w:t>
      </w:r>
      <w:proofErr w:type="spellEnd"/>
      <w:r w:rsidRPr="00D212BA">
        <w:t xml:space="preserve"> strains, thus, ensuring that enzymes in the engineered pathway can operate at high efficiency in the new organism. We will also reengineer other aspects of </w:t>
      </w:r>
      <w:r w:rsidRPr="00D212BA">
        <w:rPr>
          <w:i/>
        </w:rPr>
        <w:t xml:space="preserve">M. </w:t>
      </w:r>
      <w:proofErr w:type="spellStart"/>
      <w:r w:rsidRPr="00D212BA">
        <w:rPr>
          <w:i/>
        </w:rPr>
        <w:t>maripaludis</w:t>
      </w:r>
      <w:proofErr w:type="spellEnd"/>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 xml:space="preserve">M. </w:t>
      </w:r>
      <w:proofErr w:type="spellStart"/>
      <w:r w:rsidRPr="00D212BA">
        <w:rPr>
          <w:i/>
        </w:rPr>
        <w:t>maripaludis</w:t>
      </w:r>
      <w:proofErr w:type="spellEnd"/>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77777777" w:rsidR="00D212BA" w:rsidRPr="00D212BA" w:rsidRDefault="00D212BA" w:rsidP="00D212BA">
      <w:r w:rsidRPr="00D212BA">
        <w:t xml:space="preserve">We have made progress on each of these aims and all scientific aims are on track to timely completion. I have outlined challenges and risks associated with the work and identified alternative strategies should any of the current plans fail. We also are on budget. </w:t>
      </w:r>
    </w:p>
    <w:p w14:paraId="76BEF2C9" w14:textId="77777777" w:rsidR="00644C14" w:rsidRDefault="00644C14"/>
    <w:p w14:paraId="51AE61E9" w14:textId="77777777" w:rsidR="00131C28" w:rsidRDefault="009A078D" w:rsidP="003B4BE9">
      <w:r w:rsidRPr="00C727D2">
        <w:t>With respect to Aim 1,</w:t>
      </w:r>
      <w:r w:rsidR="00E65B7E">
        <w:t xml:space="preserve"> we have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 xml:space="preserve">M. </w:t>
      </w:r>
      <w:proofErr w:type="spellStart"/>
      <w:r w:rsidR="00E65B7E" w:rsidRPr="00E65B7E">
        <w:rPr>
          <w:i/>
        </w:rPr>
        <w:t>maripaludis</w:t>
      </w:r>
      <w:proofErr w:type="spellEnd"/>
      <w:r w:rsidR="00E65B7E">
        <w:t xml:space="preserve"> as well as</w:t>
      </w:r>
      <w:r w:rsidR="00E65B7E" w:rsidRPr="00E65B7E">
        <w:t xml:space="preserve"> a His-tagged version of the </w:t>
      </w:r>
      <w:r w:rsidR="00E65B7E" w:rsidRPr="00E65B7E">
        <w:rPr>
          <w:i/>
        </w:rPr>
        <w:t xml:space="preserve">M. </w:t>
      </w:r>
      <w:proofErr w:type="spellStart"/>
      <w:r w:rsidR="00E65B7E" w:rsidRPr="00E65B7E">
        <w:rPr>
          <w:i/>
        </w:rPr>
        <w:t>maripaludis</w:t>
      </w:r>
      <w:proofErr w:type="spellEnd"/>
      <w:r w:rsidR="00E65B7E">
        <w:t xml:space="preserve"> MCR at levels that exceed our </w:t>
      </w:r>
      <w:r w:rsidR="00E65B7E" w:rsidRPr="00E65B7E">
        <w:t xml:space="preserve">milestone goal of 0.1 mg </w:t>
      </w:r>
      <w:r w:rsidR="00E65B7E" w:rsidRPr="00E65B7E">
        <w:rPr>
          <w:bCs/>
        </w:rPr>
        <w:t xml:space="preserve">protein/g cell </w:t>
      </w:r>
      <w:proofErr w:type="spellStart"/>
      <w:r w:rsidR="00E65B7E" w:rsidRPr="00E65B7E">
        <w:rPr>
          <w:bCs/>
        </w:rPr>
        <w:t>dw</w:t>
      </w:r>
      <w:proofErr w:type="spellEnd"/>
      <w:r w:rsidR="00E65B7E">
        <w:t xml:space="preserve"> and</w:t>
      </w:r>
      <w:r w:rsidR="00E65B7E" w:rsidRPr="00E65B7E">
        <w:t xml:space="preserve"> demonstrated the three subunits of the </w:t>
      </w:r>
      <w:r w:rsidR="00E65B7E">
        <w:t xml:space="preserve">targeted </w:t>
      </w:r>
      <w:r w:rsidR="00E65B7E" w:rsidRPr="00E65B7E">
        <w:t>enzyme</w:t>
      </w:r>
      <w:r w:rsidR="00E65B7E">
        <w:t>s</w:t>
      </w:r>
      <w:r w:rsidR="00E65B7E" w:rsidRPr="00E65B7E">
        <w:t xml:space="preserve"> are present and that the F</w:t>
      </w:r>
      <w:r w:rsidR="00E65B7E" w:rsidRPr="00123562">
        <w:rPr>
          <w:vertAlign w:val="subscript"/>
        </w:rPr>
        <w:t>430</w:t>
      </w:r>
      <w:r w:rsidR="00E65B7E" w:rsidRPr="00E65B7E">
        <w:t xml:space="preserve"> cofactor is incorporated.  </w:t>
      </w:r>
    </w:p>
    <w:p w14:paraId="583B3F5A" w14:textId="27A8FC59" w:rsidR="009A078D" w:rsidRDefault="00E65B7E" w:rsidP="003B4BE9">
      <w:r>
        <w:t xml:space="preserve">In the last quarter, we </w:t>
      </w:r>
      <w:r w:rsidR="00876C2D">
        <w:t xml:space="preserve">determined that the levels of 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 xml:space="preserve">s are lower than our target levels and do not complement the native enzyme; thus, we are working to increase these levels, in the event that the </w:t>
      </w:r>
      <w:r w:rsidR="003B4BE9" w:rsidRPr="00E65B7E">
        <w:rPr>
          <w:i/>
        </w:rPr>
        <w:t xml:space="preserve">M. </w:t>
      </w:r>
      <w:proofErr w:type="spellStart"/>
      <w:r w:rsidR="003B4BE9" w:rsidRPr="00E65B7E">
        <w:rPr>
          <w:i/>
        </w:rPr>
        <w:t>maripaludis</w:t>
      </w:r>
      <w:proofErr w:type="spellEnd"/>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w:t>
      </w:r>
      <w:proofErr w:type="spellStart"/>
      <w:r w:rsidR="00876C2D" w:rsidRPr="00876C2D">
        <w:t>methyltransferase</w:t>
      </w:r>
      <w:proofErr w:type="spellEnd"/>
      <w:r w:rsidR="00876C2D" w:rsidRPr="00876C2D">
        <w:t xml:space="preserve"> genes into </w:t>
      </w:r>
      <w:r w:rsidR="00876C2D" w:rsidRPr="00876C2D">
        <w:rPr>
          <w:i/>
        </w:rPr>
        <w:t xml:space="preserve">M. </w:t>
      </w:r>
      <w:proofErr w:type="spellStart"/>
      <w:r w:rsidR="00876C2D" w:rsidRPr="00876C2D">
        <w:rPr>
          <w:i/>
        </w:rPr>
        <w:t>maripaludis</w:t>
      </w:r>
      <w:proofErr w:type="spellEnd"/>
      <w:r w:rsidR="00876C2D" w:rsidRPr="00876C2D">
        <w:t xml:space="preserve"> and verified expression by Western blot</w:t>
      </w:r>
      <w:r w:rsidR="00876C2D">
        <w:t xml:space="preserve">. </w:t>
      </w:r>
    </w:p>
    <w:p w14:paraId="54D038E9" w14:textId="77777777" w:rsidR="00131C28" w:rsidRDefault="00131C28" w:rsidP="009A078D"/>
    <w:p w14:paraId="7BA13B94" w14:textId="6B5DE8E7" w:rsidR="004618D8" w:rsidRPr="009C1D1E" w:rsidRDefault="004618D8" w:rsidP="004618D8">
      <w:pPr>
        <w:rPr>
          <w:highlight w:val="yellow"/>
        </w:rPr>
      </w:pPr>
      <w:r w:rsidRPr="009C1D1E">
        <w:rPr>
          <w:highlight w:val="yellow"/>
        </w:rPr>
        <w:t xml:space="preserve">With respect to Aim 2, we have previously reported construction </w:t>
      </w:r>
      <w:ins w:id="0" w:author="Matt Richards" w:date="2015-04-12T07:55:00Z">
        <w:r w:rsidR="00586B6D">
          <w:rPr>
            <w:highlight w:val="yellow"/>
          </w:rPr>
          <w:t xml:space="preserve">and completion </w:t>
        </w:r>
      </w:ins>
      <w:r w:rsidRPr="009C1D1E">
        <w:rPr>
          <w:highlight w:val="yellow"/>
        </w:rPr>
        <w:t xml:space="preserve">of </w:t>
      </w:r>
      <w:del w:id="1" w:author="Matt Richards" w:date="2015-04-12T07:55:00Z">
        <w:r w:rsidRPr="009C1D1E" w:rsidDel="00586B6D">
          <w:rPr>
            <w:highlight w:val="yellow"/>
          </w:rPr>
          <w:delText xml:space="preserve">draft </w:delText>
        </w:r>
      </w:del>
      <w:ins w:id="2" w:author="Matt Richards" w:date="2015-04-12T07:55:00Z">
        <w:r w:rsidR="00586B6D">
          <w:rPr>
            <w:highlight w:val="yellow"/>
          </w:rPr>
          <w:t>a</w:t>
        </w:r>
        <w:r w:rsidR="00586B6D" w:rsidRPr="009C1D1E">
          <w:rPr>
            <w:highlight w:val="yellow"/>
          </w:rPr>
          <w:t xml:space="preserve"> </w:t>
        </w:r>
      </w:ins>
      <w:r w:rsidRPr="009C1D1E">
        <w:rPr>
          <w:highlight w:val="yellow"/>
        </w:rPr>
        <w:t xml:space="preserve">genome scale flux balance </w:t>
      </w:r>
      <w:del w:id="3" w:author="Matt Richards" w:date="2015-04-12T07:58:00Z">
        <w:r w:rsidRPr="009C1D1E" w:rsidDel="00586B6D">
          <w:rPr>
            <w:highlight w:val="yellow"/>
          </w:rPr>
          <w:delText xml:space="preserve">and core metabolic flux </w:delText>
        </w:r>
      </w:del>
      <w:r w:rsidRPr="009C1D1E">
        <w:rPr>
          <w:highlight w:val="yellow"/>
        </w:rPr>
        <w:t>model</w:t>
      </w:r>
      <w:del w:id="4" w:author="Matt Richards" w:date="2015-04-12T07:58:00Z">
        <w:r w:rsidRPr="009C1D1E" w:rsidDel="00586B6D">
          <w:rPr>
            <w:highlight w:val="yellow"/>
          </w:rPr>
          <w:delText>s</w:delText>
        </w:r>
      </w:del>
      <w:r w:rsidRPr="009C1D1E">
        <w:rPr>
          <w:highlight w:val="yellow"/>
        </w:rPr>
        <w:t xml:space="preserve"> for </w:t>
      </w:r>
      <w:r w:rsidRPr="009C1D1E">
        <w:rPr>
          <w:i/>
          <w:highlight w:val="yellow"/>
        </w:rPr>
        <w:t xml:space="preserve">M. </w:t>
      </w:r>
      <w:proofErr w:type="spellStart"/>
      <w:r w:rsidRPr="009C1D1E">
        <w:rPr>
          <w:i/>
          <w:highlight w:val="yellow"/>
        </w:rPr>
        <w:t>marapaludis</w:t>
      </w:r>
      <w:proofErr w:type="spellEnd"/>
      <w:r w:rsidRPr="009C1D1E">
        <w:rPr>
          <w:highlight w:val="yellow"/>
        </w:rPr>
        <w:t xml:space="preserve"> metabolism using a maximum likelihood </w:t>
      </w:r>
      <w:proofErr w:type="spellStart"/>
      <w:r w:rsidRPr="009C1D1E">
        <w:rPr>
          <w:highlight w:val="yellow"/>
        </w:rPr>
        <w:t>orthology</w:t>
      </w:r>
      <w:proofErr w:type="spellEnd"/>
      <w:r w:rsidRPr="009C1D1E">
        <w:rPr>
          <w:highlight w:val="yellow"/>
        </w:rPr>
        <w:t xml:space="preserve"> approach and refinement </w:t>
      </w:r>
      <w:del w:id="5" w:author="Matt Richards" w:date="2015-04-12T07:58:00Z">
        <w:r w:rsidRPr="009C1D1E" w:rsidDel="00586B6D">
          <w:rPr>
            <w:highlight w:val="yellow"/>
          </w:rPr>
          <w:delText xml:space="preserve">of these models </w:delText>
        </w:r>
      </w:del>
      <w:r w:rsidRPr="009C1D1E">
        <w:rPr>
          <w:highlight w:val="yellow"/>
        </w:rPr>
        <w:t>through manual curation based on biochemical, genetic, and physiological data from literature.</w:t>
      </w:r>
    </w:p>
    <w:p w14:paraId="22BF9D29" w14:textId="073DE0F0" w:rsidR="009A078D" w:rsidRDefault="004618D8" w:rsidP="004618D8">
      <w:r w:rsidRPr="009C1D1E">
        <w:rPr>
          <w:highlight w:val="yellow"/>
        </w:rPr>
        <w:t xml:space="preserve">In the last quarter, we </w:t>
      </w:r>
      <w:del w:id="6" w:author="Matt Richards" w:date="2015-04-12T07:58:00Z">
        <w:r w:rsidRPr="009C1D1E" w:rsidDel="00586B6D">
          <w:rPr>
            <w:highlight w:val="yellow"/>
          </w:rPr>
          <w:delText xml:space="preserve">completed our </w:delText>
        </w:r>
      </w:del>
      <w:del w:id="7" w:author="Matt Richards" w:date="2015-04-12T08:14:00Z">
        <w:r w:rsidRPr="009C1D1E" w:rsidDel="00235E49">
          <w:rPr>
            <w:highlight w:val="yellow"/>
          </w:rPr>
          <w:delText>refine</w:delText>
        </w:r>
      </w:del>
      <w:del w:id="8" w:author="Matt Richards" w:date="2015-04-12T08:00:00Z">
        <w:r w:rsidRPr="009C1D1E" w:rsidDel="00586B6D">
          <w:rPr>
            <w:highlight w:val="yellow"/>
          </w:rPr>
          <w:delText>ment</w:delText>
        </w:r>
      </w:del>
      <w:del w:id="9" w:author="Matt Richards" w:date="2015-04-12T08:14:00Z">
        <w:r w:rsidRPr="009C1D1E" w:rsidDel="00235E49">
          <w:rPr>
            <w:highlight w:val="yellow"/>
          </w:rPr>
          <w:delText xml:space="preserve"> </w:delText>
        </w:r>
      </w:del>
      <w:del w:id="10" w:author="Matt Richards" w:date="2015-04-12T08:07:00Z">
        <w:r w:rsidRPr="009C1D1E" w:rsidDel="00235E49">
          <w:rPr>
            <w:highlight w:val="yellow"/>
          </w:rPr>
          <w:delText>process for the genome scale model and have a clear portrait of the organism’s core metabolism</w:delText>
        </w:r>
      </w:del>
      <w:ins w:id="11" w:author="Matt Richards" w:date="2015-04-12T08:14:00Z">
        <w:r w:rsidR="00235E49">
          <w:rPr>
            <w:highlight w:val="yellow"/>
          </w:rPr>
          <w:t xml:space="preserve">took steps to </w:t>
        </w:r>
      </w:ins>
      <w:ins w:id="12" w:author="Matt Richards" w:date="2015-04-12T08:15:00Z">
        <w:r w:rsidR="00235E49">
          <w:rPr>
            <w:highlight w:val="yellow"/>
          </w:rPr>
          <w:t xml:space="preserve">further </w:t>
        </w:r>
      </w:ins>
      <w:ins w:id="13" w:author="Matt Richards" w:date="2015-04-12T08:14:00Z">
        <w:r w:rsidR="00235E49">
          <w:rPr>
            <w:highlight w:val="yellow"/>
          </w:rPr>
          <w:t xml:space="preserve">refine our </w:t>
        </w:r>
      </w:ins>
      <w:ins w:id="14" w:author="Matt Richards" w:date="2015-04-12T08:15:00Z">
        <w:r w:rsidR="00235E49">
          <w:rPr>
            <w:highlight w:val="yellow"/>
          </w:rPr>
          <w:t>model</w:t>
        </w:r>
        <w:r w:rsidR="00006AD6">
          <w:rPr>
            <w:highlight w:val="yellow"/>
          </w:rPr>
          <w:t xml:space="preserve"> outside of the well-characterized methanogenesis pathway</w:t>
        </w:r>
      </w:ins>
      <w:del w:id="15" w:author="Matt Richards" w:date="2015-04-12T08:07:00Z">
        <w:r w:rsidRPr="009C1D1E" w:rsidDel="00235E49">
          <w:rPr>
            <w:highlight w:val="yellow"/>
          </w:rPr>
          <w:delText>.</w:delText>
        </w:r>
      </w:del>
      <w:ins w:id="16" w:author="Matt Richards" w:date="2015-04-12T08:07:00Z">
        <w:r w:rsidR="00235E49">
          <w:rPr>
            <w:highlight w:val="yellow"/>
          </w:rPr>
          <w:t xml:space="preserve"> </w:t>
        </w:r>
      </w:ins>
      <w:proofErr w:type="gramStart"/>
      <w:ins w:id="17" w:author="Matt Richards" w:date="2015-04-12T08:11:00Z">
        <w:r w:rsidR="00235E49">
          <w:rPr>
            <w:highlight w:val="yellow"/>
          </w:rPr>
          <w:t>Though</w:t>
        </w:r>
        <w:proofErr w:type="gramEnd"/>
        <w:r w:rsidR="00235E49">
          <w:rPr>
            <w:highlight w:val="yellow"/>
          </w:rPr>
          <w:t xml:space="preserve"> the</w:t>
        </w:r>
      </w:ins>
      <w:ins w:id="18" w:author="Matt Richards" w:date="2015-04-12T08:07:00Z">
        <w:r w:rsidR="00235E49">
          <w:rPr>
            <w:highlight w:val="yellow"/>
          </w:rPr>
          <w:t xml:space="preserve"> core metabolism of our model remains largely unchanged, </w:t>
        </w:r>
      </w:ins>
      <w:ins w:id="19" w:author="Matt Richards" w:date="2015-04-12T08:12:00Z">
        <w:r w:rsidR="00235E49">
          <w:rPr>
            <w:highlight w:val="yellow"/>
          </w:rPr>
          <w:t xml:space="preserve">we have improved the model’s portrayal </w:t>
        </w:r>
      </w:ins>
      <w:ins w:id="20" w:author="Matt Richards" w:date="2015-04-12T08:09:00Z">
        <w:r w:rsidR="00235E49">
          <w:rPr>
            <w:highlight w:val="yellow"/>
          </w:rPr>
          <w:t xml:space="preserve">of </w:t>
        </w:r>
      </w:ins>
      <w:ins w:id="21" w:author="Matt Richards" w:date="2015-04-12T08:13:00Z">
        <w:r w:rsidR="00235E49">
          <w:rPr>
            <w:highlight w:val="yellow"/>
          </w:rPr>
          <w:t>various</w:t>
        </w:r>
      </w:ins>
      <w:ins w:id="22" w:author="Matt Richards" w:date="2015-04-12T08:09:00Z">
        <w:r w:rsidR="00235E49">
          <w:rPr>
            <w:highlight w:val="yellow"/>
          </w:rPr>
          <w:t xml:space="preserve"> </w:t>
        </w:r>
      </w:ins>
      <w:ins w:id="23" w:author="Matt Richards" w:date="2015-04-12T08:13:00Z">
        <w:r w:rsidR="00235E49">
          <w:rPr>
            <w:highlight w:val="yellow"/>
          </w:rPr>
          <w:t xml:space="preserve">uptake and </w:t>
        </w:r>
      </w:ins>
      <w:ins w:id="24" w:author="Matt Richards" w:date="2015-04-12T08:09:00Z">
        <w:r w:rsidR="00235E49">
          <w:rPr>
            <w:highlight w:val="yellow"/>
          </w:rPr>
          <w:t>biosynthesis pathways</w:t>
        </w:r>
      </w:ins>
      <w:ins w:id="25" w:author="Matt Richards" w:date="2015-04-12T08:13:00Z">
        <w:r w:rsidR="00235E49">
          <w:rPr>
            <w:highlight w:val="yellow"/>
          </w:rPr>
          <w:t>, as well as revising our biomass composition</w:t>
        </w:r>
      </w:ins>
      <w:ins w:id="26" w:author="Matt Richards" w:date="2015-04-12T08:09:00Z">
        <w:r w:rsidR="00235E49">
          <w:rPr>
            <w:highlight w:val="yellow"/>
          </w:rPr>
          <w:t xml:space="preserve">. </w:t>
        </w:r>
        <w:bookmarkStart w:id="27" w:name="_GoBack"/>
        <w:bookmarkEnd w:id="27"/>
        <w:r w:rsidR="00235E49">
          <w:rPr>
            <w:highlight w:val="yellow"/>
          </w:rPr>
          <w:t xml:space="preserve">We have also concluded harvests for targeted </w:t>
        </w:r>
        <w:r w:rsidR="00235E49">
          <w:rPr>
            <w:highlight w:val="yellow"/>
          </w:rPr>
          <w:lastRenderedPageBreak/>
          <w:t>metabolomics experiments and submitted cells for analysis; we expect</w:t>
        </w:r>
      </w:ins>
      <w:ins w:id="28" w:author="Matt Richards" w:date="2015-04-12T08:10:00Z">
        <w:r w:rsidR="00235E49">
          <w:rPr>
            <w:highlight w:val="yellow"/>
          </w:rPr>
          <w:t xml:space="preserve"> to receive</w:t>
        </w:r>
      </w:ins>
      <w:ins w:id="29" w:author="Matt Richards" w:date="2015-04-12T08:09:00Z">
        <w:r w:rsidR="00235E49">
          <w:rPr>
            <w:highlight w:val="yellow"/>
          </w:rPr>
          <w:t xml:space="preserve"> these data </w:t>
        </w:r>
      </w:ins>
      <w:ins w:id="30" w:author="Matt Richards" w:date="2015-04-12T08:10:00Z">
        <w:r w:rsidR="00235E49">
          <w:rPr>
            <w:highlight w:val="yellow"/>
          </w:rPr>
          <w:t>in the next quarter</w:t>
        </w:r>
      </w:ins>
      <w:ins w:id="31" w:author="Matt Richards" w:date="2015-04-12T08:11:00Z">
        <w:r w:rsidR="00235E49">
          <w:rPr>
            <w:highlight w:val="yellow"/>
          </w:rPr>
          <w:t xml:space="preserve">. </w:t>
        </w:r>
      </w:ins>
      <w:ins w:id="32" w:author="Matt Richards" w:date="2015-04-12T08:15:00Z">
        <w:r w:rsidR="00006AD6">
          <w:rPr>
            <w:highlight w:val="yellow"/>
          </w:rPr>
          <w:t>We have begun experiments to measure dry cell weights and growth yields which, coupled with the results of our metabolomics experiments, will give us a</w:t>
        </w:r>
      </w:ins>
      <w:ins w:id="33" w:author="Matt Richards" w:date="2015-04-12T08:17:00Z">
        <w:r w:rsidR="00006AD6">
          <w:rPr>
            <w:highlight w:val="yellow"/>
          </w:rPr>
          <w:t xml:space="preserve"> more</w:t>
        </w:r>
      </w:ins>
      <w:ins w:id="34" w:author="Matt Richards" w:date="2015-04-12T08:15:00Z">
        <w:r w:rsidR="00006AD6">
          <w:rPr>
            <w:highlight w:val="yellow"/>
          </w:rPr>
          <w:t xml:space="preserve"> robust set of data</w:t>
        </w:r>
      </w:ins>
      <w:ins w:id="35" w:author="Matt Richards" w:date="2015-04-12T08:17:00Z">
        <w:r w:rsidR="00006AD6">
          <w:rPr>
            <w:highlight w:val="yellow"/>
          </w:rPr>
          <w:t xml:space="preserve"> to use for model training and validation. </w:t>
        </w:r>
      </w:ins>
      <w:ins w:id="36" w:author="Matt Richards" w:date="2015-04-12T08:07:00Z">
        <w:r w:rsidR="00235E49">
          <w:rPr>
            <w:highlight w:val="yellow"/>
          </w:rPr>
          <w:t xml:space="preserve"> </w:t>
        </w:r>
      </w:ins>
      <w:r w:rsidRPr="009C1D1E">
        <w:rPr>
          <w:highlight w:val="yellow"/>
        </w:rPr>
        <w:t xml:space="preserve"> </w:t>
      </w:r>
      <w:del w:id="37" w:author="Matt Richards" w:date="2015-04-12T08:19:00Z">
        <w:r w:rsidRPr="009C1D1E" w:rsidDel="00006AD6">
          <w:rPr>
            <w:highlight w:val="yellow"/>
          </w:rPr>
          <w:delText>Our finished model can generate accurate growth yield predictions on known carbon and nitrogen sources with reasonable fluxes through core catabolic and biosynthetic pathways. We also began planning growth yield measurement and metabolomics experiments to further probe our model’s flux predictions and investigate active pathways during steady state growth</w:delText>
        </w:r>
        <w:r w:rsidRPr="009C1D1E" w:rsidDel="00006AD6">
          <w:rPr>
            <w:i/>
            <w:highlight w:val="yellow"/>
          </w:rPr>
          <w:delText>.</w:delText>
        </w:r>
        <w:r w:rsidRPr="009C1D1E" w:rsidDel="00006AD6">
          <w:rPr>
            <w:highlight w:val="yellow"/>
          </w:rPr>
          <w:delText xml:space="preserve"> </w:delText>
        </w:r>
      </w:del>
      <w:del w:id="38" w:author="Matt Richards" w:date="2015-04-12T08:20:00Z">
        <w:r w:rsidRPr="009C1D1E" w:rsidDel="00006AD6">
          <w:rPr>
            <w:highlight w:val="yellow"/>
          </w:rPr>
          <w:delText xml:space="preserve">The </w:delText>
        </w:r>
      </w:del>
      <w:ins w:id="39" w:author="Matt Richards" w:date="2015-04-12T08:21:00Z">
        <w:r w:rsidR="00006AD6">
          <w:rPr>
            <w:highlight w:val="yellow"/>
          </w:rPr>
          <w:t>We have started using our</w:t>
        </w:r>
      </w:ins>
      <w:ins w:id="40" w:author="Matt Richards" w:date="2015-04-12T08:20:00Z">
        <w:r w:rsidR="00006AD6" w:rsidRPr="009C1D1E">
          <w:rPr>
            <w:highlight w:val="yellow"/>
          </w:rPr>
          <w:t xml:space="preserve"> </w:t>
        </w:r>
      </w:ins>
      <w:r w:rsidRPr="009C1D1E">
        <w:rPr>
          <w:highlight w:val="yellow"/>
        </w:rPr>
        <w:t xml:space="preserve">model </w:t>
      </w:r>
      <w:del w:id="41" w:author="Matt Richards" w:date="2015-04-12T08:21:00Z">
        <w:r w:rsidRPr="009C1D1E" w:rsidDel="00006AD6">
          <w:rPr>
            <w:highlight w:val="yellow"/>
          </w:rPr>
          <w:delText xml:space="preserve">is now ready </w:delText>
        </w:r>
      </w:del>
      <w:r w:rsidRPr="009C1D1E">
        <w:rPr>
          <w:highlight w:val="yellow"/>
        </w:rPr>
        <w:t xml:space="preserve">to </w:t>
      </w:r>
      <w:del w:id="42" w:author="Matt Richards" w:date="2015-04-12T08:21:00Z">
        <w:r w:rsidRPr="009C1D1E" w:rsidDel="00006AD6">
          <w:rPr>
            <w:highlight w:val="yellow"/>
          </w:rPr>
          <w:delText xml:space="preserve">start </w:delText>
        </w:r>
      </w:del>
      <w:del w:id="43" w:author="Matt Richards" w:date="2015-04-12T08:22:00Z">
        <w:r w:rsidRPr="009C1D1E" w:rsidDel="00006AD6">
          <w:rPr>
            <w:highlight w:val="yellow"/>
          </w:rPr>
          <w:delText>predict</w:delText>
        </w:r>
      </w:del>
      <w:del w:id="44" w:author="Matt Richards" w:date="2015-04-12T08:21:00Z">
        <w:r w:rsidRPr="009C1D1E" w:rsidDel="00006AD6">
          <w:rPr>
            <w:highlight w:val="yellow"/>
          </w:rPr>
          <w:delText>ing</w:delText>
        </w:r>
      </w:del>
      <w:ins w:id="45" w:author="Matt Richards" w:date="2015-04-12T08:22:00Z">
        <w:r w:rsidR="00006AD6">
          <w:rPr>
            <w:highlight w:val="yellow"/>
          </w:rPr>
          <w:t>probe possible</w:t>
        </w:r>
      </w:ins>
      <w:r w:rsidRPr="009C1D1E">
        <w:rPr>
          <w:highlight w:val="yellow"/>
        </w:rPr>
        <w:t xml:space="preserve"> engineering strategies to alter </w:t>
      </w:r>
      <w:r w:rsidRPr="009C1D1E">
        <w:rPr>
          <w:i/>
          <w:highlight w:val="yellow"/>
        </w:rPr>
        <w:t xml:space="preserve">M. </w:t>
      </w:r>
      <w:proofErr w:type="spellStart"/>
      <w:r w:rsidRPr="009C1D1E">
        <w:rPr>
          <w:i/>
          <w:highlight w:val="yellow"/>
        </w:rPr>
        <w:t>maripaludis</w:t>
      </w:r>
      <w:proofErr w:type="spellEnd"/>
      <w:r w:rsidRPr="009C1D1E">
        <w:rPr>
          <w:highlight w:val="yellow"/>
        </w:rPr>
        <w:t xml:space="preserve"> for conversion of methane to methanol</w:t>
      </w:r>
      <w:ins w:id="46" w:author="Matt Richards" w:date="2015-04-12T08:22:00Z">
        <w:r w:rsidR="00006AD6">
          <w:t xml:space="preserve"> and expect to have preliminary predictions in the next quarter. </w:t>
        </w:r>
      </w:ins>
    </w:p>
    <w:p w14:paraId="432A9F5E" w14:textId="77777777" w:rsidR="00095AFB" w:rsidRDefault="00095AFB" w:rsidP="004618D8"/>
    <w:p w14:paraId="2415A5B7" w14:textId="77777777" w:rsidR="006E0FAA" w:rsidRDefault="006E0FAA" w:rsidP="006E0FAA">
      <w:r w:rsidRPr="00C727D2">
        <w:t xml:space="preserve">With respect to Aim </w:t>
      </w:r>
      <w:r>
        <w:t>3</w:t>
      </w:r>
      <w:r w:rsidRPr="00C727D2">
        <w:t>,</w:t>
      </w:r>
      <w:r>
        <w:t xml:space="preserve"> we previously</w:t>
      </w:r>
      <w:r w:rsidRPr="003B4BE9">
        <w:t xml:space="preserve"> demonstrat</w:t>
      </w:r>
      <w:r>
        <w:t>ed</w:t>
      </w:r>
      <w:r w:rsidRPr="003B4BE9">
        <w:t xml:space="preserve"> expression and F</w:t>
      </w:r>
      <w:r w:rsidRPr="00A32B0B">
        <w:rPr>
          <w:vertAlign w:val="subscript"/>
        </w:rPr>
        <w:t>430</w:t>
      </w:r>
      <w:r w:rsidRPr="003B4BE9">
        <w:t xml:space="preserve"> incorporation in the ANME, </w:t>
      </w:r>
      <w:r w:rsidRPr="003B4BE9">
        <w:rPr>
          <w:i/>
        </w:rPr>
        <w:t xml:space="preserve">M. </w:t>
      </w:r>
      <w:proofErr w:type="spellStart"/>
      <w:r w:rsidRPr="003B4BE9">
        <w:rPr>
          <w:i/>
        </w:rPr>
        <w:t>marburgensis</w:t>
      </w:r>
      <w:proofErr w:type="spellEnd"/>
      <w:r w:rsidRPr="003B4BE9">
        <w:t xml:space="preserve"> and </w:t>
      </w:r>
      <w:r w:rsidRPr="003B4BE9">
        <w:rPr>
          <w:i/>
        </w:rPr>
        <w:t xml:space="preserve">M. </w:t>
      </w:r>
      <w:proofErr w:type="spellStart"/>
      <w:r w:rsidRPr="003B4BE9">
        <w:rPr>
          <w:i/>
        </w:rPr>
        <w:t>maripaludis</w:t>
      </w:r>
      <w:proofErr w:type="spellEnd"/>
      <w:r>
        <w:t xml:space="preserve"> MCRs and</w:t>
      </w:r>
      <w:r w:rsidRPr="003B4BE9">
        <w:t xml:space="preserve"> </w:t>
      </w:r>
      <w:r>
        <w:t>reported</w:t>
      </w:r>
      <w:r w:rsidRPr="003B4BE9">
        <w:t xml:space="preserve"> surprisingly rapid rates </w:t>
      </w:r>
      <w:r>
        <w:t>(</w:t>
      </w:r>
      <w:r w:rsidRPr="003B4BE9">
        <w:t>&gt;0.8 s</w:t>
      </w:r>
      <w:r w:rsidRPr="003B4BE9">
        <w:rPr>
          <w:vertAlign w:val="superscript"/>
        </w:rPr>
        <w:t>-1</w:t>
      </w:r>
      <w:r>
        <w:t xml:space="preserve"> </w:t>
      </w:r>
      <w:r w:rsidRPr="003B4BE9">
        <w:t xml:space="preserve">under non-optimal temperatures of 20 </w:t>
      </w:r>
      <w:proofErr w:type="spellStart"/>
      <w:r w:rsidRPr="003B4BE9">
        <w:rPr>
          <w:vertAlign w:val="superscript"/>
        </w:rPr>
        <w:t>o</w:t>
      </w:r>
      <w:r w:rsidRPr="003B4BE9">
        <w:t>C</w:t>
      </w:r>
      <w:proofErr w:type="spellEnd"/>
      <w:r w:rsidRPr="003B4BE9">
        <w:t xml:space="preserve">) of anaerobic methane oxidation by the </w:t>
      </w:r>
      <w:proofErr w:type="spellStart"/>
      <w:r w:rsidRPr="003B4BE9">
        <w:t>thermophilic</w:t>
      </w:r>
      <w:proofErr w:type="spellEnd"/>
      <w:r w:rsidRPr="003B4BE9">
        <w:t xml:space="preserve"> </w:t>
      </w:r>
      <w:r w:rsidRPr="003B4BE9">
        <w:rPr>
          <w:i/>
        </w:rPr>
        <w:t xml:space="preserve">M. </w:t>
      </w:r>
      <w:proofErr w:type="spellStart"/>
      <w:r w:rsidRPr="003B4BE9">
        <w:rPr>
          <w:i/>
        </w:rPr>
        <w:t>marburgensis</w:t>
      </w:r>
      <w:proofErr w:type="spellEnd"/>
      <w:r w:rsidRPr="003B4BE9">
        <w:t xml:space="preserve"> MCR under single t</w:t>
      </w:r>
      <w:r>
        <w:t>urnover conditions. We also had shown that t</w:t>
      </w:r>
      <w:r w:rsidRPr="003B4BE9">
        <w:t>his rate constant is near our goal (0.5 units/mg).</w:t>
      </w:r>
      <w:r>
        <w:t xml:space="preserve"> </w:t>
      </w:r>
    </w:p>
    <w:p w14:paraId="6D832E70" w14:textId="77777777" w:rsidR="006E0FAA" w:rsidRDefault="006E0FAA" w:rsidP="006E0FAA">
      <w:r>
        <w:t xml:space="preserve">In the last quarter, we found that in vitro activation of the </w:t>
      </w:r>
      <w:proofErr w:type="spellStart"/>
      <w:r>
        <w:t>heterologously</w:t>
      </w:r>
      <w:proofErr w:type="spellEnd"/>
      <w:r>
        <w:t xml:space="preserve"> expressed MCR has not been successful. On the other hand the </w:t>
      </w:r>
      <w:r w:rsidRPr="003B4BE9">
        <w:rPr>
          <w:i/>
        </w:rPr>
        <w:t xml:space="preserve">M. </w:t>
      </w:r>
      <w:proofErr w:type="spellStart"/>
      <w:r w:rsidRPr="003B4BE9">
        <w:rPr>
          <w:i/>
        </w:rPr>
        <w:t>maripaludis</w:t>
      </w:r>
      <w:proofErr w:type="spellEnd"/>
      <w:r>
        <w:t xml:space="preserve"> MCR was shown to be highly active in both forward and reverse directions. Thus, we expect that the native enzyme will support methane oxidation to methanol and do not expect to need to genetically engineer an enzyme from ANME. </w:t>
      </w:r>
    </w:p>
    <w:p w14:paraId="5C9975C9" w14:textId="77777777" w:rsidR="006E0FAA" w:rsidRDefault="006E0FAA" w:rsidP="006E0FAA"/>
    <w:p w14:paraId="06488241" w14:textId="77777777" w:rsidR="006E0FAA" w:rsidRDefault="006E0FAA" w:rsidP="006E0FAA">
      <w:r w:rsidRPr="00C727D2">
        <w:t xml:space="preserve">With respect to Aim </w:t>
      </w:r>
      <w:r>
        <w:t>4</w:t>
      </w:r>
      <w:r w:rsidRPr="00C727D2">
        <w:t>,</w:t>
      </w:r>
      <w:r w:rsidRPr="00131C28">
        <w:t xml:space="preserve"> </w:t>
      </w:r>
      <w:r>
        <w:t xml:space="preserve">we previously </w:t>
      </w:r>
      <w:r w:rsidRPr="00C727D2">
        <w:t>generated a model for the active MCR</w:t>
      </w:r>
      <w:r w:rsidRPr="00C727D2">
        <w:rPr>
          <w:vertAlign w:val="subscript"/>
        </w:rPr>
        <w:t>red1</w:t>
      </w:r>
      <w:r>
        <w:t>,</w:t>
      </w:r>
      <w:r w:rsidRPr="00C727D2">
        <w:t xml:space="preserve"> model</w:t>
      </w:r>
      <w:r>
        <w:t>ed</w:t>
      </w:r>
      <w:r w:rsidRPr="00C727D2">
        <w:t xml:space="preserve"> binding of the substrate </w:t>
      </w:r>
      <w:proofErr w:type="spellStart"/>
      <w:r w:rsidRPr="00C727D2">
        <w:t>CoB</w:t>
      </w:r>
      <w:proofErr w:type="spellEnd"/>
      <w:r w:rsidRPr="00C727D2">
        <w:t xml:space="preserve"> </w:t>
      </w:r>
      <w:r>
        <w:t>to the enzyme, and demonstrated</w:t>
      </w:r>
      <w:r w:rsidRPr="00C727D2">
        <w:t xml:space="preserve"> that </w:t>
      </w:r>
      <w:proofErr w:type="spellStart"/>
      <w:r w:rsidRPr="00C727D2">
        <w:t>CoB</w:t>
      </w:r>
      <w:proofErr w:type="spellEnd"/>
      <w:r w:rsidRPr="00C727D2">
        <w:t xml:space="preserve"> explores multiple </w:t>
      </w:r>
      <w:proofErr w:type="spellStart"/>
      <w:r w:rsidRPr="00C727D2">
        <w:t>rotamers</w:t>
      </w:r>
      <w:proofErr w:type="spellEnd"/>
      <w:r w:rsidRPr="00C727D2">
        <w:t xml:space="preserve"> that allow the </w:t>
      </w:r>
      <w:proofErr w:type="spellStart"/>
      <w:proofErr w:type="gramStart"/>
      <w:r w:rsidRPr="00C727D2">
        <w:t>CoB</w:t>
      </w:r>
      <w:proofErr w:type="spellEnd"/>
      <w:r w:rsidRPr="00C727D2">
        <w:t>(</w:t>
      </w:r>
      <w:proofErr w:type="gramEnd"/>
      <w:r w:rsidRPr="00C727D2">
        <w:t xml:space="preserve">SH) to approach the </w:t>
      </w:r>
      <w:proofErr w:type="spellStart"/>
      <w:r w:rsidRPr="00C727D2">
        <w:t>CoM</w:t>
      </w:r>
      <w:proofErr w:type="spellEnd"/>
      <w:r w:rsidRPr="00C727D2">
        <w:t xml:space="preserve"> methyl group. We also observe</w:t>
      </w:r>
      <w:r>
        <w:t>d</w:t>
      </w:r>
      <w:r w:rsidRPr="00C727D2">
        <w:t xml:space="preserve"> significant fluctuations in the </w:t>
      </w:r>
      <w:proofErr w:type="gramStart"/>
      <w:r w:rsidRPr="00C727D2">
        <w:t>Ty</w:t>
      </w:r>
      <w:r>
        <w:t>r333(</w:t>
      </w:r>
      <w:proofErr w:type="gramEnd"/>
      <w:r>
        <w:t>OH)-</w:t>
      </w:r>
      <w:proofErr w:type="spellStart"/>
      <w:r>
        <w:t>CoM</w:t>
      </w:r>
      <w:proofErr w:type="spellEnd"/>
      <w:r>
        <w:t>(S) distances indic</w:t>
      </w:r>
      <w:r w:rsidRPr="00C727D2">
        <w:t xml:space="preserve">ating that MCR fluctuations modulate the proton affinity of </w:t>
      </w:r>
      <w:proofErr w:type="spellStart"/>
      <w:r w:rsidRPr="00C727D2">
        <w:t>CoM.</w:t>
      </w:r>
      <w:proofErr w:type="spellEnd"/>
    </w:p>
    <w:p w14:paraId="26B9B01C" w14:textId="77777777" w:rsidR="006E0FAA" w:rsidRDefault="006E0FAA" w:rsidP="006E0FAA">
      <w:r>
        <w:t xml:space="preserve">In the last quarter, we successfully reproduced the MCR structure, with a difference of less than 1 Å </w:t>
      </w:r>
      <w:proofErr w:type="spellStart"/>
      <w:r>
        <w:t>beween</w:t>
      </w:r>
      <w:proofErr w:type="spellEnd"/>
      <w:r>
        <w:t xml:space="preserve"> the calculated and the experimental crystal structure. We also have applied a potential energy function to identify amino acids that contribute to substrate binding. We also calculated the active MCR</w:t>
      </w:r>
      <w:r w:rsidRPr="0038544B">
        <w:rPr>
          <w:vertAlign w:val="subscript"/>
        </w:rPr>
        <w:t>red1</w:t>
      </w:r>
      <w:r>
        <w:t xml:space="preserve"> structure and have revised the computational program to accommodate the number of atoms required to identify catalytically-important groups in the MCR substrate binding channel and active site and to analyze concerted motions of these groups that are key to catalysis of methane formation and oxidation. These are key upgrades that will allow us to theoretically validate activation energies in proposed MCR pathways using experimental data from Ragsdale’s lab and to perform QM/MM geometry optimizations of reaction intermediates proposed by Ragsdale’s lab.</w:t>
      </w:r>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t>In the past quarter, we filed a provisional patent application on generation of a new organism that contains the MCR gene, developed our initial T2M plan, and are beginning to develop a pitch deck to use in meetings with potential partners, funders, etc.</w:t>
      </w:r>
    </w:p>
    <w:p w14:paraId="5EAA5900" w14:textId="77777777" w:rsidR="00095AFB" w:rsidRDefault="00095AFB" w:rsidP="004618D8"/>
    <w:p w14:paraId="2677D745" w14:textId="4150897E" w:rsidR="006E0FAA" w:rsidRDefault="006E0FAA" w:rsidP="006E0FAA">
      <w:r w:rsidRPr="00C727D2">
        <w:rPr>
          <w:b/>
        </w:rPr>
        <w:t>B.    Status of milestones due in the current quarter (Q</w:t>
      </w:r>
      <w:r w:rsidR="005F7E4F">
        <w:rPr>
          <w:b/>
        </w:rPr>
        <w:t>2</w:t>
      </w:r>
      <w:r w:rsidRPr="00C727D2">
        <w:rPr>
          <w:b/>
        </w:rPr>
        <w:t>FY1</w:t>
      </w:r>
      <w:r>
        <w:rPr>
          <w:b/>
        </w:rPr>
        <w:t>5</w:t>
      </w:r>
      <w:r w:rsidRPr="00C727D2">
        <w:rPr>
          <w:b/>
        </w:rPr>
        <w:t>) and status of any overdue milestones</w:t>
      </w:r>
      <w:r w:rsidRPr="00C727D2">
        <w:t xml:space="preserve">. I included all milestones that being currently worked on. </w:t>
      </w:r>
      <w:r>
        <w:t>N</w:t>
      </w:r>
      <w:r w:rsidRPr="00C727D2">
        <w:t xml:space="preserve">o milestones are overdue. </w:t>
      </w:r>
      <w:r>
        <w:t xml:space="preserve">Changes requested and discussed with staff at the last project report are highlighted below (boldface &amp; Red). </w:t>
      </w:r>
    </w:p>
    <w:p w14:paraId="42F6C62B" w14:textId="77777777" w:rsidR="006E0FAA" w:rsidRDefault="006E0FAA" w:rsidP="004618D8">
      <w:pPr>
        <w:sectPr w:rsidR="006E0FAA" w:rsidSect="00BA337B">
          <w:footerReference w:type="default" r:id="rId8"/>
          <w:pgSz w:w="12240" w:h="15840"/>
          <w:pgMar w:top="1440" w:right="504" w:bottom="2160" w:left="403" w:header="763" w:footer="1584" w:gutter="0"/>
          <w:cols w:space="720"/>
        </w:sectPr>
      </w:pPr>
    </w:p>
    <w:p w14:paraId="48255008" w14:textId="1B69BFFB" w:rsidR="00095AFB" w:rsidRDefault="00095AFB" w:rsidP="004618D8"/>
    <w:tbl>
      <w:tblPr>
        <w:tblpPr w:leftFromText="180" w:rightFromText="180" w:vertAnchor="text" w:horzAnchor="page" w:tblpX="1450" w:tblpY="40"/>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095AFB" w:rsidRPr="00C727D2" w14:paraId="7058EEAB" w14:textId="77777777" w:rsidTr="00095AFB">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6FD6C42" w14:textId="77777777" w:rsidR="00095AFB" w:rsidRPr="00C727D2" w:rsidRDefault="00095AFB" w:rsidP="00095AFB">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032EE92F" w14:textId="77777777" w:rsidR="00095AFB" w:rsidRPr="00C727D2" w:rsidRDefault="00095AFB" w:rsidP="00095AFB">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39B4754F" w14:textId="77777777" w:rsidR="00095AFB" w:rsidRPr="00C727D2" w:rsidRDefault="00095AFB" w:rsidP="00095AFB">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5B052B3F" w14:textId="77777777" w:rsidR="00095AFB" w:rsidRPr="00C727D2" w:rsidRDefault="00095AFB" w:rsidP="00095AFB">
            <w:r w:rsidRPr="00C727D2">
              <w:rPr>
                <w:b/>
                <w:bCs/>
              </w:rPr>
              <w:t>Summary</w:t>
            </w:r>
          </w:p>
        </w:tc>
      </w:tr>
      <w:tr w:rsidR="00095AFB" w:rsidRPr="00C727D2" w14:paraId="4364859B"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EC90DB6" w14:textId="77777777" w:rsidR="00095AFB" w:rsidRPr="00C727D2" w:rsidRDefault="00095AFB" w:rsidP="00095AFB">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21FAEB3" w14:textId="77777777" w:rsidR="00095AFB" w:rsidRPr="00C727D2" w:rsidRDefault="00095AFB" w:rsidP="00095AFB">
            <w:pPr>
              <w:ind w:right="109" w:firstLine="0"/>
            </w:pPr>
            <w:r w:rsidRPr="00C727D2">
              <w:t>12/31/14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47DC99E" w14:textId="77777777" w:rsidR="00095AFB" w:rsidRPr="00C727D2" w:rsidRDefault="00095AFB" w:rsidP="00095AFB">
            <w:pPr>
              <w:ind w:firstLine="0"/>
            </w:pPr>
            <w:r>
              <w:t>20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58AC7BE7" w14:textId="77777777" w:rsidR="00095AFB" w:rsidRPr="00C727D2" w:rsidRDefault="00095AFB" w:rsidP="00095AFB">
            <w:pPr>
              <w:rPr>
                <w:b/>
              </w:rPr>
            </w:pPr>
            <w:r w:rsidRPr="00C727D2">
              <w:rPr>
                <w:b/>
              </w:rPr>
              <w:t xml:space="preserve">Test for genetic complementation of MCR deletion mutation in </w:t>
            </w:r>
            <w:r w:rsidRPr="00C727D2">
              <w:rPr>
                <w:b/>
                <w:i/>
              </w:rPr>
              <w:t xml:space="preserve">M. </w:t>
            </w:r>
            <w:proofErr w:type="spellStart"/>
            <w:r w:rsidRPr="00C727D2">
              <w:rPr>
                <w:b/>
                <w:i/>
              </w:rPr>
              <w:t>maripaludis</w:t>
            </w:r>
            <w:proofErr w:type="spellEnd"/>
            <w:r w:rsidRPr="00C727D2">
              <w:rPr>
                <w:b/>
              </w:rPr>
              <w:t xml:space="preserve">.  Confirm activity of introduced enzymes by demonstrating viability of </w:t>
            </w:r>
            <w:r w:rsidRPr="00C727D2">
              <w:rPr>
                <w:b/>
                <w:i/>
              </w:rPr>
              <w:t xml:space="preserve">M. </w:t>
            </w:r>
            <w:proofErr w:type="spellStart"/>
            <w:r w:rsidRPr="00C727D2">
              <w:rPr>
                <w:b/>
                <w:i/>
              </w:rPr>
              <w:t>maripaludis</w:t>
            </w:r>
            <w:proofErr w:type="spellEnd"/>
            <w:r w:rsidRPr="00C727D2">
              <w:rPr>
                <w:b/>
              </w:rPr>
              <w:t xml:space="preserve"> MCR deletion mutants in expression strains.</w:t>
            </w:r>
          </w:p>
          <w:p w14:paraId="6C1A2E06" w14:textId="77777777" w:rsidR="00095AFB" w:rsidRPr="00C727D2" w:rsidRDefault="00095AFB" w:rsidP="00095AFB">
            <w:pPr>
              <w:rPr>
                <w:rFonts w:eastAsia="Times New Roman"/>
                <w:b/>
                <w:bCs/>
                <w:color w:val="000000"/>
              </w:rPr>
            </w:pPr>
            <w:r w:rsidRPr="00C727D2">
              <w:rPr>
                <w:rFonts w:eastAsia="Times New Roman"/>
                <w:color w:val="000000"/>
              </w:rPr>
              <w:t xml:space="preserve">This has been attempted for the </w:t>
            </w:r>
            <w:r w:rsidRPr="00C727D2">
              <w:rPr>
                <w:rFonts w:eastAsia="Times New Roman"/>
                <w:i/>
                <w:color w:val="000000"/>
              </w:rPr>
              <w:t xml:space="preserve">M. </w:t>
            </w:r>
            <w:proofErr w:type="spellStart"/>
            <w:r w:rsidRPr="00C727D2">
              <w:rPr>
                <w:rFonts w:eastAsia="Times New Roman"/>
                <w:i/>
                <w:color w:val="000000"/>
              </w:rPr>
              <w:t>marburgensis</w:t>
            </w:r>
            <w:proofErr w:type="spellEnd"/>
            <w:r w:rsidRPr="00C727D2">
              <w:rPr>
                <w:rFonts w:eastAsia="Times New Roman"/>
                <w:color w:val="000000"/>
              </w:rPr>
              <w:t xml:space="preserve"> </w:t>
            </w:r>
            <w:r>
              <w:rPr>
                <w:rFonts w:eastAsia="Times New Roman"/>
                <w:color w:val="000000"/>
              </w:rPr>
              <w:t>MCR</w:t>
            </w:r>
            <w:r w:rsidRPr="00C727D2">
              <w:rPr>
                <w:rFonts w:eastAsia="Times New Roman"/>
                <w:color w:val="000000"/>
              </w:rPr>
              <w:t>-expressing strain.  To date, the deletion mutation could not be obtained.</w:t>
            </w:r>
            <w:r>
              <w:rPr>
                <w:rFonts w:eastAsia="Times New Roman"/>
                <w:color w:val="000000"/>
              </w:rPr>
              <w:t xml:space="preserve">  This will likely require cloning and expression of species-specific activation genes, and increased expression levels of the heterologous MCR’s.  These efforts are under way.</w:t>
            </w:r>
          </w:p>
        </w:tc>
      </w:tr>
      <w:tr w:rsidR="00095AFB" w:rsidRPr="00C727D2" w14:paraId="34D2FE34"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6654AB" w14:textId="77777777" w:rsidR="00095AFB" w:rsidRPr="00C727D2" w:rsidRDefault="00095AFB" w:rsidP="00095AFB">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ACAD0EE" w14:textId="77777777" w:rsidR="00095AFB" w:rsidRPr="00C727D2" w:rsidRDefault="00095AFB" w:rsidP="00095AFB">
            <w:pPr>
              <w:ind w:right="109" w:firstLine="0"/>
            </w:pPr>
            <w:r w:rsidRPr="00C727D2">
              <w:t>4/30/15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1BE05C4" w14:textId="77777777" w:rsidR="00095AFB" w:rsidRPr="00C727D2" w:rsidRDefault="00095AFB" w:rsidP="00095AFB">
            <w:pPr>
              <w:ind w:firstLine="0"/>
            </w:pPr>
            <w:r>
              <w:t>4</w:t>
            </w:r>
            <w:r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31F00FBD" w14:textId="77777777" w:rsidR="00095AFB" w:rsidRPr="00C727D2" w:rsidRDefault="00095AFB" w:rsidP="00095AFB">
            <w:pPr>
              <w:ind w:firstLine="0"/>
              <w:rPr>
                <w:b/>
              </w:rPr>
            </w:pPr>
            <w:r w:rsidRPr="00C727D2">
              <w:rPr>
                <w:b/>
              </w:rPr>
              <w:t xml:space="preserve">Clone </w:t>
            </w:r>
            <w:proofErr w:type="spellStart"/>
            <w:r w:rsidRPr="00C727D2">
              <w:rPr>
                <w:b/>
                <w:i/>
              </w:rPr>
              <w:t>Methanosarcina</w:t>
            </w:r>
            <w:proofErr w:type="spellEnd"/>
            <w:r w:rsidRPr="00C727D2">
              <w:rPr>
                <w:b/>
              </w:rPr>
              <w:t xml:space="preserve"> and </w:t>
            </w:r>
            <w:proofErr w:type="spellStart"/>
            <w:r w:rsidRPr="00C727D2">
              <w:rPr>
                <w:b/>
                <w:i/>
              </w:rPr>
              <w:t>Methanosphaera</w:t>
            </w:r>
            <w:proofErr w:type="spellEnd"/>
            <w:r w:rsidRPr="00C727D2">
              <w:rPr>
                <w:b/>
              </w:rPr>
              <w:t xml:space="preserve"> methanol </w:t>
            </w:r>
            <w:proofErr w:type="spellStart"/>
            <w:r w:rsidRPr="00C727D2">
              <w:rPr>
                <w:b/>
              </w:rPr>
              <w:t>methyltransferase</w:t>
            </w:r>
            <w:proofErr w:type="spellEnd"/>
            <w:r w:rsidRPr="00C727D2">
              <w:rPr>
                <w:b/>
              </w:rPr>
              <w:t xml:space="preserve"> genes into </w:t>
            </w:r>
            <w:r w:rsidRPr="00C727D2">
              <w:rPr>
                <w:b/>
                <w:i/>
              </w:rPr>
              <w:t xml:space="preserve">M. </w:t>
            </w:r>
            <w:proofErr w:type="spellStart"/>
            <w:r w:rsidRPr="00C727D2">
              <w:rPr>
                <w:b/>
                <w:i/>
              </w:rPr>
              <w:t>maripaludis</w:t>
            </w:r>
            <w:proofErr w:type="spellEnd"/>
            <w:r w:rsidRPr="00C727D2">
              <w:rPr>
                <w:b/>
              </w:rPr>
              <w:t xml:space="preserve"> and verify expression.  Confirm presence of introduced genes and expressed protein by RT-PCR and Western blot, and obtain at least 0.1 mg protein/g cell </w:t>
            </w:r>
            <w:proofErr w:type="spellStart"/>
            <w:r w:rsidRPr="00C727D2">
              <w:rPr>
                <w:b/>
              </w:rPr>
              <w:t>dw</w:t>
            </w:r>
            <w:proofErr w:type="spellEnd"/>
            <w:r w:rsidRPr="00C727D2">
              <w:rPr>
                <w:b/>
              </w:rPr>
              <w:t>.</w:t>
            </w:r>
          </w:p>
          <w:p w14:paraId="61988FD6" w14:textId="77777777" w:rsidR="00095AFB" w:rsidRPr="00C727D2" w:rsidRDefault="00095AFB" w:rsidP="00095AFB">
            <w:pPr>
              <w:rPr>
                <w:rFonts w:eastAsia="Times New Roman"/>
                <w:b/>
                <w:bCs/>
                <w:color w:val="000000"/>
              </w:rPr>
            </w:pPr>
            <w:r>
              <w:rPr>
                <w:rFonts w:eastAsia="Times New Roman"/>
              </w:rPr>
              <w:t xml:space="preserve">We have successfully cloned the </w:t>
            </w:r>
            <w:proofErr w:type="spellStart"/>
            <w:r w:rsidRPr="001F6C7A">
              <w:rPr>
                <w:i/>
              </w:rPr>
              <w:t>Methanosphaera</w:t>
            </w:r>
            <w:proofErr w:type="spellEnd"/>
            <w:r w:rsidRPr="001F6C7A">
              <w:t xml:space="preserve"> methanol </w:t>
            </w:r>
            <w:proofErr w:type="spellStart"/>
            <w:r w:rsidRPr="001F6C7A">
              <w:t>methyltransferase</w:t>
            </w:r>
            <w:proofErr w:type="spellEnd"/>
            <w:r w:rsidRPr="001F6C7A">
              <w:t xml:space="preserve"> genes into </w:t>
            </w:r>
            <w:r w:rsidRPr="001F6C7A">
              <w:rPr>
                <w:i/>
              </w:rPr>
              <w:t xml:space="preserve">M. </w:t>
            </w:r>
            <w:proofErr w:type="spellStart"/>
            <w:r w:rsidRPr="001F6C7A">
              <w:rPr>
                <w:i/>
              </w:rPr>
              <w:t>maripaludis</w:t>
            </w:r>
            <w:proofErr w:type="spellEnd"/>
            <w:r>
              <w:t xml:space="preserve"> and verified</w:t>
            </w:r>
            <w:r w:rsidRPr="001F6C7A">
              <w:t xml:space="preserve"> expression</w:t>
            </w:r>
            <w:r>
              <w:t xml:space="preserve"> by Western blot.  </w:t>
            </w:r>
          </w:p>
        </w:tc>
      </w:tr>
      <w:tr w:rsidR="00095AFB" w:rsidRPr="00C727D2" w14:paraId="16E1BB8B"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D6ED53A" w14:textId="280D4C88" w:rsidR="00095AFB" w:rsidRPr="00AA50B6" w:rsidRDefault="00620951" w:rsidP="00095AFB">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FF6DEB9" w14:textId="67C01E2F" w:rsidR="00095AFB" w:rsidRPr="00AA50B6" w:rsidRDefault="00620951" w:rsidP="00095AFB">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CCB3213" w14:textId="01BE5815" w:rsidR="00095AFB" w:rsidRPr="00AA50B6" w:rsidRDefault="00095AFB" w:rsidP="00095AFB">
            <w:pPr>
              <w:ind w:firstLine="0"/>
            </w:pP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A4CFF10" w14:textId="792C659F" w:rsidR="00095AFB" w:rsidRPr="00095AFB" w:rsidRDefault="00620951" w:rsidP="00095AFB">
            <w:pPr>
              <w:ind w:firstLine="0"/>
              <w:rPr>
                <w:b/>
              </w:rPr>
            </w:pPr>
            <w:r w:rsidRPr="00F356D7">
              <w:t xml:space="preserve">Demonstrate activity of </w:t>
            </w:r>
            <w:proofErr w:type="gramStart"/>
            <w:r w:rsidRPr="00F356D7">
              <w:t>introduced  methanol</w:t>
            </w:r>
            <w:proofErr w:type="gramEnd"/>
            <w:r w:rsidRPr="00F356D7">
              <w:t xml:space="preserve"> </w:t>
            </w:r>
            <w:proofErr w:type="spellStart"/>
            <w:r w:rsidRPr="00F356D7">
              <w:t>methyltransferase</w:t>
            </w:r>
            <w:proofErr w:type="spellEnd"/>
            <w:r w:rsidRPr="00F356D7">
              <w:t xml:space="preserve">  by in vitro assay.  Obtain at least 2x10-4 </w:t>
            </w:r>
            <w:proofErr w:type="spellStart"/>
            <w:r w:rsidRPr="00F356D7">
              <w:t>umoles</w:t>
            </w:r>
            <w:proofErr w:type="spellEnd"/>
            <w:r w:rsidRPr="00F356D7">
              <w:t xml:space="preserve"> CH3OH/g total cell protein/second.</w:t>
            </w:r>
          </w:p>
        </w:tc>
      </w:tr>
      <w:tr w:rsidR="00620951" w:rsidRPr="00C727D2" w14:paraId="3DFC1DF8"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2156231" w14:textId="595A30C9" w:rsidR="00620951" w:rsidRDefault="00620951" w:rsidP="00095AFB">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64E065" w14:textId="740E7FEF" w:rsidR="00620951" w:rsidRPr="00F356D7" w:rsidRDefault="00620951" w:rsidP="00095AFB">
            <w:pPr>
              <w:ind w:right="109" w:firstLine="0"/>
            </w:pPr>
            <w:r>
              <w:t>7/1/15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E01606D" w14:textId="77777777" w:rsidR="00620951" w:rsidRPr="00AA50B6" w:rsidRDefault="00620951" w:rsidP="00095AFB">
            <w:pPr>
              <w:ind w:firstLine="0"/>
            </w:pP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DD185A" w14:textId="0C1694E1" w:rsidR="00620951" w:rsidRPr="00F356D7" w:rsidRDefault="00620951" w:rsidP="00095AFB">
            <w:pPr>
              <w:ind w:firstLine="0"/>
            </w:pPr>
            <w:r w:rsidRPr="00F356D7">
              <w:t xml:space="preserve">Demonstrate 2x10-4 </w:t>
            </w:r>
            <w:proofErr w:type="spellStart"/>
            <w:r w:rsidRPr="00F356D7">
              <w:t>umoles</w:t>
            </w:r>
            <w:proofErr w:type="spellEnd"/>
            <w:r w:rsidRPr="00F356D7">
              <w:t xml:space="preserve"> CH3OH to CH4/g total cell protein/second, OR show flux of CH4 to CH3OH (the latter will be limited at this stage due to thermodynamic limitations).</w:t>
            </w:r>
          </w:p>
        </w:tc>
      </w:tr>
      <w:tr w:rsidR="00620951" w:rsidRPr="00C727D2" w14:paraId="235569F7"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A49981A" w14:textId="65AB9D55" w:rsidR="00620951" w:rsidRPr="00AA50B6" w:rsidRDefault="00620951" w:rsidP="00620951">
            <w:pPr>
              <w:ind w:firstLine="0"/>
            </w:pPr>
            <w:r w:rsidRPr="00AA50B6">
              <w:t>M1.15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45D1B7A" w14:textId="03BFBEF8" w:rsidR="00620951" w:rsidRPr="00AA50B6" w:rsidRDefault="00620951" w:rsidP="00620951">
            <w:pPr>
              <w:ind w:right="109" w:firstLine="0"/>
              <w:rPr>
                <w:bCs/>
              </w:rPr>
            </w:pPr>
            <w:r w:rsidRPr="00AA50B6">
              <w:rPr>
                <w:bCs/>
              </w:rPr>
              <w:t>3/1/16</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2F3DEBB" w14:textId="6E0DD196" w:rsidR="00620951" w:rsidRPr="00AA50B6" w:rsidRDefault="00620951" w:rsidP="00620951">
            <w:pPr>
              <w:ind w:firstLine="0"/>
            </w:pPr>
            <w:r w:rsidRPr="00AA50B6">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0B46362" w14:textId="232E48C0" w:rsidR="00620951" w:rsidRPr="00095AFB" w:rsidRDefault="00620951" w:rsidP="00620951">
            <w:pPr>
              <w:ind w:firstLine="0"/>
              <w:rPr>
                <w:b/>
              </w:rPr>
            </w:pPr>
            <w:r w:rsidRPr="00095AFB">
              <w:rPr>
                <w:b/>
              </w:rPr>
              <w:t xml:space="preserve">Clone the </w:t>
            </w:r>
            <w:r w:rsidRPr="00095AFB">
              <w:rPr>
                <w:b/>
                <w:i/>
              </w:rPr>
              <w:t xml:space="preserve">M. </w:t>
            </w:r>
            <w:proofErr w:type="spellStart"/>
            <w:r w:rsidRPr="00095AFB">
              <w:rPr>
                <w:b/>
                <w:i/>
              </w:rPr>
              <w:t>maripaludis</w:t>
            </w:r>
            <w:proofErr w:type="spellEnd"/>
            <w:r w:rsidRPr="00095AFB">
              <w:rPr>
                <w:b/>
              </w:rPr>
              <w:t xml:space="preserve"> MCR genes into </w:t>
            </w:r>
            <w:r w:rsidRPr="00095AFB">
              <w:rPr>
                <w:b/>
                <w:i/>
              </w:rPr>
              <w:t xml:space="preserve">M. </w:t>
            </w:r>
            <w:proofErr w:type="spellStart"/>
            <w:r w:rsidRPr="00095AFB">
              <w:rPr>
                <w:b/>
                <w:i/>
              </w:rPr>
              <w:t>maripaludis</w:t>
            </w:r>
            <w:proofErr w:type="spellEnd"/>
            <w:r w:rsidRPr="00095AFB">
              <w:rPr>
                <w:b/>
              </w:rPr>
              <w:t xml:space="preserve"> and verify expression. </w:t>
            </w:r>
            <w:r w:rsidRPr="00095AFB">
              <w:t xml:space="preserve">No new progress this quarter.  </w:t>
            </w:r>
          </w:p>
        </w:tc>
      </w:tr>
      <w:tr w:rsidR="00620951" w:rsidRPr="00C727D2" w14:paraId="31316A57"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CE475D8" w14:textId="77777777" w:rsidR="00620951" w:rsidRPr="00C727D2" w:rsidRDefault="00620951" w:rsidP="00620951">
            <w:pPr>
              <w:ind w:firstLine="0"/>
            </w:pPr>
            <w:r w:rsidRPr="00C727D2">
              <w:t>M2.1</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89E212" w14:textId="77777777" w:rsidR="00620951" w:rsidRPr="00C727D2" w:rsidRDefault="00620951" w:rsidP="00620951">
            <w:pPr>
              <w:ind w:right="109" w:firstLine="0"/>
            </w:pPr>
            <w:r w:rsidRPr="00C727D2">
              <w:t>12/1/14</w:t>
            </w:r>
          </w:p>
        </w:tc>
        <w:tc>
          <w:tcPr>
            <w:tcW w:w="1260"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2BB29718" w14:textId="77777777" w:rsidR="00620951" w:rsidRPr="007C601E" w:rsidRDefault="00620951" w:rsidP="00620951">
            <w:pPr>
              <w:ind w:firstLine="0"/>
            </w:pPr>
            <w:r w:rsidRPr="007C601E">
              <w:t>100%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5B434A" w14:textId="77777777" w:rsidR="00620951" w:rsidRPr="004618D8" w:rsidRDefault="00620951" w:rsidP="00620951">
            <w:pPr>
              <w:ind w:firstLine="0"/>
              <w:rPr>
                <w:color w:val="DD0806"/>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 xml:space="preserve">M. </w:t>
            </w:r>
            <w:proofErr w:type="spellStart"/>
            <w:r w:rsidRPr="00C727D2">
              <w:rPr>
                <w:rFonts w:eastAsia="Times New Roman"/>
                <w:b/>
                <w:bCs/>
                <w:i/>
                <w:color w:val="000000"/>
              </w:rPr>
              <w:t>maripaludis</w:t>
            </w:r>
            <w:proofErr w:type="spellEnd"/>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Deliver first genome-scale metabolic model capable of simulating growth and byproduct section with  &gt;75% accuracy.</w:t>
            </w:r>
            <w:r w:rsidRPr="00C727D2">
              <w:rPr>
                <w:color w:val="DD0806"/>
              </w:rPr>
              <w:t xml:space="preserve"> </w:t>
            </w:r>
            <w:r w:rsidRPr="004618D8">
              <w:rPr>
                <w:rFonts w:eastAsia="Times New Roman"/>
                <w:color w:val="000000"/>
              </w:rPr>
              <w:t xml:space="preserve">We have completed the M. </w:t>
            </w:r>
            <w:proofErr w:type="spellStart"/>
            <w:r w:rsidRPr="004618D8">
              <w:rPr>
                <w:rFonts w:eastAsia="Times New Roman"/>
                <w:color w:val="000000"/>
              </w:rPr>
              <w:t>maripaludis</w:t>
            </w:r>
            <w:proofErr w:type="spellEnd"/>
            <w:r w:rsidRPr="004618D8">
              <w:rPr>
                <w:rFonts w:eastAsia="Times New Roman"/>
                <w:color w:val="000000"/>
              </w:rPr>
              <w:t xml:space="preserve">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byproduct secretion as compared to experimental data. We are setting up metabolomics experiments to gather additional model validation data and will be using </w:t>
            </w:r>
            <w:proofErr w:type="spellStart"/>
            <w:r w:rsidRPr="004618D8">
              <w:rPr>
                <w:rFonts w:eastAsia="Times New Roman"/>
                <w:color w:val="000000"/>
              </w:rPr>
              <w:t>SimOptStrain</w:t>
            </w:r>
            <w:proofErr w:type="spellEnd"/>
            <w:r w:rsidRPr="004618D8">
              <w:rPr>
                <w:rFonts w:eastAsia="Times New Roman"/>
                <w:color w:val="000000"/>
              </w:rPr>
              <w:t xml:space="preserve"> with our model to predict viable engineering designs for conversion of methane to methanol.</w:t>
            </w:r>
          </w:p>
        </w:tc>
      </w:tr>
      <w:tr w:rsidR="00620951" w:rsidRPr="00C727D2" w14:paraId="0095AD5E"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FC95A34" w14:textId="77777777" w:rsidR="00620951" w:rsidRPr="00C727D2" w:rsidRDefault="00620951" w:rsidP="00620951">
            <w:pPr>
              <w:ind w:firstLine="0"/>
            </w:pPr>
            <w:r w:rsidRPr="00C727D2">
              <w:t>M2.2</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966B7B" w14:textId="77777777" w:rsidR="00620951" w:rsidRPr="00C727D2" w:rsidRDefault="00620951" w:rsidP="00620951">
            <w:pPr>
              <w:ind w:right="109" w:firstLine="0"/>
            </w:pPr>
            <w:r w:rsidRPr="00C727D2">
              <w:t>2/1/15</w:t>
            </w:r>
          </w:p>
        </w:tc>
        <w:tc>
          <w:tcPr>
            <w:tcW w:w="1260"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77A651C7" w14:textId="77777777" w:rsidR="00620951" w:rsidRPr="007C601E" w:rsidRDefault="00620951" w:rsidP="00620951">
            <w:pPr>
              <w:ind w:firstLine="0"/>
            </w:pPr>
            <w:r w:rsidRPr="007C601E">
              <w:t>10%</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9C487D" w14:textId="6F9996C4" w:rsidR="00620951" w:rsidRPr="000968BA" w:rsidRDefault="00620951" w:rsidP="006B4700">
            <w:pPr>
              <w:ind w:firstLine="0"/>
              <w:rPr>
                <w:rFonts w:eastAsia="Times New Roman"/>
                <w:b/>
                <w:bCs/>
                <w:color w:val="000000"/>
                <w:highlight w:val="yellow"/>
                <w:rPrChange w:id="47" w:author="Matt Richards" w:date="2015-04-12T08:42:00Z">
                  <w:rPr>
                    <w:rFonts w:eastAsia="Times New Roman"/>
                    <w:b/>
                    <w:bCs/>
                    <w:color w:val="000000"/>
                  </w:rPr>
                </w:rPrChange>
              </w:rPr>
            </w:pPr>
            <w:r w:rsidRPr="000968BA">
              <w:rPr>
                <w:rFonts w:eastAsia="Times New Roman"/>
                <w:b/>
                <w:color w:val="000000"/>
                <w:highlight w:val="yellow"/>
                <w:rPrChange w:id="48" w:author="Matt Richards" w:date="2015-04-12T08:42:00Z">
                  <w:rPr>
                    <w:rFonts w:eastAsia="Times New Roman"/>
                    <w:b/>
                    <w:color w:val="000000"/>
                  </w:rPr>
                </w:rPrChange>
              </w:rPr>
              <w:t xml:space="preserve">Deliver first model of core metabolism in </w:t>
            </w:r>
            <w:r w:rsidRPr="000968BA">
              <w:rPr>
                <w:rFonts w:eastAsia="Times New Roman"/>
                <w:b/>
                <w:i/>
                <w:color w:val="000000"/>
                <w:highlight w:val="yellow"/>
                <w:rPrChange w:id="49" w:author="Matt Richards" w:date="2015-04-12T08:42:00Z">
                  <w:rPr>
                    <w:rFonts w:eastAsia="Times New Roman"/>
                    <w:b/>
                    <w:i/>
                    <w:color w:val="000000"/>
                  </w:rPr>
                </w:rPrChange>
              </w:rPr>
              <w:t xml:space="preserve">M. </w:t>
            </w:r>
            <w:proofErr w:type="spellStart"/>
            <w:r w:rsidRPr="000968BA">
              <w:rPr>
                <w:rFonts w:eastAsia="Times New Roman"/>
                <w:b/>
                <w:i/>
                <w:color w:val="000000"/>
                <w:highlight w:val="yellow"/>
                <w:rPrChange w:id="50" w:author="Matt Richards" w:date="2015-04-12T08:42:00Z">
                  <w:rPr>
                    <w:rFonts w:eastAsia="Times New Roman"/>
                    <w:b/>
                    <w:i/>
                    <w:color w:val="000000"/>
                  </w:rPr>
                </w:rPrChange>
              </w:rPr>
              <w:t>marapaludis</w:t>
            </w:r>
            <w:proofErr w:type="spellEnd"/>
            <w:r w:rsidRPr="000968BA">
              <w:rPr>
                <w:rFonts w:eastAsia="Times New Roman"/>
                <w:color w:val="000000"/>
                <w:highlight w:val="yellow"/>
                <w:rPrChange w:id="51" w:author="Matt Richards" w:date="2015-04-12T08:42:00Z">
                  <w:rPr>
                    <w:rFonts w:eastAsia="Times New Roman"/>
                    <w:color w:val="000000"/>
                  </w:rPr>
                </w:rPrChange>
              </w:rPr>
              <w:t xml:space="preserve"> </w:t>
            </w:r>
            <w:r w:rsidRPr="000968BA">
              <w:rPr>
                <w:rFonts w:eastAsia="Times New Roman"/>
                <w:b/>
                <w:color w:val="000000"/>
                <w:highlight w:val="yellow"/>
                <w:rPrChange w:id="52" w:author="Matt Richards" w:date="2015-04-12T08:42:00Z">
                  <w:rPr>
                    <w:rFonts w:eastAsia="Times New Roman"/>
                    <w:b/>
                    <w:color w:val="000000"/>
                  </w:rPr>
                </w:rPrChange>
              </w:rPr>
              <w:t>with atom-level detail for molecular transformations as needed for flux measurements</w:t>
            </w:r>
            <w:r w:rsidRPr="000968BA">
              <w:rPr>
                <w:rFonts w:eastAsia="Times New Roman"/>
                <w:color w:val="000000"/>
                <w:highlight w:val="yellow"/>
                <w:rPrChange w:id="53" w:author="Matt Richards" w:date="2015-04-12T08:42:00Z">
                  <w:rPr>
                    <w:rFonts w:eastAsia="Times New Roman"/>
                    <w:color w:val="000000"/>
                  </w:rPr>
                </w:rPrChange>
              </w:rPr>
              <w:t xml:space="preserve">. Our genome-scale metabolic model depicts a clear picture of core metabolism with regard to primary </w:t>
            </w:r>
            <w:proofErr w:type="spellStart"/>
            <w:r w:rsidRPr="000968BA">
              <w:rPr>
                <w:rFonts w:eastAsia="Times New Roman"/>
                <w:color w:val="000000"/>
                <w:highlight w:val="yellow"/>
                <w:rPrChange w:id="54" w:author="Matt Richards" w:date="2015-04-12T08:42:00Z">
                  <w:rPr>
                    <w:rFonts w:eastAsia="Times New Roman"/>
                    <w:color w:val="000000"/>
                  </w:rPr>
                </w:rPrChange>
              </w:rPr>
              <w:t>metabolites</w:t>
            </w:r>
            <w:proofErr w:type="gramStart"/>
            <w:ins w:id="55" w:author="Matt Richards" w:date="2015-04-12T08:23:00Z">
              <w:r w:rsidR="006B4700" w:rsidRPr="000968BA">
                <w:rPr>
                  <w:rFonts w:eastAsia="Times New Roman"/>
                  <w:color w:val="000000"/>
                  <w:highlight w:val="yellow"/>
                  <w:rPrChange w:id="56" w:author="Matt Richards" w:date="2015-04-12T08:42:00Z">
                    <w:rPr>
                      <w:rFonts w:eastAsia="Times New Roman"/>
                      <w:color w:val="000000"/>
                    </w:rPr>
                  </w:rPrChange>
                </w:rPr>
                <w:t>,</w:t>
              </w:r>
            </w:ins>
            <w:proofErr w:type="gramEnd"/>
            <w:del w:id="57" w:author="Matt Richards" w:date="2015-04-12T08:23:00Z">
              <w:r w:rsidRPr="000968BA" w:rsidDel="006B4700">
                <w:rPr>
                  <w:rFonts w:eastAsia="Times New Roman"/>
                  <w:color w:val="000000"/>
                  <w:highlight w:val="yellow"/>
                  <w:rPrChange w:id="58" w:author="Matt Richards" w:date="2015-04-12T08:42:00Z">
                    <w:rPr>
                      <w:rFonts w:eastAsia="Times New Roman"/>
                      <w:color w:val="000000"/>
                    </w:rPr>
                  </w:rPrChange>
                </w:rPr>
                <w:delText xml:space="preserve"> and </w:delText>
              </w:r>
            </w:del>
            <w:r w:rsidRPr="000968BA">
              <w:rPr>
                <w:rFonts w:eastAsia="Times New Roman"/>
                <w:color w:val="000000"/>
                <w:highlight w:val="yellow"/>
                <w:rPrChange w:id="59" w:author="Matt Richards" w:date="2015-04-12T08:42:00Z">
                  <w:rPr>
                    <w:rFonts w:eastAsia="Times New Roman"/>
                    <w:color w:val="000000"/>
                  </w:rPr>
                </w:rPrChange>
              </w:rPr>
              <w:t>methanogenesis</w:t>
            </w:r>
            <w:proofErr w:type="spellEnd"/>
            <w:r w:rsidRPr="000968BA">
              <w:rPr>
                <w:rFonts w:eastAsia="Times New Roman"/>
                <w:color w:val="000000"/>
                <w:highlight w:val="yellow"/>
                <w:rPrChange w:id="60" w:author="Matt Richards" w:date="2015-04-12T08:42:00Z">
                  <w:rPr>
                    <w:rFonts w:eastAsia="Times New Roman"/>
                    <w:color w:val="000000"/>
                  </w:rPr>
                </w:rPrChange>
              </w:rPr>
              <w:t xml:space="preserve"> intermediates</w:t>
            </w:r>
            <w:ins w:id="61" w:author="Matt Richards" w:date="2015-04-12T08:23:00Z">
              <w:r w:rsidR="006B4700" w:rsidRPr="000968BA">
                <w:rPr>
                  <w:rFonts w:eastAsia="Times New Roman"/>
                  <w:color w:val="000000"/>
                  <w:highlight w:val="yellow"/>
                  <w:rPrChange w:id="62" w:author="Matt Richards" w:date="2015-04-12T08:42:00Z">
                    <w:rPr>
                      <w:rFonts w:eastAsia="Times New Roman"/>
                      <w:color w:val="000000"/>
                    </w:rPr>
                  </w:rPrChange>
                </w:rPr>
                <w:t xml:space="preserve">, and </w:t>
              </w:r>
            </w:ins>
            <w:del w:id="63" w:author="Matt Richards" w:date="2015-04-12T08:23:00Z">
              <w:r w:rsidRPr="000968BA" w:rsidDel="006B4700">
                <w:rPr>
                  <w:rFonts w:eastAsia="Times New Roman"/>
                  <w:color w:val="000000"/>
                  <w:highlight w:val="yellow"/>
                  <w:rPrChange w:id="64" w:author="Matt Richards" w:date="2015-04-12T08:42:00Z">
                    <w:rPr>
                      <w:rFonts w:eastAsia="Times New Roman"/>
                      <w:color w:val="000000"/>
                    </w:rPr>
                  </w:rPrChange>
                </w:rPr>
                <w:delText xml:space="preserve">. We will solidify this core model by adding synthesis pathways for </w:delText>
              </w:r>
            </w:del>
            <w:r w:rsidRPr="000968BA">
              <w:rPr>
                <w:rFonts w:eastAsia="Times New Roman"/>
                <w:color w:val="000000"/>
                <w:highlight w:val="yellow"/>
                <w:rPrChange w:id="65" w:author="Matt Richards" w:date="2015-04-12T08:42:00Z">
                  <w:rPr>
                    <w:rFonts w:eastAsia="Times New Roman"/>
                    <w:color w:val="000000"/>
                  </w:rPr>
                </w:rPrChange>
              </w:rPr>
              <w:t>methanogen-specific coenzymes</w:t>
            </w:r>
            <w:ins w:id="66" w:author="Matt Richards" w:date="2015-04-12T08:23:00Z">
              <w:r w:rsidR="006B4700" w:rsidRPr="000968BA">
                <w:rPr>
                  <w:rFonts w:eastAsia="Times New Roman"/>
                  <w:color w:val="000000"/>
                  <w:highlight w:val="yellow"/>
                  <w:rPrChange w:id="67" w:author="Matt Richards" w:date="2015-04-12T08:42:00Z">
                    <w:rPr>
                      <w:rFonts w:eastAsia="Times New Roman"/>
                      <w:color w:val="000000"/>
                    </w:rPr>
                  </w:rPrChange>
                </w:rPr>
                <w:t>.</w:t>
              </w:r>
            </w:ins>
            <w:r w:rsidRPr="000968BA">
              <w:rPr>
                <w:rFonts w:eastAsia="Times New Roman"/>
                <w:color w:val="000000"/>
                <w:highlight w:val="yellow"/>
                <w:rPrChange w:id="68" w:author="Matt Richards" w:date="2015-04-12T08:42:00Z">
                  <w:rPr>
                    <w:rFonts w:eastAsia="Times New Roman"/>
                    <w:color w:val="000000"/>
                  </w:rPr>
                </w:rPrChange>
              </w:rPr>
              <w:t xml:space="preserve"> </w:t>
            </w:r>
            <w:del w:id="69" w:author="Matt Richards" w:date="2015-04-12T08:23:00Z">
              <w:r w:rsidRPr="000968BA" w:rsidDel="006B4700">
                <w:rPr>
                  <w:rFonts w:eastAsia="Times New Roman"/>
                  <w:color w:val="000000"/>
                  <w:highlight w:val="yellow"/>
                  <w:rPrChange w:id="70" w:author="Matt Richards" w:date="2015-04-12T08:42:00Z">
                    <w:rPr>
                      <w:rFonts w:eastAsia="Times New Roman"/>
                      <w:color w:val="000000"/>
                    </w:rPr>
                  </w:rPrChange>
                </w:rPr>
                <w:delText xml:space="preserve">and </w:delText>
              </w:r>
            </w:del>
            <w:ins w:id="71" w:author="Matt Richards" w:date="2015-04-12T08:23:00Z">
              <w:r w:rsidR="006B4700" w:rsidRPr="000968BA">
                <w:rPr>
                  <w:rFonts w:eastAsia="Times New Roman"/>
                  <w:color w:val="000000"/>
                  <w:highlight w:val="yellow"/>
                  <w:rPrChange w:id="72" w:author="Matt Richards" w:date="2015-04-12T08:42:00Z">
                    <w:rPr>
                      <w:rFonts w:eastAsia="Times New Roman"/>
                      <w:color w:val="000000"/>
                    </w:rPr>
                  </w:rPrChange>
                </w:rPr>
                <w:t>We are working to</w:t>
              </w:r>
              <w:r w:rsidR="006B4700" w:rsidRPr="000968BA">
                <w:rPr>
                  <w:rFonts w:eastAsia="Times New Roman"/>
                  <w:color w:val="000000"/>
                  <w:highlight w:val="yellow"/>
                  <w:rPrChange w:id="73" w:author="Matt Richards" w:date="2015-04-12T08:42:00Z">
                    <w:rPr>
                      <w:rFonts w:eastAsia="Times New Roman"/>
                      <w:color w:val="000000"/>
                    </w:rPr>
                  </w:rPrChange>
                </w:rPr>
                <w:t xml:space="preserve"> </w:t>
              </w:r>
            </w:ins>
            <w:r w:rsidRPr="000968BA">
              <w:rPr>
                <w:rFonts w:eastAsia="Times New Roman"/>
                <w:color w:val="000000"/>
                <w:highlight w:val="yellow"/>
                <w:rPrChange w:id="74" w:author="Matt Richards" w:date="2015-04-12T08:42:00Z">
                  <w:rPr>
                    <w:rFonts w:eastAsia="Times New Roman"/>
                    <w:color w:val="000000"/>
                  </w:rPr>
                </w:rPrChange>
              </w:rPr>
              <w:t>confirm</w:t>
            </w:r>
            <w:del w:id="75" w:author="Matt Richards" w:date="2015-04-12T08:23:00Z">
              <w:r w:rsidRPr="000968BA" w:rsidDel="006B4700">
                <w:rPr>
                  <w:rFonts w:eastAsia="Times New Roman"/>
                  <w:color w:val="000000"/>
                  <w:highlight w:val="yellow"/>
                  <w:rPrChange w:id="76" w:author="Matt Richards" w:date="2015-04-12T08:42:00Z">
                    <w:rPr>
                      <w:rFonts w:eastAsia="Times New Roman"/>
                      <w:color w:val="000000"/>
                    </w:rPr>
                  </w:rPrChange>
                </w:rPr>
                <w:delText>ing</w:delText>
              </w:r>
            </w:del>
            <w:r w:rsidRPr="000968BA">
              <w:rPr>
                <w:rFonts w:eastAsia="Times New Roman"/>
                <w:color w:val="000000"/>
                <w:highlight w:val="yellow"/>
                <w:rPrChange w:id="77" w:author="Matt Richards" w:date="2015-04-12T08:42:00Z">
                  <w:rPr>
                    <w:rFonts w:eastAsia="Times New Roman"/>
                    <w:color w:val="000000"/>
                  </w:rPr>
                </w:rPrChange>
              </w:rPr>
              <w:t xml:space="preserve"> metabolite presence through metabolomics </w:t>
            </w:r>
            <w:r w:rsidRPr="000968BA">
              <w:rPr>
                <w:rFonts w:eastAsia="Times New Roman"/>
                <w:color w:val="000000"/>
                <w:highlight w:val="yellow"/>
                <w:rPrChange w:id="78" w:author="Matt Richards" w:date="2015-04-12T08:42:00Z">
                  <w:rPr>
                    <w:rFonts w:eastAsia="Times New Roman"/>
                    <w:color w:val="000000"/>
                  </w:rPr>
                </w:rPrChange>
              </w:rPr>
              <w:lastRenderedPageBreak/>
              <w:t xml:space="preserve">experiments.    </w:t>
            </w:r>
          </w:p>
        </w:tc>
      </w:tr>
      <w:tr w:rsidR="00620951" w:rsidRPr="00C727D2" w14:paraId="1C69E39E"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1C414F3" w14:textId="33630B1E" w:rsidR="00620951" w:rsidRPr="00C727D2" w:rsidRDefault="00620951" w:rsidP="00620951">
            <w:pPr>
              <w:ind w:firstLine="0"/>
            </w:pPr>
            <w:r>
              <w:lastRenderedPageBreak/>
              <w:t>M2.3</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493BB" w14:textId="35E5692A" w:rsidR="00620951" w:rsidRPr="00C727D2" w:rsidRDefault="00620951" w:rsidP="00620951">
            <w:pPr>
              <w:ind w:right="109" w:firstLine="0"/>
            </w:pPr>
            <w:r w:rsidRPr="00F356D7">
              <w:t>6/1/15</w:t>
            </w:r>
          </w:p>
        </w:tc>
        <w:tc>
          <w:tcPr>
            <w:tcW w:w="1260"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3F844486" w14:textId="77777777" w:rsidR="00620951" w:rsidRPr="007C601E" w:rsidRDefault="00620951" w:rsidP="00620951">
            <w:pPr>
              <w:ind w:firstLine="0"/>
            </w:pP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045AF7B" w14:textId="38B28347" w:rsidR="00620951" w:rsidRPr="00C727D2" w:rsidRDefault="00620951" w:rsidP="00620951">
            <w:pPr>
              <w:ind w:firstLine="0"/>
              <w:rPr>
                <w:rFonts w:eastAsia="Times New Roman"/>
                <w:b/>
                <w:color w:val="000000"/>
              </w:rPr>
            </w:pPr>
            <w:r w:rsidRPr="00F356D7">
              <w:t xml:space="preserve">Deliver improved model that enables predictions with &gt;85% predictive accuracy for knockout lethality, and &lt;20% error for </w:t>
            </w:r>
            <w:proofErr w:type="spellStart"/>
            <w:r w:rsidRPr="00F356D7">
              <w:t>wildtype</w:t>
            </w:r>
            <w:proofErr w:type="spellEnd"/>
            <w:r w:rsidRPr="00F356D7">
              <w:t xml:space="preserve"> growth and byproduct yield predictions</w:t>
            </w:r>
          </w:p>
        </w:tc>
      </w:tr>
      <w:tr w:rsidR="00620951" w:rsidRPr="00C727D2" w14:paraId="6B01AF3D"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928AD58" w14:textId="77777777" w:rsidR="00620951" w:rsidRPr="00C727D2" w:rsidRDefault="00620951" w:rsidP="00620951">
            <w:pPr>
              <w:ind w:firstLine="0"/>
            </w:pPr>
            <w:r w:rsidRPr="00C727D2">
              <w:t>M3.2</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8EB34D" w14:textId="77777777" w:rsidR="00620951" w:rsidRPr="00095AFB" w:rsidRDefault="00620951" w:rsidP="00620951">
            <w:pPr>
              <w:ind w:right="109" w:firstLine="0"/>
            </w:pPr>
            <w:r w:rsidRPr="00095AFB">
              <w:t>6/30/15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818E5E" w14:textId="77777777" w:rsidR="00620951" w:rsidRPr="00C727D2" w:rsidRDefault="00620951" w:rsidP="00620951">
            <w:pPr>
              <w:ind w:firstLine="0"/>
            </w:pPr>
            <w:r>
              <w:t>5</w:t>
            </w:r>
            <w:r w:rsidRPr="00C727D2">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F71E9" w14:textId="1CC9B946" w:rsidR="00620951" w:rsidRPr="00C727D2" w:rsidRDefault="00620951" w:rsidP="00571CF8">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w:t>
            </w:r>
            <w:proofErr w:type="spellStart"/>
            <w:r w:rsidRPr="00D212BA">
              <w:rPr>
                <w:i/>
              </w:rPr>
              <w:t>maripaludis</w:t>
            </w:r>
            <w:proofErr w:type="spellEnd"/>
            <w:r>
              <w:t xml:space="preserve">, was assayed and found to be similarly active to the enzyme from </w:t>
            </w:r>
            <w:r w:rsidRPr="00450A62">
              <w:rPr>
                <w:i/>
              </w:rPr>
              <w:t xml:space="preserve">M. </w:t>
            </w:r>
            <w:proofErr w:type="spellStart"/>
            <w:r w:rsidRPr="00450A62">
              <w:rPr>
                <w:i/>
              </w:rPr>
              <w:t>marburgensis</w:t>
            </w:r>
            <w:proofErr w:type="spellEnd"/>
            <w:r>
              <w:t xml:space="preserve"> (Table I). </w:t>
            </w:r>
            <w:r w:rsidRPr="00363C19">
              <w:t> </w:t>
            </w:r>
            <w:r>
              <w:t xml:space="preserve">Because the enzyme is highly active in both forward and reverse directions, we expect that the native enzyme will support methane oxidation to methanol. Therefore, we do not expect to need to genetically engineer an enzyme from ANME. We have not yet determined coupling to MCR and the </w:t>
            </w:r>
            <w:proofErr w:type="spellStart"/>
            <w:r>
              <w:t>MeTr</w:t>
            </w:r>
            <w:proofErr w:type="spellEnd"/>
            <w:r>
              <w:t xml:space="preserve">. </w:t>
            </w:r>
          </w:p>
        </w:tc>
      </w:tr>
      <w:tr w:rsidR="00620951" w:rsidRPr="00C727D2" w14:paraId="66E8D4D5"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AACAED2" w14:textId="77777777" w:rsidR="00620951" w:rsidRPr="00C727D2" w:rsidRDefault="00620951" w:rsidP="00620951">
            <w:pPr>
              <w:ind w:firstLine="0"/>
            </w:pPr>
            <w:r w:rsidRPr="00C727D2">
              <w:t>M3.3</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BB8B47" w14:textId="77777777" w:rsidR="00620951" w:rsidRPr="00C727D2" w:rsidRDefault="00620951" w:rsidP="00620951">
            <w:pPr>
              <w:ind w:right="109" w:firstLine="0"/>
            </w:pPr>
            <w:r w:rsidRPr="00C727D2">
              <w:t>12/1/15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DAE63A" w14:textId="77777777" w:rsidR="00620951" w:rsidRPr="00C727D2" w:rsidRDefault="00620951" w:rsidP="00620951">
            <w:pPr>
              <w:ind w:firstLine="0"/>
            </w:pPr>
            <w:r w:rsidRPr="00C727D2">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EBF2B31" w14:textId="2058B546" w:rsidR="00620951" w:rsidRPr="00C727D2" w:rsidRDefault="00571CF8" w:rsidP="00620951">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00620951" w:rsidRPr="00C727D2">
              <w:rPr>
                <w:rFonts w:eastAsia="Times New Roman"/>
                <w:color w:val="000000"/>
              </w:rPr>
              <w:t xml:space="preserve">: Determine kinetic and physical properties of the </w:t>
            </w:r>
            <w:proofErr w:type="spellStart"/>
            <w:r w:rsidR="00620951" w:rsidRPr="00C727D2">
              <w:rPr>
                <w:rFonts w:eastAsia="Times New Roman"/>
                <w:color w:val="000000"/>
              </w:rPr>
              <w:t>heterologously</w:t>
            </w:r>
            <w:proofErr w:type="spellEnd"/>
            <w:r w:rsidR="00620951" w:rsidRPr="00C727D2">
              <w:rPr>
                <w:rFonts w:eastAsia="Times New Roman"/>
                <w:color w:val="000000"/>
              </w:rPr>
              <w:t xml:space="preserve"> expressed </w:t>
            </w:r>
            <w:proofErr w:type="spellStart"/>
            <w:r w:rsidR="00620951">
              <w:rPr>
                <w:rFonts w:eastAsia="Times New Roman"/>
                <w:color w:val="000000"/>
              </w:rPr>
              <w:t>methyl-SCoM</w:t>
            </w:r>
            <w:proofErr w:type="gramStart"/>
            <w:r w:rsidR="00620951">
              <w:rPr>
                <w:rFonts w:eastAsia="Times New Roman"/>
                <w:color w:val="000000"/>
              </w:rPr>
              <w:t>:methanol</w:t>
            </w:r>
            <w:proofErr w:type="spellEnd"/>
            <w:proofErr w:type="gramEnd"/>
            <w:r w:rsidR="00620951">
              <w:rPr>
                <w:rFonts w:eastAsia="Times New Roman"/>
                <w:color w:val="000000"/>
              </w:rPr>
              <w:t xml:space="preserve"> </w:t>
            </w:r>
            <w:proofErr w:type="spellStart"/>
            <w:r w:rsidR="00620951" w:rsidRPr="00C727D2">
              <w:rPr>
                <w:rFonts w:eastAsia="Times New Roman"/>
                <w:color w:val="000000"/>
              </w:rPr>
              <w:t>MeTr</w:t>
            </w:r>
            <w:proofErr w:type="spellEnd"/>
            <w:r w:rsidR="00620951" w:rsidRPr="00C727D2">
              <w:rPr>
                <w:rFonts w:eastAsia="Times New Roman"/>
                <w:color w:val="000000"/>
              </w:rPr>
              <w:t xml:space="preserve"> in the forward &amp; reverse direction. </w:t>
            </w:r>
            <w:proofErr w:type="gramStart"/>
            <w:r w:rsidR="00620951" w:rsidRPr="00C727D2">
              <w:rPr>
                <w:rFonts w:eastAsia="Times New Roman"/>
                <w:color w:val="000000"/>
              </w:rPr>
              <w:t>choose</w:t>
            </w:r>
            <w:proofErr w:type="gramEnd"/>
            <w:r w:rsidR="00620951" w:rsidRPr="00C727D2">
              <w:rPr>
                <w:rFonts w:eastAsia="Times New Roman"/>
                <w:color w:val="000000"/>
              </w:rPr>
              <w:t xml:space="preserve"> the </w:t>
            </w:r>
            <w:proofErr w:type="spellStart"/>
            <w:r w:rsidR="00620951" w:rsidRPr="00C727D2">
              <w:rPr>
                <w:rFonts w:eastAsia="Times New Roman"/>
                <w:color w:val="000000"/>
              </w:rPr>
              <w:t>MeTr</w:t>
            </w:r>
            <w:proofErr w:type="spellEnd"/>
            <w:r w:rsidR="00620951" w:rsidRPr="00C727D2">
              <w:rPr>
                <w:rFonts w:eastAsia="Times New Roman"/>
                <w:color w:val="000000"/>
              </w:rPr>
              <w:t xml:space="preserve"> with an activity of &gt;10 units/mg for methanol production from methyl-</w:t>
            </w:r>
            <w:proofErr w:type="spellStart"/>
            <w:r w:rsidR="00620951" w:rsidRPr="00C727D2">
              <w:rPr>
                <w:rFonts w:eastAsia="Times New Roman"/>
                <w:color w:val="000000"/>
              </w:rPr>
              <w:t>SCoM</w:t>
            </w:r>
            <w:proofErr w:type="spellEnd"/>
            <w:r w:rsidR="00620951" w:rsidRPr="00C727D2">
              <w:rPr>
                <w:rFonts w:eastAsia="Times New Roman"/>
                <w:color w:val="000000"/>
              </w:rPr>
              <w:t xml:space="preserve">. </w:t>
            </w:r>
          </w:p>
        </w:tc>
      </w:tr>
      <w:tr w:rsidR="00620951" w:rsidRPr="00C727D2" w14:paraId="65F44698"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D39EE03" w14:textId="77777777" w:rsidR="00620951" w:rsidRPr="00C727D2" w:rsidRDefault="00620951" w:rsidP="00620951">
            <w:pPr>
              <w:ind w:firstLine="0"/>
            </w:pPr>
            <w:r w:rsidRPr="00E037CE">
              <w:t>M4.1</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6C9B85" w14:textId="77777777" w:rsidR="00620951" w:rsidRPr="00C727D2" w:rsidRDefault="00620951" w:rsidP="00620951">
            <w:pPr>
              <w:ind w:right="109" w:firstLine="0"/>
            </w:pPr>
            <w:r w:rsidRPr="00E037CE">
              <w:t>7/1/14</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96FA29" w14:textId="77777777" w:rsidR="00620951" w:rsidRPr="00C727D2" w:rsidRDefault="00620951" w:rsidP="00620951">
            <w:pPr>
              <w:ind w:firstLine="0"/>
            </w:pPr>
            <w:r w:rsidRPr="00E037CE">
              <w:t>100%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A07BD42" w14:textId="77777777" w:rsidR="00620951" w:rsidRPr="00C727D2" w:rsidRDefault="00620951" w:rsidP="00620951">
            <w:pPr>
              <w:ind w:firstLine="0"/>
              <w:rPr>
                <w:rFonts w:eastAsia="Times New Roman"/>
                <w:b/>
                <w:color w:val="000000"/>
              </w:rPr>
            </w:pPr>
            <w:r w:rsidRPr="00E037CE">
              <w:rPr>
                <w:b/>
                <w:color w:val="000000"/>
              </w:rPr>
              <w:t xml:space="preserve">Reproduce experimental MCR structure 1MRO.pdb with a root-mean-squared deviation of less than 10 </w:t>
            </w:r>
            <w:proofErr w:type="spellStart"/>
            <w:r w:rsidRPr="00E037CE">
              <w:rPr>
                <w:b/>
                <w:color w:val="000000"/>
              </w:rPr>
              <w:t>Ångstroms</w:t>
            </w:r>
            <w:proofErr w:type="spellEnd"/>
            <w:r w:rsidRPr="00E037CE">
              <w:rPr>
                <w:b/>
                <w:color w:val="000000"/>
              </w:rPr>
              <w:t xml:space="preserve">.  </w:t>
            </w:r>
            <w:r w:rsidRPr="00B02109">
              <w:rPr>
                <w:color w:val="000000"/>
              </w:rPr>
              <w:t>We have calculated all force field parameters for substrates and preliminary force field parameters for the MCR and ANME-1 cofactors. The calculated 1MRO.pdb structure differs by less than 1 Å from the initial crystal structure.</w:t>
            </w:r>
          </w:p>
        </w:tc>
      </w:tr>
      <w:tr w:rsidR="00620951" w:rsidRPr="00C727D2" w14:paraId="6DF5203D"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7452935" w14:textId="77777777" w:rsidR="00620951" w:rsidRPr="00C727D2" w:rsidRDefault="00620951" w:rsidP="00620951">
            <w:pPr>
              <w:ind w:firstLine="0"/>
            </w:pPr>
            <w:r w:rsidRPr="00E037CE">
              <w:t>M4.2</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4AB6FC" w14:textId="77777777" w:rsidR="00620951" w:rsidRPr="00C727D2" w:rsidRDefault="00620951" w:rsidP="00620951">
            <w:pPr>
              <w:ind w:right="109" w:firstLine="0"/>
            </w:pPr>
            <w:r w:rsidRPr="00E037CE">
              <w:t>9/1/15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5ACE7E" w14:textId="77777777" w:rsidR="00620951" w:rsidRPr="00C727D2" w:rsidRDefault="00620951" w:rsidP="00620951">
            <w:pPr>
              <w:ind w:firstLine="0"/>
            </w:pPr>
            <w:r>
              <w:t>4</w:t>
            </w:r>
            <w:r w:rsidRPr="00E037CE">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B095A8" w14:textId="77777777" w:rsidR="00620951" w:rsidRDefault="00620951" w:rsidP="00620951">
            <w:pPr>
              <w:ind w:firstLine="0"/>
              <w:rPr>
                <w:b/>
                <w:color w:val="000000"/>
              </w:rPr>
            </w:pPr>
            <w:r w:rsidRPr="00E037CE">
              <w:rPr>
                <w:b/>
                <w:color w:val="000000"/>
              </w:rPr>
              <w:t xml:space="preserve">Apply potential energy function to identify amino acids that contribute to substrate binding thermodynamics. </w:t>
            </w:r>
          </w:p>
          <w:p w14:paraId="136A3EBA" w14:textId="77777777" w:rsidR="00620951" w:rsidRPr="00C727D2" w:rsidRDefault="00620951" w:rsidP="00620951">
            <w:pPr>
              <w:ind w:firstLine="0"/>
              <w:rPr>
                <w:rFonts w:eastAsia="Times New Roman"/>
                <w:b/>
                <w:color w:val="000000"/>
              </w:rPr>
            </w:pPr>
            <w:r>
              <w:rPr>
                <w:color w:val="000000"/>
              </w:rPr>
              <w:t xml:space="preserve">We are continuing the </w:t>
            </w:r>
            <w:r w:rsidRPr="00B02109">
              <w:rPr>
                <w:color w:val="000000"/>
              </w:rPr>
              <w:t>explicit-solvent classical molecular dynamics</w:t>
            </w:r>
            <w:r>
              <w:rPr>
                <w:color w:val="000000"/>
              </w:rPr>
              <w:t xml:space="preserve"> simulations for longer simulation times while developing and testing trajectory analysis tools. In addition to the red1 states, we are setting up simulations for additional catalytic states. </w:t>
            </w:r>
            <w:r w:rsidRPr="00F044D4">
              <w:rPr>
                <w:color w:val="000000"/>
              </w:rPr>
              <w:t>The parallel GROMACS software used for the MD calculations is very fast, yet the previous version of the program was not sufficient for the computationally-demanding exploration of concerted motions via covariance analysis.</w:t>
            </w:r>
            <w:r w:rsidRPr="00F449CF">
              <w:rPr>
                <w:color w:val="000000"/>
              </w:rPr>
              <w:t xml:space="preserve">  PNNL computer scientists were recruited to fix the program by re-writing sections of code, adding parallelization and customizing program settings for the lab supercomputer.</w:t>
            </w:r>
            <w:r>
              <w:rPr>
                <w:color w:val="000000"/>
              </w:rPr>
              <w:t xml:space="preserve"> </w:t>
            </w:r>
            <w:r w:rsidRPr="00995286">
              <w:rPr>
                <w:color w:val="000000"/>
              </w:rPr>
              <w:t>The program is now able to accommodate the number of atoms required to identify catalytically-important groups in the MCR substrate binding channel and active site and to analyze concerted motions of these groups that are key to catalysis of methane formation and oxidation</w:t>
            </w:r>
            <w:r>
              <w:rPr>
                <w:color w:val="000000"/>
              </w:rPr>
              <w:t>.</w:t>
            </w:r>
          </w:p>
        </w:tc>
      </w:tr>
      <w:tr w:rsidR="00620951" w:rsidRPr="00C727D2" w14:paraId="58AE482F"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FE2A69D" w14:textId="77777777" w:rsidR="00620951" w:rsidRPr="00C727D2" w:rsidRDefault="00620951" w:rsidP="00620951">
            <w:pPr>
              <w:ind w:firstLine="0"/>
            </w:pPr>
            <w:r w:rsidRPr="00E037CE">
              <w:t>M4.3</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1EC8F3" w14:textId="77777777" w:rsidR="00620951" w:rsidRPr="00C727D2" w:rsidRDefault="00620951" w:rsidP="00620951">
            <w:pPr>
              <w:ind w:right="109" w:firstLine="0"/>
            </w:pPr>
            <w:r w:rsidRPr="00E037CE">
              <w:t>2/1/16</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90FEC1D" w14:textId="77777777" w:rsidR="00620951" w:rsidRPr="00C727D2" w:rsidRDefault="00620951" w:rsidP="00620951">
            <w:pPr>
              <w:ind w:firstLine="0"/>
            </w:pPr>
            <w:r>
              <w:t>5</w:t>
            </w:r>
            <w:r w:rsidRPr="00E037CE">
              <w:t>%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2E20C93" w14:textId="77777777" w:rsidR="00620951" w:rsidRDefault="00620951" w:rsidP="00620951">
            <w:pPr>
              <w:ind w:firstLine="0"/>
              <w:rPr>
                <w:b/>
                <w:color w:val="000000"/>
              </w:rPr>
            </w:pPr>
            <w:r w:rsidRPr="00E037CE">
              <w:rPr>
                <w:b/>
                <w:color w:val="000000"/>
              </w:rPr>
              <w:t xml:space="preserve">Validate activation energies in MCR pathways using experimental data from Ragsdale’s lab. </w:t>
            </w:r>
          </w:p>
          <w:p w14:paraId="5509166D" w14:textId="77777777" w:rsidR="00620951" w:rsidRPr="00C727D2" w:rsidRDefault="00620951" w:rsidP="00620951">
            <w:pPr>
              <w:ind w:firstLine="0"/>
              <w:rPr>
                <w:rFonts w:eastAsia="Times New Roman"/>
                <w:b/>
                <w:color w:val="000000"/>
              </w:rPr>
            </w:pPr>
            <w:r w:rsidRPr="00472CAF">
              <w:rPr>
                <w:color w:val="000000"/>
              </w:rPr>
              <w:t>QM/MM geometry optimizations of reaction intermediates proposed by Ragsdale’s lab are currently underway. The CoB7 red1 state has been geometry optimize</w:t>
            </w:r>
            <w:r>
              <w:rPr>
                <w:color w:val="000000"/>
              </w:rPr>
              <w:t>d (Supporting Information) and optimization of the other reaction intermediates are underway.</w:t>
            </w:r>
          </w:p>
        </w:tc>
      </w:tr>
      <w:tr w:rsidR="00620951" w:rsidRPr="00C727D2" w14:paraId="2BFA6608"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A2FC7E1" w14:textId="77777777" w:rsidR="00620951" w:rsidRPr="00C727D2" w:rsidRDefault="00620951" w:rsidP="00620951">
            <w:pPr>
              <w:ind w:firstLine="0"/>
            </w:pPr>
            <w:r w:rsidRPr="00C727D2">
              <w:lastRenderedPageBreak/>
              <w:t>M5.7</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13ECAF" w14:textId="77777777" w:rsidR="00620951" w:rsidRPr="00C727D2" w:rsidRDefault="00620951" w:rsidP="00620951">
            <w:pPr>
              <w:ind w:right="109" w:firstLine="0"/>
            </w:pPr>
            <w:r w:rsidRPr="00C727D2">
              <w:t>2/1/15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6BEFA1" w14:textId="77777777" w:rsidR="00620951" w:rsidRDefault="00620951" w:rsidP="00620951">
            <w:pPr>
              <w:ind w:firstLine="0"/>
            </w:pPr>
            <w:r>
              <w:t>40</w:t>
            </w:r>
            <w:r w:rsidRPr="00C727D2">
              <w:t>%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D4EFA5" w14:textId="77777777" w:rsidR="00620951" w:rsidRPr="00C727D2" w:rsidRDefault="00620951" w:rsidP="00620951">
            <w:pPr>
              <w:ind w:firstLine="0"/>
              <w:rPr>
                <w:rFonts w:eastAsia="Times New Roman"/>
                <w:b/>
                <w:color w:val="000000"/>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p>
        </w:tc>
      </w:tr>
      <w:tr w:rsidR="00620951" w:rsidRPr="00C727D2" w14:paraId="47995F19"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9199F" w14:textId="5349FD64" w:rsidR="00620951" w:rsidRPr="00C727D2" w:rsidRDefault="00620951" w:rsidP="00620951">
            <w:pPr>
              <w:ind w:right="109" w:firstLine="0"/>
            </w:pPr>
            <w:r>
              <w:t>M</w:t>
            </w:r>
            <w:r w:rsidRPr="00F06E92">
              <w:t>5.8</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03C8C501" w14:textId="77777777" w:rsidR="00620951" w:rsidRPr="00C727D2" w:rsidRDefault="00620951" w:rsidP="00620951">
            <w:pPr>
              <w:ind w:right="109" w:firstLine="0"/>
              <w:jc w:val="left"/>
            </w:pPr>
            <w:r w:rsidRPr="00F06E92">
              <w:t>12/1/16</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83A5B7B" w14:textId="77777777" w:rsidR="00620951" w:rsidRDefault="00620951" w:rsidP="00620951">
            <w:pPr>
              <w:ind w:right="109" w:firstLine="0"/>
            </w:pPr>
            <w:r>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14:paraId="01D4464B" w14:textId="77777777" w:rsidR="00620951" w:rsidRPr="00F06E92" w:rsidRDefault="00620951" w:rsidP="00620951">
            <w:pPr>
              <w:ind w:right="109" w:firstLine="0"/>
            </w:pPr>
            <w:r w:rsidRPr="006D22EB">
              <w:rPr>
                <w:b/>
              </w:rPr>
              <w:t>Meet with potential industrial partners</w:t>
            </w:r>
            <w:r w:rsidRPr="006D22EB">
              <w:t xml:space="preserve">. </w:t>
            </w:r>
            <w:r w:rsidRPr="00F06E92">
              <w:t xml:space="preserve">Partner/funding outreach and engagement: Begin developing proposals for industrial and federal </w:t>
            </w:r>
            <w:proofErr w:type="gramStart"/>
            <w:r w:rsidRPr="00F06E92">
              <w:t>funding,</w:t>
            </w:r>
            <w:proofErr w:type="gramEnd"/>
            <w:r w:rsidRPr="00F06E92">
              <w:t xml:space="preserve"> based on the analysis of target companies and federal funding options.</w:t>
            </w:r>
          </w:p>
        </w:tc>
      </w:tr>
      <w:tr w:rsidR="00620951" w:rsidRPr="00C727D2" w14:paraId="0129FF0F" w14:textId="77777777" w:rsidTr="00945E74">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E2103C" w14:textId="141A62B9" w:rsidR="00620951" w:rsidRPr="00095AFB" w:rsidRDefault="00945E74" w:rsidP="00620951">
            <w:pPr>
              <w:ind w:right="109" w:firstLine="0"/>
            </w:pPr>
            <w:r>
              <w:t>M5.9</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895A996" w14:textId="47EBDAD0" w:rsidR="00620951" w:rsidRPr="00095AFB" w:rsidRDefault="00945E74" w:rsidP="00620951">
            <w:pPr>
              <w:ind w:right="109" w:firstLine="0"/>
              <w:jc w:val="left"/>
            </w:pPr>
            <w:r>
              <w:t>4/1/16</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6097A686" w14:textId="04D437B7" w:rsidR="00620951" w:rsidRDefault="00620951" w:rsidP="00620951">
            <w:pPr>
              <w:ind w:right="109" w:firstLine="0"/>
            </w:pP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14:paraId="34DC4403" w14:textId="691E3BDF" w:rsidR="00620951" w:rsidRPr="00354237" w:rsidRDefault="00945E74" w:rsidP="00620951">
            <w:pPr>
              <w:ind w:right="109" w:firstLine="0"/>
              <w:rPr>
                <w:b/>
              </w:rPr>
            </w:pPr>
            <w:r w:rsidRPr="00F356D7">
              <w:t>Write proposal for follow-up funding of the project.</w:t>
            </w:r>
          </w:p>
        </w:tc>
      </w:tr>
      <w:tr w:rsidR="00945E74" w:rsidRPr="00C727D2" w14:paraId="093B46A6" w14:textId="77777777" w:rsidTr="00095AFB">
        <w:trPr>
          <w:trHeight w:val="73"/>
        </w:trPr>
        <w:tc>
          <w:tcPr>
            <w:tcW w:w="9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6E45309" w14:textId="17EC4BD1" w:rsidR="00945E74" w:rsidRPr="00095AFB" w:rsidRDefault="00945E74" w:rsidP="00945E74">
            <w:pPr>
              <w:ind w:right="109" w:firstLine="0"/>
            </w:pPr>
            <w:r w:rsidRPr="00095AFB">
              <w:t>M5.10</w:t>
            </w:r>
          </w:p>
        </w:tc>
        <w:tc>
          <w:tcPr>
            <w:tcW w:w="135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0525756" w14:textId="5F2541DA" w:rsidR="00945E74" w:rsidRPr="00095AFB" w:rsidRDefault="00945E74" w:rsidP="00945E74">
            <w:pPr>
              <w:ind w:right="109" w:firstLine="0"/>
              <w:jc w:val="left"/>
              <w:rPr>
                <w:bCs/>
              </w:rPr>
            </w:pPr>
            <w:r w:rsidRPr="00095AFB">
              <w:rPr>
                <w:bCs/>
              </w:rPr>
              <w:t>9/1/15</w:t>
            </w:r>
          </w:p>
        </w:tc>
        <w:tc>
          <w:tcPr>
            <w:tcW w:w="126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31ED5AA1" w14:textId="335C397D" w:rsidR="00945E74" w:rsidRDefault="00945E74" w:rsidP="00945E74">
            <w:pPr>
              <w:ind w:right="109" w:firstLine="0"/>
            </w:pPr>
            <w:r>
              <w:t>0%</w:t>
            </w:r>
          </w:p>
        </w:tc>
        <w:tc>
          <w:tcPr>
            <w:tcW w:w="594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bottom"/>
          </w:tcPr>
          <w:p w14:paraId="79BAAAE7" w14:textId="74163C76" w:rsidR="00945E74" w:rsidRPr="00686CDD" w:rsidRDefault="00945E74" w:rsidP="00945E74">
            <w:pPr>
              <w:ind w:right="109" w:firstLine="0"/>
              <w:rPr>
                <w:b/>
              </w:rPr>
            </w:pPr>
            <w:r w:rsidRPr="00686CDD">
              <w:rPr>
                <w:b/>
              </w:rPr>
              <w:t xml:space="preserve">Adjust the </w:t>
            </w:r>
            <w:proofErr w:type="spellStart"/>
            <w:r w:rsidRPr="00686CDD">
              <w:rPr>
                <w:b/>
              </w:rPr>
              <w:t>technoeconomic</w:t>
            </w:r>
            <w:proofErr w:type="spellEnd"/>
            <w:r w:rsidRPr="00686CDD">
              <w:rPr>
                <w:b/>
              </w:rPr>
              <w:t xml:space="preserve"> model to fit the methane-to-methanol proposal so that it is ready for data inputs</w:t>
            </w:r>
            <w:r>
              <w:rPr>
                <w:b/>
              </w:rPr>
              <w:t xml:space="preserve">. </w:t>
            </w:r>
            <w:r w:rsidRPr="00354237">
              <w:t xml:space="preserve">We have hired a consultant (Rich </w:t>
            </w:r>
            <w:proofErr w:type="spellStart"/>
            <w:r w:rsidRPr="00354237">
              <w:t>Zwotek</w:t>
            </w:r>
            <w:proofErr w:type="spellEnd"/>
            <w:r w:rsidRPr="00354237">
              <w:t xml:space="preserve">) and will engage him over the next quarter to develop the technology to market plan, pitch deck as well as to start drafting the </w:t>
            </w:r>
            <w:proofErr w:type="spellStart"/>
            <w:r w:rsidRPr="00354237">
              <w:t>technoeconomic</w:t>
            </w:r>
            <w:proofErr w:type="spellEnd"/>
            <w:r w:rsidRPr="00354237">
              <w:t xml:space="preserve"> analysis.</w:t>
            </w:r>
          </w:p>
        </w:tc>
      </w:tr>
    </w:tbl>
    <w:p w14:paraId="73FA54E1" w14:textId="77777777" w:rsidR="009A078D" w:rsidRDefault="009A078D"/>
    <w:p w14:paraId="17ACB1BC" w14:textId="77777777" w:rsidR="00A05F9C" w:rsidRPr="00C727D2" w:rsidRDefault="00A05F9C" w:rsidP="005E2EA0">
      <w:pPr>
        <w:ind w:firstLine="0"/>
      </w:pPr>
    </w:p>
    <w:p w14:paraId="3DF3AECF" w14:textId="77777777" w:rsidR="005E2EA0" w:rsidRDefault="005E2EA0">
      <w:pPr>
        <w:ind w:firstLine="0"/>
        <w:jc w:val="left"/>
        <w:rPr>
          <w:b/>
        </w:rPr>
      </w:pPr>
      <w:r>
        <w:rPr>
          <w:b/>
        </w:rPr>
        <w:br w:type="page"/>
      </w:r>
    </w:p>
    <w:p w14:paraId="6E23473C" w14:textId="2F07166A" w:rsidR="00035B61" w:rsidRPr="00035B61" w:rsidRDefault="00035B61" w:rsidP="00035B61">
      <w:pPr>
        <w:ind w:firstLine="0"/>
      </w:pPr>
      <w:r w:rsidRPr="00035B61">
        <w:rPr>
          <w:b/>
        </w:rPr>
        <w:lastRenderedPageBreak/>
        <w:t>C.    Supporting data &amp; additional information</w:t>
      </w:r>
    </w:p>
    <w:p w14:paraId="5A70B046" w14:textId="77777777" w:rsidR="00035B61" w:rsidRPr="00035B61" w:rsidRDefault="00035B61" w:rsidP="00035B61">
      <w:pPr>
        <w:rPr>
          <w:b/>
        </w:rPr>
      </w:pPr>
    </w:p>
    <w:p w14:paraId="3027416D" w14:textId="0205AA0E" w:rsidR="00035B61" w:rsidRPr="00035B61" w:rsidRDefault="00035B61" w:rsidP="00035B61">
      <w:pPr>
        <w:ind w:firstLine="0"/>
        <w:rPr>
          <w:b/>
        </w:rPr>
      </w:pPr>
      <w:r w:rsidRPr="00035B61">
        <w:rPr>
          <w:b/>
        </w:rPr>
        <w:t>Milestones 1.</w:t>
      </w:r>
      <w:r w:rsidR="0068200E">
        <w:rPr>
          <w:b/>
        </w:rPr>
        <w:t>3-</w:t>
      </w:r>
      <w:r w:rsidRPr="00035B61">
        <w:rPr>
          <w:b/>
        </w:rPr>
        <w:t>1.</w:t>
      </w:r>
      <w:r w:rsidR="0068200E">
        <w:rPr>
          <w:b/>
        </w:rPr>
        <w:t>4</w:t>
      </w:r>
      <w:r w:rsidRPr="00035B61">
        <w:rPr>
          <w:b/>
        </w:rPr>
        <w:t xml:space="preserve">: Express </w:t>
      </w:r>
      <w:r w:rsidR="00E62BE6">
        <w:rPr>
          <w:b/>
        </w:rPr>
        <w:t>MCR</w:t>
      </w:r>
      <w:r w:rsidRPr="00035B61">
        <w:rPr>
          <w:b/>
        </w:rPr>
        <w:t xml:space="preserve"> proteins in </w:t>
      </w:r>
      <w:r w:rsidRPr="00035B61">
        <w:rPr>
          <w:b/>
          <w:i/>
        </w:rPr>
        <w:t xml:space="preserve">M. </w:t>
      </w:r>
      <w:proofErr w:type="spellStart"/>
      <w:r w:rsidRPr="00035B61">
        <w:rPr>
          <w:b/>
          <w:i/>
        </w:rPr>
        <w:t>maripaludis</w:t>
      </w:r>
      <w:proofErr w:type="spellEnd"/>
      <w:r w:rsidR="00A127FB">
        <w:rPr>
          <w:b/>
          <w:i/>
        </w:rPr>
        <w:t xml:space="preserve">. </w:t>
      </w:r>
    </w:p>
    <w:p w14:paraId="6B8618BE" w14:textId="524A6AEE" w:rsidR="001606EB" w:rsidRPr="00733E26" w:rsidRDefault="001606EB" w:rsidP="001606EB">
      <w:r w:rsidRPr="00C727D2">
        <w:rPr>
          <w:b/>
          <w:bCs/>
        </w:rPr>
        <w:t>Milestone 1.3:</w:t>
      </w:r>
      <w:r w:rsidRPr="00C727D2">
        <w:rPr>
          <w:bCs/>
        </w:rPr>
        <w:t xml:space="preserve"> </w:t>
      </w:r>
      <w:r w:rsidRPr="00C727D2">
        <w:rPr>
          <w:b/>
        </w:rPr>
        <w:t xml:space="preserve">Test for genetic complementation of MCR deletion mutation in </w:t>
      </w:r>
      <w:r w:rsidRPr="00C727D2">
        <w:rPr>
          <w:b/>
          <w:i/>
        </w:rPr>
        <w:t xml:space="preserve">M. </w:t>
      </w:r>
      <w:proofErr w:type="spellStart"/>
      <w:r w:rsidRPr="00C727D2">
        <w:rPr>
          <w:b/>
          <w:i/>
        </w:rPr>
        <w:t>maripaludis</w:t>
      </w:r>
      <w:proofErr w:type="spellEnd"/>
      <w:r w:rsidRPr="00C727D2">
        <w:rPr>
          <w:b/>
        </w:rPr>
        <w:t xml:space="preserve">.  </w:t>
      </w:r>
      <w:r w:rsidRPr="00C727D2">
        <w:t xml:space="preserve">This has not been successful after </w:t>
      </w:r>
      <w:r>
        <w:t>two</w:t>
      </w:r>
      <w:r w:rsidRPr="00C727D2">
        <w:t xml:space="preserve"> attempt</w:t>
      </w:r>
      <w:r>
        <w:t>s</w:t>
      </w:r>
      <w:r w:rsidRPr="00C727D2">
        <w:t xml:space="preserve"> with the </w:t>
      </w:r>
      <w:r w:rsidRPr="00C727D2">
        <w:rPr>
          <w:i/>
        </w:rPr>
        <w:t xml:space="preserve">M. </w:t>
      </w:r>
      <w:proofErr w:type="spellStart"/>
      <w:r w:rsidRPr="00C727D2">
        <w:rPr>
          <w:i/>
        </w:rPr>
        <w:t>marburgensis</w:t>
      </w:r>
      <w:proofErr w:type="spellEnd"/>
      <w:r w:rsidRPr="00C727D2">
        <w:t xml:space="preserve">-expression strain.  </w:t>
      </w:r>
      <w:r>
        <w:t>As stated in the last update, p</w:t>
      </w:r>
      <w:r w:rsidRPr="00C727D2">
        <w:t xml:space="preserve">ossible problems include that the expression level is not yet similar to the level for the native </w:t>
      </w:r>
      <w:r w:rsidR="00E62BE6">
        <w:t>MCR</w:t>
      </w:r>
      <w:r w:rsidRPr="00C727D2">
        <w:t xml:space="preserve">, that the proteins that activate the </w:t>
      </w:r>
      <w:r w:rsidR="00E62BE6">
        <w:t>MCR</w:t>
      </w:r>
      <w:r>
        <w:t xml:space="preserve"> are species specific,</w:t>
      </w:r>
      <w:r w:rsidRPr="00C727D2">
        <w:t xml:space="preserve"> that the heterologous </w:t>
      </w:r>
      <w:r w:rsidR="00E62BE6">
        <w:t>MCR</w:t>
      </w:r>
      <w:r w:rsidRPr="00C727D2">
        <w:t xml:space="preserve"> is not properly covalently modified, </w:t>
      </w:r>
      <w:r>
        <w:t xml:space="preserve">or </w:t>
      </w:r>
      <w:r w:rsidRPr="00C727D2">
        <w:t>that the F</w:t>
      </w:r>
      <w:r w:rsidRPr="001F6C7A">
        <w:rPr>
          <w:vertAlign w:val="subscript"/>
        </w:rPr>
        <w:t>430</w:t>
      </w:r>
      <w:r w:rsidRPr="00C727D2">
        <w:t xml:space="preserve"> cofactor of the host strain does not functio</w:t>
      </w:r>
      <w:r>
        <w:t>n in the heterologous enzyme</w:t>
      </w:r>
      <w:r w:rsidRPr="00C727D2">
        <w:t>.  Measures to increase expression include cloning the genes into the chromosome (</w:t>
      </w:r>
      <w:r w:rsidRPr="00C727D2">
        <w:rPr>
          <w:i/>
        </w:rPr>
        <w:t xml:space="preserve">M. </w:t>
      </w:r>
      <w:proofErr w:type="spellStart"/>
      <w:r w:rsidRPr="00C727D2">
        <w:rPr>
          <w:i/>
        </w:rPr>
        <w:t>maripaludis</w:t>
      </w:r>
      <w:proofErr w:type="spellEnd"/>
      <w:r w:rsidRPr="00C727D2">
        <w:t xml:space="preserve"> is </w:t>
      </w:r>
      <w:proofErr w:type="spellStart"/>
      <w:r w:rsidRPr="00C727D2">
        <w:t>polyploid</w:t>
      </w:r>
      <w:proofErr w:type="spellEnd"/>
      <w:r w:rsidRPr="00C727D2">
        <w:t>) instead of using the</w:t>
      </w:r>
      <w:r>
        <w:t xml:space="preserve"> low-copy replicative plasmid</w:t>
      </w:r>
      <w:r w:rsidRPr="00A8553A">
        <w:t xml:space="preserve">.  The construction of the vector containing the </w:t>
      </w:r>
      <w:r w:rsidRPr="00A8553A">
        <w:rPr>
          <w:i/>
        </w:rPr>
        <w:t xml:space="preserve">M. </w:t>
      </w:r>
      <w:proofErr w:type="spellStart"/>
      <w:r w:rsidRPr="00A8553A">
        <w:rPr>
          <w:i/>
        </w:rPr>
        <w:t>marburgensis</w:t>
      </w:r>
      <w:proofErr w:type="spellEnd"/>
      <w:r w:rsidRPr="00A8553A">
        <w:rPr>
          <w:i/>
        </w:rPr>
        <w:t xml:space="preserve"> </w:t>
      </w:r>
      <w:proofErr w:type="spellStart"/>
      <w:r w:rsidRPr="00A8553A">
        <w:rPr>
          <w:i/>
        </w:rPr>
        <w:t>mcr</w:t>
      </w:r>
      <w:proofErr w:type="spellEnd"/>
      <w:r w:rsidRPr="00A8553A">
        <w:t xml:space="preserve"> genes </w:t>
      </w:r>
      <w:r>
        <w:t xml:space="preserve">for </w:t>
      </w:r>
      <w:proofErr w:type="spellStart"/>
      <w:r>
        <w:t>markerless</w:t>
      </w:r>
      <w:proofErr w:type="spellEnd"/>
      <w:r>
        <w:t xml:space="preserve"> inte</w:t>
      </w:r>
      <w:r w:rsidRPr="00A8553A">
        <w:t xml:space="preserve">gration is ongoing.  A previous attempt to integrate ANME2c </w:t>
      </w:r>
      <w:proofErr w:type="spellStart"/>
      <w:r w:rsidRPr="00A8553A">
        <w:rPr>
          <w:i/>
        </w:rPr>
        <w:t>mcr</w:t>
      </w:r>
      <w:proofErr w:type="spellEnd"/>
      <w:r w:rsidRPr="00A8553A">
        <w:t xml:space="preserve"> genes into the chromosome proved successful.  This was done through </w:t>
      </w:r>
      <w:r w:rsidR="00351C09">
        <w:t xml:space="preserve">                                                                                                                                                                                                                                                                                                                                                                                                                                                                                                                                                                                                                                                                                                                                                                                                                                                                                                                                                                                                                                                                                                                                                                                                                                                                                                                                                                                                                                                                                                                                                                                                                                                                                                                                                                                                                                                                                                                                                                                                                                                                                                                                                                                                                                                                                                                                                    </w:t>
      </w:r>
      <w:r w:rsidRPr="00A8553A">
        <w:t xml:space="preserve">We are currently pursuing the </w:t>
      </w:r>
      <w:proofErr w:type="spellStart"/>
      <w:r w:rsidRPr="00A8553A">
        <w:t>markerless</w:t>
      </w:r>
      <w:proofErr w:type="spellEnd"/>
      <w:r w:rsidRPr="00A8553A">
        <w:t xml:space="preserve"> approach, which has been shown to be successful for the </w:t>
      </w:r>
      <w:proofErr w:type="spellStart"/>
      <w:r w:rsidRPr="00A8553A">
        <w:rPr>
          <w:i/>
        </w:rPr>
        <w:t>Methanosphaera</w:t>
      </w:r>
      <w:proofErr w:type="spellEnd"/>
      <w:r w:rsidRPr="00A8553A">
        <w:rPr>
          <w:i/>
        </w:rPr>
        <w:t xml:space="preserve"> </w:t>
      </w:r>
      <w:proofErr w:type="spellStart"/>
      <w:r w:rsidRPr="00A8553A">
        <w:t>methyltransferase</w:t>
      </w:r>
      <w:proofErr w:type="spellEnd"/>
      <w:r w:rsidRPr="00A8553A">
        <w:t xml:space="preserve"> artificial operon (see below).  </w:t>
      </w:r>
      <w:r>
        <w:t>We have also continued to work on the cloning of heterologous activation genes</w:t>
      </w:r>
      <w:r w:rsidRPr="00A8553A">
        <w:t xml:space="preserve">.  Efforts are underway to construct both codon-optimized and non-optimized versions of the </w:t>
      </w:r>
      <w:r w:rsidRPr="00A8553A">
        <w:rPr>
          <w:i/>
        </w:rPr>
        <w:t xml:space="preserve">M. </w:t>
      </w:r>
      <w:proofErr w:type="spellStart"/>
      <w:r w:rsidRPr="00A8553A">
        <w:rPr>
          <w:i/>
        </w:rPr>
        <w:t>marburgensis</w:t>
      </w:r>
      <w:proofErr w:type="spellEnd"/>
      <w:r w:rsidRPr="00A8553A">
        <w:t xml:space="preserve"> and ANME2c</w:t>
      </w:r>
      <w:r w:rsidRPr="00A8553A">
        <w:rPr>
          <w:i/>
        </w:rPr>
        <w:t xml:space="preserve"> </w:t>
      </w:r>
      <w:r w:rsidR="00E62BE6">
        <w:t>MCR</w:t>
      </w:r>
      <w:r w:rsidRPr="00A8553A">
        <w:t xml:space="preserve"> activation genes.</w:t>
      </w:r>
      <w:r>
        <w:t xml:space="preserve">  After incorporating both </w:t>
      </w:r>
      <w:proofErr w:type="spellStart"/>
      <w:r>
        <w:rPr>
          <w:i/>
        </w:rPr>
        <w:t>mcr</w:t>
      </w:r>
      <w:proofErr w:type="spellEnd"/>
      <w:r>
        <w:rPr>
          <w:i/>
        </w:rPr>
        <w:t xml:space="preserve"> </w:t>
      </w:r>
      <w:r>
        <w:t xml:space="preserve">operons and the associated activation genes into the chromosome for each </w:t>
      </w:r>
      <w:r w:rsidR="00E62BE6">
        <w:t>MCR</w:t>
      </w:r>
      <w:r>
        <w:t xml:space="preserve"> system, another attempt to knock out the </w:t>
      </w:r>
      <w:r>
        <w:rPr>
          <w:i/>
        </w:rPr>
        <w:t xml:space="preserve">M. </w:t>
      </w:r>
      <w:proofErr w:type="spellStart"/>
      <w:r>
        <w:rPr>
          <w:i/>
        </w:rPr>
        <w:t>maripaludis</w:t>
      </w:r>
      <w:proofErr w:type="spellEnd"/>
      <w:r>
        <w:rPr>
          <w:i/>
        </w:rPr>
        <w:t xml:space="preserve"> </w:t>
      </w:r>
      <w:proofErr w:type="spellStart"/>
      <w:r>
        <w:rPr>
          <w:i/>
        </w:rPr>
        <w:t>mcr</w:t>
      </w:r>
      <w:proofErr w:type="spellEnd"/>
      <w:r>
        <w:t xml:space="preserve"> will be initiated.  A successful knockout will imply that the heterologous </w:t>
      </w:r>
      <w:r w:rsidR="00E62BE6">
        <w:t>MCR</w:t>
      </w:r>
      <w:r>
        <w:t xml:space="preserve"> is functional.</w:t>
      </w:r>
    </w:p>
    <w:p w14:paraId="05529645" w14:textId="59D0DE97" w:rsidR="001606EB" w:rsidRDefault="001606EB" w:rsidP="001606EB"/>
    <w:tbl>
      <w:tblPr>
        <w:tblW w:w="0" w:type="auto"/>
        <w:tblLook w:val="04A0" w:firstRow="1" w:lastRow="0" w:firstColumn="1" w:lastColumn="0" w:noHBand="0" w:noVBand="1"/>
      </w:tblPr>
      <w:tblGrid>
        <w:gridCol w:w="6228"/>
        <w:gridCol w:w="3348"/>
      </w:tblGrid>
      <w:tr w:rsidR="000968BA" w14:paraId="34863862" w14:textId="77777777" w:rsidTr="00CE39A8">
        <w:tc>
          <w:tcPr>
            <w:tcW w:w="6228" w:type="dxa"/>
          </w:tcPr>
          <w:p w14:paraId="149A62BF" w14:textId="77777777" w:rsidR="009B6623" w:rsidRDefault="00CE39A8" w:rsidP="00CE39A8">
            <w:pPr>
              <w:ind w:firstLine="0"/>
            </w:pPr>
            <w:r w:rsidRPr="00C727D2">
              <w:rPr>
                <w:b/>
              </w:rPr>
              <w:t>Milestone 1.4:</w:t>
            </w:r>
            <w:r w:rsidRPr="00C727D2">
              <w:t xml:space="preserve">  </w:t>
            </w:r>
            <w:r w:rsidRPr="00C727D2">
              <w:rPr>
                <w:b/>
              </w:rPr>
              <w:t xml:space="preserve">Clone </w:t>
            </w:r>
            <w:proofErr w:type="spellStart"/>
            <w:r w:rsidRPr="00C727D2">
              <w:rPr>
                <w:b/>
                <w:i/>
              </w:rPr>
              <w:t>Methanosarcina</w:t>
            </w:r>
            <w:proofErr w:type="spellEnd"/>
            <w:r w:rsidRPr="00C727D2">
              <w:rPr>
                <w:b/>
              </w:rPr>
              <w:t xml:space="preserve"> and </w:t>
            </w:r>
            <w:proofErr w:type="spellStart"/>
            <w:r w:rsidRPr="00C727D2">
              <w:rPr>
                <w:b/>
                <w:i/>
              </w:rPr>
              <w:t>Methanosphaera</w:t>
            </w:r>
            <w:proofErr w:type="spellEnd"/>
            <w:r w:rsidRPr="00C727D2">
              <w:rPr>
                <w:b/>
              </w:rPr>
              <w:t xml:space="preserve"> methanol </w:t>
            </w:r>
            <w:proofErr w:type="spellStart"/>
            <w:r w:rsidRPr="00C727D2">
              <w:rPr>
                <w:b/>
              </w:rPr>
              <w:t>methyltransferase</w:t>
            </w:r>
            <w:proofErr w:type="spellEnd"/>
            <w:r w:rsidRPr="00C727D2">
              <w:rPr>
                <w:b/>
              </w:rPr>
              <w:t xml:space="preserve"> genes into </w:t>
            </w:r>
            <w:r w:rsidRPr="00C727D2">
              <w:rPr>
                <w:b/>
                <w:i/>
              </w:rPr>
              <w:t xml:space="preserve">M. </w:t>
            </w:r>
            <w:proofErr w:type="spellStart"/>
            <w:r w:rsidRPr="00C727D2">
              <w:rPr>
                <w:b/>
                <w:i/>
              </w:rPr>
              <w:t>maripaludis</w:t>
            </w:r>
            <w:proofErr w:type="spellEnd"/>
            <w:r w:rsidRPr="00C727D2">
              <w:rPr>
                <w:b/>
              </w:rPr>
              <w:t xml:space="preserve"> and verify expression.  </w:t>
            </w:r>
            <w:r>
              <w:rPr>
                <w:rFonts w:eastAsia="Times New Roman"/>
              </w:rPr>
              <w:t xml:space="preserve">We have successfully cloned the </w:t>
            </w:r>
            <w:proofErr w:type="spellStart"/>
            <w:r w:rsidRPr="001F6C7A">
              <w:rPr>
                <w:i/>
              </w:rPr>
              <w:t>Methanosphaera</w:t>
            </w:r>
            <w:proofErr w:type="spellEnd"/>
            <w:r w:rsidRPr="001F6C7A">
              <w:t xml:space="preserve"> methanol </w:t>
            </w:r>
            <w:proofErr w:type="spellStart"/>
            <w:r w:rsidRPr="001F6C7A">
              <w:t>methyltransferase</w:t>
            </w:r>
            <w:proofErr w:type="spellEnd"/>
            <w:r w:rsidRPr="001F6C7A">
              <w:t xml:space="preserve"> genes</w:t>
            </w:r>
            <w:r>
              <w:t>, along with an activation gene, in an artificial operon and introduced the construct</w:t>
            </w:r>
            <w:r w:rsidRPr="001F6C7A">
              <w:t xml:space="preserve"> into </w:t>
            </w:r>
            <w:r w:rsidRPr="001F6C7A">
              <w:rPr>
                <w:i/>
              </w:rPr>
              <w:t xml:space="preserve">M. </w:t>
            </w:r>
            <w:proofErr w:type="spellStart"/>
            <w:r w:rsidRPr="001F6C7A">
              <w:rPr>
                <w:i/>
              </w:rPr>
              <w:t>maripaludis</w:t>
            </w:r>
            <w:proofErr w:type="spellEnd"/>
            <w:r>
              <w:t>, where it has integrated into the genome.  We have verified</w:t>
            </w:r>
            <w:r w:rsidRPr="001F6C7A">
              <w:t xml:space="preserve"> expression</w:t>
            </w:r>
            <w:r>
              <w:t xml:space="preserve"> by Western </w:t>
            </w:r>
            <w:r w:rsidRPr="00A8553A">
              <w:t>blot (Fig. 1).</w:t>
            </w:r>
            <w:r>
              <w:t xml:space="preserve">  Since the His tag is on the protein expressed from the last gene in the operon, the positive Western signal suggests that all four proteins are expressed.  This initial construct uses the </w:t>
            </w:r>
            <w:proofErr w:type="spellStart"/>
            <w:r w:rsidRPr="008518D3">
              <w:rPr>
                <w:i/>
              </w:rPr>
              <w:t>nif</w:t>
            </w:r>
            <w:proofErr w:type="spellEnd"/>
            <w:r>
              <w:t xml:space="preserve"> promoter, and we do not yet have a quantitative measure of expression.  A construct that uses the constitutive </w:t>
            </w:r>
            <w:proofErr w:type="spellStart"/>
            <w:r w:rsidRPr="0089689F">
              <w:rPr>
                <w:i/>
              </w:rPr>
              <w:t>hmv</w:t>
            </w:r>
            <w:proofErr w:type="spellEnd"/>
            <w:r>
              <w:t xml:space="preserve"> promoter is in the process of being introduced into </w:t>
            </w:r>
            <w:r w:rsidRPr="008518D3">
              <w:rPr>
                <w:i/>
              </w:rPr>
              <w:t xml:space="preserve">M. </w:t>
            </w:r>
            <w:proofErr w:type="spellStart"/>
            <w:r w:rsidRPr="008518D3">
              <w:rPr>
                <w:i/>
              </w:rPr>
              <w:t>maripaludis</w:t>
            </w:r>
            <w:proofErr w:type="spellEnd"/>
            <w:r>
              <w:t>.  Once this process is completed, we will make quantitative expression measurements.</w:t>
            </w:r>
            <w:r w:rsidR="009B6623">
              <w:t xml:space="preserve"> </w:t>
            </w:r>
          </w:p>
          <w:p w14:paraId="643AC5EF" w14:textId="77777777" w:rsidR="009B6623" w:rsidRDefault="009B6623" w:rsidP="00CE39A8">
            <w:pPr>
              <w:ind w:firstLine="0"/>
            </w:pPr>
          </w:p>
          <w:p w14:paraId="10E691BB" w14:textId="01CB02E5" w:rsidR="001606EB" w:rsidRDefault="009B6623" w:rsidP="00CE39A8">
            <w:pPr>
              <w:ind w:firstLine="0"/>
            </w:pPr>
            <w:r w:rsidRPr="009B6623">
              <w:rPr>
                <w:rFonts w:ascii="Arial" w:hAnsi="Arial" w:cs="Arial"/>
                <w:sz w:val="20"/>
                <w:szCs w:val="20"/>
              </w:rPr>
              <w:t xml:space="preserve">Fig. 1.  Western </w:t>
            </w:r>
            <w:proofErr w:type="gramStart"/>
            <w:r w:rsidRPr="009B6623">
              <w:rPr>
                <w:rFonts w:ascii="Arial" w:hAnsi="Arial" w:cs="Arial"/>
                <w:sz w:val="20"/>
                <w:szCs w:val="20"/>
              </w:rPr>
              <w:t>blot</w:t>
            </w:r>
            <w:proofErr w:type="gramEnd"/>
            <w:r w:rsidRPr="009B6623">
              <w:rPr>
                <w:rFonts w:ascii="Arial" w:hAnsi="Arial" w:cs="Arial"/>
                <w:sz w:val="20"/>
                <w:szCs w:val="20"/>
              </w:rPr>
              <w:t xml:space="preserve"> showing expression of the methanol </w:t>
            </w:r>
            <w:proofErr w:type="spellStart"/>
            <w:r w:rsidRPr="009B6623">
              <w:rPr>
                <w:rFonts w:ascii="Arial" w:hAnsi="Arial" w:cs="Arial"/>
                <w:sz w:val="20"/>
                <w:szCs w:val="20"/>
              </w:rPr>
              <w:t>methyltransferase</w:t>
            </w:r>
            <w:proofErr w:type="spellEnd"/>
            <w:r w:rsidRPr="009B6623">
              <w:rPr>
                <w:rFonts w:ascii="Arial" w:hAnsi="Arial" w:cs="Arial"/>
                <w:sz w:val="20"/>
                <w:szCs w:val="20"/>
              </w:rPr>
              <w:t xml:space="preserve"> protein </w:t>
            </w:r>
            <w:proofErr w:type="spellStart"/>
            <w:r w:rsidRPr="009B6623">
              <w:rPr>
                <w:rFonts w:ascii="Arial" w:hAnsi="Arial" w:cs="Arial"/>
                <w:sz w:val="20"/>
                <w:szCs w:val="20"/>
              </w:rPr>
              <w:t>MapB</w:t>
            </w:r>
            <w:proofErr w:type="spellEnd"/>
            <w:r w:rsidRPr="009B6623">
              <w:rPr>
                <w:rFonts w:ascii="Arial" w:hAnsi="Arial" w:cs="Arial"/>
                <w:sz w:val="20"/>
                <w:szCs w:val="20"/>
              </w:rPr>
              <w:t xml:space="preserve">. </w:t>
            </w:r>
            <w:r w:rsidRPr="009B6623">
              <w:rPr>
                <w:rFonts w:ascii="Arial" w:hAnsi="Arial" w:cs="Arial"/>
                <w:i/>
                <w:sz w:val="20"/>
                <w:szCs w:val="20"/>
              </w:rPr>
              <w:t xml:space="preserve">  </w:t>
            </w:r>
            <w:proofErr w:type="spellStart"/>
            <w:r w:rsidRPr="009B6623">
              <w:rPr>
                <w:rFonts w:ascii="Arial" w:hAnsi="Arial" w:cs="Arial"/>
                <w:sz w:val="20"/>
                <w:szCs w:val="20"/>
              </w:rPr>
              <w:t>CbiX</w:t>
            </w:r>
            <w:proofErr w:type="spellEnd"/>
            <w:r w:rsidRPr="009B6623">
              <w:rPr>
                <w:rFonts w:ascii="Arial" w:hAnsi="Arial" w:cs="Arial"/>
                <w:sz w:val="20"/>
                <w:szCs w:val="20"/>
              </w:rPr>
              <w:t xml:space="preserve"> is an unrelated </w:t>
            </w:r>
            <w:proofErr w:type="spellStart"/>
            <w:r w:rsidRPr="009B6623">
              <w:rPr>
                <w:rFonts w:ascii="Arial" w:hAnsi="Arial" w:cs="Arial"/>
                <w:sz w:val="20"/>
                <w:szCs w:val="20"/>
              </w:rPr>
              <w:t>oligohistidine</w:t>
            </w:r>
            <w:proofErr w:type="spellEnd"/>
            <w:r w:rsidRPr="009B6623">
              <w:rPr>
                <w:rFonts w:ascii="Arial" w:hAnsi="Arial" w:cs="Arial"/>
                <w:sz w:val="20"/>
                <w:szCs w:val="20"/>
              </w:rPr>
              <w:t xml:space="preserve">-containing protein expressed in </w:t>
            </w:r>
            <w:r w:rsidRPr="009B6623">
              <w:rPr>
                <w:rFonts w:ascii="Arial" w:hAnsi="Arial" w:cs="Arial"/>
                <w:i/>
                <w:sz w:val="20"/>
                <w:szCs w:val="20"/>
              </w:rPr>
              <w:t xml:space="preserve">M. </w:t>
            </w:r>
            <w:proofErr w:type="spellStart"/>
            <w:r w:rsidRPr="009B6623">
              <w:rPr>
                <w:rFonts w:ascii="Arial" w:hAnsi="Arial" w:cs="Arial"/>
                <w:i/>
                <w:sz w:val="20"/>
                <w:szCs w:val="20"/>
              </w:rPr>
              <w:t>maripaludis</w:t>
            </w:r>
            <w:proofErr w:type="spellEnd"/>
            <w:r w:rsidRPr="009B6623">
              <w:rPr>
                <w:rFonts w:ascii="Arial" w:hAnsi="Arial" w:cs="Arial"/>
                <w:sz w:val="20"/>
                <w:szCs w:val="20"/>
              </w:rPr>
              <w:t xml:space="preserve">.  </w:t>
            </w:r>
            <w:proofErr w:type="spellStart"/>
            <w:r w:rsidRPr="009B6623">
              <w:rPr>
                <w:rFonts w:ascii="Arial" w:hAnsi="Arial" w:cs="Arial"/>
                <w:sz w:val="20"/>
                <w:szCs w:val="20"/>
              </w:rPr>
              <w:t>Oligo</w:t>
            </w:r>
            <w:proofErr w:type="spellEnd"/>
            <w:r w:rsidRPr="009B6623">
              <w:rPr>
                <w:rFonts w:ascii="Arial" w:hAnsi="Arial" w:cs="Arial"/>
                <w:sz w:val="20"/>
                <w:szCs w:val="20"/>
              </w:rPr>
              <w:t>-His antibody was used</w:t>
            </w:r>
            <w:r>
              <w:t>.</w:t>
            </w:r>
          </w:p>
        </w:tc>
        <w:tc>
          <w:tcPr>
            <w:tcW w:w="3348" w:type="dxa"/>
          </w:tcPr>
          <w:p w14:paraId="7F67CA29" w14:textId="3CF8281D" w:rsidR="00CE39A8" w:rsidRDefault="005E2EA0" w:rsidP="00CE39A8">
            <w:r>
              <w:rPr>
                <w:noProof/>
              </w:rPr>
              <w:drawing>
                <wp:anchor distT="0" distB="0" distL="114300" distR="114300" simplePos="0" relativeHeight="251662336" behindDoc="0" locked="0" layoutInCell="1" allowOverlap="1" wp14:anchorId="161F0FF4" wp14:editId="1727B189">
                  <wp:simplePos x="0" y="0"/>
                  <wp:positionH relativeFrom="margin">
                    <wp:posOffset>-245745</wp:posOffset>
                  </wp:positionH>
                  <wp:positionV relativeFrom="margin">
                    <wp:posOffset>57785</wp:posOffset>
                  </wp:positionV>
                  <wp:extent cx="1924685" cy="282638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df"/>
                          <pic:cNvPicPr/>
                        </pic:nvPicPr>
                        <pic:blipFill rotWithShape="1">
                          <a:blip r:embed="rId9">
                            <a:extLst>
                              <a:ext uri="{28A0092B-C50C-407E-A947-70E740481C1C}">
                                <a14:useLocalDpi xmlns:a14="http://schemas.microsoft.com/office/drawing/2010/main" val="0"/>
                              </a:ext>
                            </a:extLst>
                          </a:blip>
                          <a:srcRect l="32024" t="25543" r="28462" b="29630"/>
                          <a:stretch/>
                        </pic:blipFill>
                        <pic:spPr bwMode="auto">
                          <a:xfrm>
                            <a:off x="0" y="0"/>
                            <a:ext cx="1924685" cy="282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17AF0" w14:textId="14E2B758" w:rsidR="001606EB" w:rsidRDefault="001606EB" w:rsidP="001606EB">
            <w:pPr>
              <w:ind w:firstLine="0"/>
            </w:pPr>
          </w:p>
        </w:tc>
      </w:tr>
    </w:tbl>
    <w:p w14:paraId="0A7EA02A" w14:textId="77777777" w:rsidR="00DC004F" w:rsidRPr="009C1D1E" w:rsidRDefault="00FD127C" w:rsidP="00FD127C">
      <w:pPr>
        <w:ind w:firstLine="0"/>
        <w:rPr>
          <w:b/>
          <w:i/>
          <w:highlight w:val="yellow"/>
        </w:rPr>
      </w:pPr>
      <w:r w:rsidRPr="009C1D1E">
        <w:rPr>
          <w:b/>
          <w:highlight w:val="yellow"/>
        </w:rPr>
        <w:t xml:space="preserve">Milestones 2.1-2.2:  Build and refine a draft metabolic model for </w:t>
      </w:r>
      <w:r w:rsidRPr="009C1D1E">
        <w:rPr>
          <w:b/>
          <w:i/>
          <w:highlight w:val="yellow"/>
        </w:rPr>
        <w:t xml:space="preserve">M. </w:t>
      </w:r>
      <w:proofErr w:type="spellStart"/>
      <w:r w:rsidRPr="009C1D1E">
        <w:rPr>
          <w:b/>
          <w:i/>
          <w:highlight w:val="yellow"/>
        </w:rPr>
        <w:t>maripaludis</w:t>
      </w:r>
      <w:proofErr w:type="spellEnd"/>
      <w:r w:rsidRPr="009C1D1E">
        <w:rPr>
          <w:b/>
          <w:i/>
          <w:highlight w:val="yellow"/>
        </w:rPr>
        <w:t xml:space="preserve"> </w:t>
      </w:r>
    </w:p>
    <w:p w14:paraId="42867386" w14:textId="27BE9E44" w:rsidR="00FD127C" w:rsidRPr="00FD127C" w:rsidRDefault="00DC004F" w:rsidP="00FD127C">
      <w:pPr>
        <w:ind w:firstLine="0"/>
        <w:rPr>
          <w:b/>
        </w:rPr>
      </w:pPr>
      <w:r w:rsidRPr="009C1D1E">
        <w:rPr>
          <w:highlight w:val="yellow"/>
        </w:rPr>
        <w:t xml:space="preserve">We built a draft metabolic model of </w:t>
      </w:r>
      <w:r w:rsidRPr="009C1D1E">
        <w:rPr>
          <w:i/>
          <w:highlight w:val="yellow"/>
        </w:rPr>
        <w:t xml:space="preserve">M. </w:t>
      </w:r>
      <w:proofErr w:type="spellStart"/>
      <w:r w:rsidRPr="009C1D1E">
        <w:rPr>
          <w:i/>
          <w:highlight w:val="yellow"/>
        </w:rPr>
        <w:t>maripaludis</w:t>
      </w:r>
      <w:proofErr w:type="spellEnd"/>
      <w:r w:rsidRPr="009C1D1E">
        <w:rPr>
          <w:i/>
          <w:highlight w:val="yellow"/>
        </w:rPr>
        <w:t xml:space="preserve"> S2</w:t>
      </w:r>
      <w:r w:rsidRPr="009C1D1E">
        <w:rPr>
          <w:highlight w:val="yellow"/>
        </w:rPr>
        <w:t xml:space="preserve"> using the </w:t>
      </w:r>
      <w:proofErr w:type="spellStart"/>
      <w:r w:rsidRPr="009C1D1E">
        <w:rPr>
          <w:highlight w:val="yellow"/>
        </w:rPr>
        <w:t>ModelSEED</w:t>
      </w:r>
      <w:proofErr w:type="spellEnd"/>
      <w:r w:rsidRPr="009C1D1E">
        <w:rPr>
          <w:highlight w:val="yellow"/>
        </w:rPr>
        <w:t xml:space="preserve"> automated model-building pipeline with our novel likelihood-based gap filling approach that maximizes consistency of gap-filling.</w:t>
      </w:r>
    </w:p>
    <w:p w14:paraId="3B0AC674" w14:textId="1DF6E850" w:rsidR="00FD127C" w:rsidRPr="00537592" w:rsidRDefault="00DC004F" w:rsidP="00FD127C">
      <w:pPr>
        <w:ind w:firstLine="0"/>
      </w:pPr>
      <w:proofErr w:type="gramStart"/>
      <w:r w:rsidRPr="00537592">
        <w:lastRenderedPageBreak/>
        <w:t>results</w:t>
      </w:r>
      <w:proofErr w:type="gramEnd"/>
      <w:r w:rsidRPr="00537592">
        <w:t xml:space="preserve"> with available genomic data </w:t>
      </w:r>
      <w: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instrText xml:space="preserve"> ADDIN EN.CITE </w:instrText>
      </w:r>
      <w: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instrText xml:space="preserve"> ADDIN EN.CITE.DATA </w:instrText>
      </w:r>
      <w:r>
        <w:fldChar w:fldCharType="end"/>
      </w:r>
      <w:r>
        <w:fldChar w:fldCharType="separate"/>
      </w:r>
      <w:r>
        <w:rPr>
          <w:noProof/>
        </w:rPr>
        <w:t>(1)</w:t>
      </w:r>
      <w:r>
        <w:fldChar w:fldCharType="end"/>
      </w:r>
      <w:r w:rsidR="00FD127C" w:rsidRPr="00537592">
        <w:rPr>
          <w:noProof/>
        </w:rPr>
        <mc:AlternateContent>
          <mc:Choice Requires="wps">
            <w:drawing>
              <wp:anchor distT="0" distB="0" distL="114300" distR="114300" simplePos="0" relativeHeight="251664384" behindDoc="0" locked="0" layoutInCell="1" allowOverlap="1" wp14:anchorId="276C23C3" wp14:editId="7AA4BE96">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E93AB" w14:textId="77777777" w:rsidR="00733167" w:rsidRDefault="00733167" w:rsidP="00FD127C">
                            <w:pPr>
                              <w:rPr>
                                <w:b/>
                              </w:rPr>
                            </w:pPr>
                            <w:r>
                              <w:rPr>
                                <w:b/>
                                <w:noProof/>
                              </w:rPr>
                              <w:drawing>
                                <wp:inline distT="0" distB="0" distL="0" distR="0" wp14:anchorId="23BC956E" wp14:editId="14BD7036">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1B63D44D" w14:textId="77777777" w:rsidR="00733167" w:rsidRPr="00537592" w:rsidRDefault="00733167" w:rsidP="00FD127C">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5FD444E5" w14:textId="77777777" w:rsidR="00733167" w:rsidRDefault="00733167" w:rsidP="00FD127C"/>
                          <w:p w14:paraId="6D63E47F" w14:textId="77777777" w:rsidR="00733167" w:rsidRDefault="00733167" w:rsidP="00FD127C"/>
                          <w:p w14:paraId="2C41DE24" w14:textId="77777777" w:rsidR="00733167" w:rsidRDefault="00733167" w:rsidP="00FD127C"/>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9.95pt;margin-top:3.3pt;width:266.85pt;height:309.7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" filled="f" stroked="f">
                <v:textbox inset=",7.2pt,,7.2pt">
                  <w:txbxContent>
                    <w:p w14:paraId="43AE93AB" w14:textId="77777777" w:rsidR="00733167" w:rsidRDefault="00733167" w:rsidP="00FD127C">
                      <w:pPr>
                        <w:rPr>
                          <w:b/>
                        </w:rPr>
                      </w:pPr>
                      <w:r>
                        <w:rPr>
                          <w:b/>
                          <w:noProof/>
                        </w:rPr>
                        <w:drawing>
                          <wp:inline distT="0" distB="0" distL="0" distR="0" wp14:anchorId="23BC956E" wp14:editId="14BD7036">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1B63D44D" w14:textId="77777777" w:rsidR="00733167" w:rsidRPr="00537592" w:rsidRDefault="00733167" w:rsidP="00FD127C">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5FD444E5" w14:textId="77777777" w:rsidR="00733167" w:rsidRDefault="00733167" w:rsidP="00FD127C"/>
                    <w:p w14:paraId="6D63E47F" w14:textId="77777777" w:rsidR="00733167" w:rsidRDefault="00733167" w:rsidP="00FD127C"/>
                    <w:p w14:paraId="2C41DE24" w14:textId="77777777" w:rsidR="00733167" w:rsidRDefault="00733167" w:rsidP="00FD127C"/>
                  </w:txbxContent>
                </v:textbox>
                <w10:wrap type="square"/>
              </v:shape>
            </w:pict>
          </mc:Fallback>
        </mc:AlternateContent>
      </w:r>
      <w:r>
        <w:t>.</w:t>
      </w:r>
      <w:r w:rsidR="00FD127C" w:rsidRPr="00537592">
        <w:t xml:space="preserve"> </w:t>
      </w:r>
      <w:del w:id="79" w:author="Matt Richards" w:date="2015-04-12T08:24:00Z">
        <w:r w:rsidR="00FD127C" w:rsidRPr="00537592" w:rsidDel="006B4700">
          <w:delText xml:space="preserve">Our draft model was able to predict growth and, </w:delText>
        </w:r>
        <w:r w:rsidR="00FD127C" w:rsidRPr="009C1D1E" w:rsidDel="006B4700">
          <w:rPr>
            <w:highlight w:val="yellow"/>
          </w:rPr>
          <w:delText xml:space="preserve">after a small amount of curation, successfully predict methane production using reasonable methanogenesis pathways. </w:delText>
        </w:r>
      </w:del>
      <w:ins w:id="80" w:author="Matt Richards" w:date="2015-04-12T08:24:00Z">
        <w:r w:rsidR="006B4700">
          <w:t>=</w:t>
        </w:r>
      </w:ins>
      <w:r w:rsidR="00FD127C" w:rsidRPr="009C1D1E">
        <w:rPr>
          <w:highlight w:val="yellow"/>
        </w:rPr>
        <w:t xml:space="preserve">We refined the draft model by correcting the electron transport chain, augmenting the number of viable carbon and nitrogen sources, </w:t>
      </w:r>
      <w:del w:id="81" w:author="Matt Richards" w:date="2015-04-12T08:29:00Z">
        <w:r w:rsidR="00FD127C" w:rsidRPr="009C1D1E" w:rsidDel="00105E4B">
          <w:rPr>
            <w:highlight w:val="yellow"/>
          </w:rPr>
          <w:delText>adding over 20% more genes</w:delText>
        </w:r>
      </w:del>
      <w:ins w:id="82" w:author="Matt Richards" w:date="2015-04-12T08:29:00Z">
        <w:r w:rsidR="00105E4B">
          <w:rPr>
            <w:highlight w:val="yellow"/>
          </w:rPr>
          <w:t>adding paths for unique coenzyme syntheses, altering</w:t>
        </w:r>
      </w:ins>
      <w:ins w:id="83" w:author="Matt Richards" w:date="2015-04-12T08:31:00Z">
        <w:r w:rsidR="00105E4B">
          <w:rPr>
            <w:highlight w:val="yellow"/>
          </w:rPr>
          <w:t xml:space="preserve"> the biomas</w:t>
        </w:r>
      </w:ins>
      <w:ins w:id="84" w:author="Matt Richards" w:date="2015-04-12T08:38:00Z">
        <w:r w:rsidR="000968BA">
          <w:rPr>
            <w:highlight w:val="yellow"/>
          </w:rPr>
          <w:t>s</w:t>
        </w:r>
      </w:ins>
      <w:ins w:id="85" w:author="Matt Richards" w:date="2015-04-12T08:31:00Z">
        <w:r w:rsidR="00105E4B">
          <w:rPr>
            <w:highlight w:val="yellow"/>
          </w:rPr>
          <w:t xml:space="preserve"> composition and</w:t>
        </w:r>
      </w:ins>
      <w:ins w:id="86" w:author="Matt Richards" w:date="2015-04-12T08:29:00Z">
        <w:r w:rsidR="00105E4B">
          <w:rPr>
            <w:highlight w:val="yellow"/>
          </w:rPr>
          <w:t xml:space="preserve"> major biosynthetic pathways</w:t>
        </w:r>
      </w:ins>
      <w:r w:rsidR="00FD127C" w:rsidRPr="009C1D1E">
        <w:rPr>
          <w:highlight w:val="yellow"/>
        </w:rPr>
        <w:t xml:space="preserve">, and modifying our gene-protein-reaction relationships to accurately reflect recent literature. </w:t>
      </w:r>
      <w:proofErr w:type="gramStart"/>
      <w:r w:rsidR="00FD127C" w:rsidRPr="009C1D1E">
        <w:rPr>
          <w:highlight w:val="yellow"/>
        </w:rPr>
        <w:t>Our</w:t>
      </w:r>
      <w:proofErr w:type="gramEnd"/>
      <w:r w:rsidR="00FD127C" w:rsidRPr="009C1D1E">
        <w:rPr>
          <w:highlight w:val="yellow"/>
        </w:rPr>
        <w:t xml:space="preserve"> completed model accurately depicts core metabolism of </w:t>
      </w:r>
      <w:r w:rsidR="00FD127C" w:rsidRPr="009C1D1E">
        <w:rPr>
          <w:i/>
          <w:highlight w:val="yellow"/>
        </w:rPr>
        <w:t xml:space="preserve">M. </w:t>
      </w:r>
      <w:proofErr w:type="spellStart"/>
      <w:r w:rsidR="00FD127C" w:rsidRPr="009C1D1E">
        <w:rPr>
          <w:i/>
          <w:highlight w:val="yellow"/>
        </w:rPr>
        <w:t>maripaludis</w:t>
      </w:r>
      <w:proofErr w:type="spellEnd"/>
      <w:r w:rsidR="00FD127C" w:rsidRPr="009C1D1E">
        <w:rPr>
          <w:highlight w:val="yellow"/>
        </w:rPr>
        <w:t xml:space="preserve"> and predicts reasonable growth yields on all common defined media conditions. </w:t>
      </w:r>
      <w:ins w:id="87" w:author="Matt Richards" w:date="2015-04-12T08:31:00Z">
        <w:r w:rsidR="00105E4B">
          <w:rPr>
            <w:highlight w:val="yellow"/>
          </w:rPr>
          <w:t xml:space="preserve">Furthermore, our </w:t>
        </w:r>
      </w:ins>
      <w:ins w:id="88" w:author="Matt Richards" w:date="2015-04-12T08:40:00Z">
        <w:r w:rsidR="000968BA">
          <w:rPr>
            <w:highlight w:val="yellow"/>
          </w:rPr>
          <w:t>literature-based</w:t>
        </w:r>
      </w:ins>
      <w:ins w:id="89" w:author="Matt Richards" w:date="2015-04-12T08:41:00Z">
        <w:r w:rsidR="000968BA">
          <w:rPr>
            <w:highlight w:val="yellow"/>
          </w:rPr>
          <w:t xml:space="preserve"> </w:t>
        </w:r>
      </w:ins>
      <w:ins w:id="90" w:author="Matt Richards" w:date="2015-04-12T08:31:00Z">
        <w:r w:rsidR="00105E4B">
          <w:rPr>
            <w:highlight w:val="yellow"/>
          </w:rPr>
          <w:t xml:space="preserve">refinements have increased </w:t>
        </w:r>
      </w:ins>
      <w:ins w:id="91" w:author="Matt Richards" w:date="2015-04-12T08:32:00Z">
        <w:r w:rsidR="00105E4B">
          <w:rPr>
            <w:highlight w:val="yellow"/>
          </w:rPr>
          <w:t xml:space="preserve">the model’s </w:t>
        </w:r>
      </w:ins>
      <w:ins w:id="92" w:author="Matt Richards" w:date="2015-04-12T08:41:00Z">
        <w:r w:rsidR="000968BA">
          <w:rPr>
            <w:highlight w:val="yellow"/>
          </w:rPr>
          <w:t>genome</w:t>
        </w:r>
      </w:ins>
      <w:ins w:id="93" w:author="Matt Richards" w:date="2015-04-12T08:32:00Z">
        <w:r w:rsidR="00105E4B">
          <w:rPr>
            <w:highlight w:val="yellow"/>
          </w:rPr>
          <w:t xml:space="preserve"> coverage by </w:t>
        </w:r>
      </w:ins>
      <w:ins w:id="94" w:author="Matt Richards" w:date="2015-04-12T08:41:00Z">
        <w:r w:rsidR="000968BA">
          <w:rPr>
            <w:highlight w:val="yellow"/>
          </w:rPr>
          <w:t xml:space="preserve">adding </w:t>
        </w:r>
      </w:ins>
      <w:ins w:id="95" w:author="Matt Richards" w:date="2015-04-12T08:32:00Z">
        <w:r w:rsidR="00105E4B">
          <w:rPr>
            <w:highlight w:val="yellow"/>
          </w:rPr>
          <w:t>over 27%</w:t>
        </w:r>
        <w:r w:rsidR="000968BA">
          <w:rPr>
            <w:highlight w:val="yellow"/>
          </w:rPr>
          <w:t xml:space="preserve"> </w:t>
        </w:r>
      </w:ins>
      <w:ins w:id="96" w:author="Matt Richards" w:date="2015-04-12T08:41:00Z">
        <w:r w:rsidR="000968BA">
          <w:rPr>
            <w:highlight w:val="yellow"/>
          </w:rPr>
          <w:t>more genes</w:t>
        </w:r>
      </w:ins>
      <w:ins w:id="97" w:author="Matt Richards" w:date="2015-04-12T08:32:00Z">
        <w:r w:rsidR="00105E4B">
          <w:rPr>
            <w:highlight w:val="yellow"/>
          </w:rPr>
          <w:t xml:space="preserve">. </w:t>
        </w:r>
      </w:ins>
      <w:r w:rsidR="00FD127C" w:rsidRPr="009C1D1E">
        <w:rPr>
          <w:highlight w:val="yellow"/>
        </w:rPr>
        <w:t xml:space="preserve">We </w:t>
      </w:r>
      <w:del w:id="98" w:author="Matt Richards" w:date="2015-04-12T08:33:00Z">
        <w:r w:rsidR="00FD127C" w:rsidRPr="009C1D1E" w:rsidDel="00105E4B">
          <w:rPr>
            <w:highlight w:val="yellow"/>
          </w:rPr>
          <w:delText xml:space="preserve">are </w:delText>
        </w:r>
      </w:del>
      <w:ins w:id="99" w:author="Matt Richards" w:date="2015-04-12T08:33:00Z">
        <w:r w:rsidR="00105E4B">
          <w:rPr>
            <w:highlight w:val="yellow"/>
          </w:rPr>
          <w:t xml:space="preserve">have worked with the Leigh group to harvest cells for targeted metabolomics experiments on high- and low-hydrogen conditions, which will </w:t>
        </w:r>
      </w:ins>
      <w:ins w:id="100" w:author="Matt Richards" w:date="2015-04-12T08:34:00Z">
        <w:r w:rsidR="00105E4B">
          <w:rPr>
            <w:highlight w:val="yellow"/>
          </w:rPr>
          <w:t>allow us to better understand the metabolites present during steady-state growth under these conditions. We are</w:t>
        </w:r>
      </w:ins>
      <w:ins w:id="101" w:author="Matt Richards" w:date="2015-04-12T08:33:00Z">
        <w:r w:rsidR="00105E4B" w:rsidRPr="009C1D1E">
          <w:rPr>
            <w:highlight w:val="yellow"/>
          </w:rPr>
          <w:t xml:space="preserve"> </w:t>
        </w:r>
      </w:ins>
      <w:r w:rsidR="00FD127C" w:rsidRPr="009C1D1E">
        <w:rPr>
          <w:highlight w:val="yellow"/>
        </w:rPr>
        <w:t>currently</w:t>
      </w:r>
      <w:ins w:id="102" w:author="Matt Richards" w:date="2015-04-12T08:34:00Z">
        <w:r w:rsidR="00105E4B">
          <w:rPr>
            <w:highlight w:val="yellow"/>
          </w:rPr>
          <w:t xml:space="preserve"> running</w:t>
        </w:r>
      </w:ins>
      <w:ins w:id="103" w:author="Matt Richards" w:date="2015-04-12T08:35:00Z">
        <w:r w:rsidR="00105E4B">
          <w:rPr>
            <w:highlight w:val="yellow"/>
          </w:rPr>
          <w:t xml:space="preserve"> experiments to measure</w:t>
        </w:r>
      </w:ins>
      <w:del w:id="104" w:author="Matt Richards" w:date="2015-04-12T08:34:00Z">
        <w:r w:rsidR="00FD127C" w:rsidRPr="009C1D1E" w:rsidDel="00105E4B">
          <w:rPr>
            <w:highlight w:val="yellow"/>
          </w:rPr>
          <w:delText xml:space="preserve"> setting up</w:delText>
        </w:r>
      </w:del>
      <w:ins w:id="105" w:author="Matt Richards" w:date="2015-04-12T08:35:00Z">
        <w:r w:rsidR="00105E4B">
          <w:rPr>
            <w:highlight w:val="yellow"/>
          </w:rPr>
          <w:t xml:space="preserve"> growth yield and cell dry weight</w:t>
        </w:r>
      </w:ins>
      <w:r w:rsidR="00FD127C" w:rsidRPr="009C1D1E">
        <w:rPr>
          <w:highlight w:val="yellow"/>
        </w:rPr>
        <w:t xml:space="preserve"> </w:t>
      </w:r>
      <w:del w:id="106" w:author="Matt Richards" w:date="2015-04-12T08:35:00Z">
        <w:r w:rsidR="00FD127C" w:rsidRPr="009C1D1E" w:rsidDel="00105E4B">
          <w:rPr>
            <w:highlight w:val="yellow"/>
          </w:rPr>
          <w:delText xml:space="preserve">experiments </w:delText>
        </w:r>
      </w:del>
      <w:del w:id="107" w:author="Matt Richards" w:date="2015-04-12T08:34:00Z">
        <w:r w:rsidR="00FD127C" w:rsidRPr="009C1D1E" w:rsidDel="00105E4B">
          <w:rPr>
            <w:highlight w:val="yellow"/>
          </w:rPr>
          <w:delText xml:space="preserve">with the Leigh group </w:delText>
        </w:r>
      </w:del>
      <w:del w:id="108" w:author="Matt Richards" w:date="2015-04-12T08:35:00Z">
        <w:r w:rsidR="00FD127C" w:rsidRPr="009C1D1E" w:rsidDel="00105E4B">
          <w:rPr>
            <w:highlight w:val="yellow"/>
          </w:rPr>
          <w:delText xml:space="preserve">to gather growth yield and metabolomics </w:delText>
        </w:r>
      </w:del>
      <w:r w:rsidR="00FD127C" w:rsidRPr="009C1D1E">
        <w:rPr>
          <w:highlight w:val="yellow"/>
        </w:rPr>
        <w:t>data</w:t>
      </w:r>
      <w:ins w:id="109" w:author="Matt Richards" w:date="2015-04-12T08:36:00Z">
        <w:r w:rsidR="000968BA">
          <w:rPr>
            <w:highlight w:val="yellow"/>
          </w:rPr>
          <w:t>; these results, coupled with th</w:t>
        </w:r>
      </w:ins>
      <w:ins w:id="110" w:author="Matt Richards" w:date="2015-04-12T08:37:00Z">
        <w:r w:rsidR="000968BA">
          <w:rPr>
            <w:highlight w:val="yellow"/>
          </w:rPr>
          <w:t>ose from the</w:t>
        </w:r>
      </w:ins>
      <w:ins w:id="111" w:author="Matt Richards" w:date="2015-04-12T08:36:00Z">
        <w:r w:rsidR="000968BA">
          <w:rPr>
            <w:highlight w:val="yellow"/>
          </w:rPr>
          <w:t xml:space="preserve"> metabolomics</w:t>
        </w:r>
      </w:ins>
      <w:ins w:id="112" w:author="Matt Richards" w:date="2015-04-12T08:37:00Z">
        <w:r w:rsidR="000968BA">
          <w:rPr>
            <w:highlight w:val="yellow"/>
          </w:rPr>
          <w:t xml:space="preserve"> experiments</w:t>
        </w:r>
      </w:ins>
      <w:ins w:id="113" w:author="Matt Richards" w:date="2015-04-12T08:36:00Z">
        <w:r w:rsidR="000968BA">
          <w:rPr>
            <w:highlight w:val="yellow"/>
          </w:rPr>
          <w:t xml:space="preserve">, </w:t>
        </w:r>
      </w:ins>
      <w:ins w:id="114" w:author="Matt Richards" w:date="2015-04-12T08:37:00Z">
        <w:r w:rsidR="000968BA">
          <w:rPr>
            <w:highlight w:val="yellow"/>
          </w:rPr>
          <w:t>will form the</w:t>
        </w:r>
      </w:ins>
      <w:del w:id="115" w:author="Matt Richards" w:date="2015-04-12T08:37:00Z">
        <w:r w:rsidR="00FD127C" w:rsidRPr="009C1D1E" w:rsidDel="000968BA">
          <w:rPr>
            <w:highlight w:val="yellow"/>
          </w:rPr>
          <w:delText xml:space="preserve"> to</w:delText>
        </w:r>
      </w:del>
      <w:r w:rsidR="00FD127C" w:rsidRPr="009C1D1E">
        <w:rPr>
          <w:highlight w:val="yellow"/>
        </w:rPr>
        <w:t xml:space="preserve"> validat</w:t>
      </w:r>
      <w:ins w:id="116" w:author="Matt Richards" w:date="2015-04-12T08:37:00Z">
        <w:r w:rsidR="000968BA">
          <w:rPr>
            <w:highlight w:val="yellow"/>
          </w:rPr>
          <w:t>ion</w:t>
        </w:r>
      </w:ins>
      <w:del w:id="117" w:author="Matt Richards" w:date="2015-04-12T08:37:00Z">
        <w:r w:rsidR="00FD127C" w:rsidRPr="009C1D1E" w:rsidDel="000968BA">
          <w:rPr>
            <w:highlight w:val="yellow"/>
          </w:rPr>
          <w:delText>e</w:delText>
        </w:r>
      </w:del>
      <w:r w:rsidR="00FD127C" w:rsidRPr="009C1D1E">
        <w:rPr>
          <w:highlight w:val="yellow"/>
        </w:rPr>
        <w:t xml:space="preserve"> </w:t>
      </w:r>
      <w:ins w:id="118" w:author="Matt Richards" w:date="2015-04-12T08:37:00Z">
        <w:r w:rsidR="000968BA">
          <w:rPr>
            <w:highlight w:val="yellow"/>
          </w:rPr>
          <w:t xml:space="preserve">set for </w:t>
        </w:r>
      </w:ins>
      <w:r w:rsidR="00FD127C" w:rsidRPr="009C1D1E">
        <w:rPr>
          <w:highlight w:val="yellow"/>
        </w:rPr>
        <w:t>our model</w:t>
      </w:r>
      <w:del w:id="119" w:author="Matt Richards" w:date="2015-04-12T08:36:00Z">
        <w:r w:rsidR="00FD127C" w:rsidRPr="009C1D1E" w:rsidDel="000968BA">
          <w:rPr>
            <w:highlight w:val="yellow"/>
          </w:rPr>
          <w:delText xml:space="preserve"> and investigate the presence of intermediate metabolites in M. maripaludis during steady state growth</w:delText>
        </w:r>
      </w:del>
      <w:r w:rsidR="00FD127C" w:rsidRPr="009C1D1E">
        <w:rPr>
          <w:highlight w:val="yellow"/>
        </w:rPr>
        <w:t xml:space="preserve">. Concurrently, we </w:t>
      </w:r>
      <w:ins w:id="120" w:author="Matt Richards" w:date="2015-04-12T08:38:00Z">
        <w:r w:rsidR="000968BA">
          <w:rPr>
            <w:highlight w:val="yellow"/>
          </w:rPr>
          <w:t xml:space="preserve">have begun </w:t>
        </w:r>
      </w:ins>
      <w:ins w:id="121" w:author="Matt Richards" w:date="2015-04-12T08:39:00Z">
        <w:r w:rsidR="000968BA">
          <w:rPr>
            <w:highlight w:val="yellow"/>
          </w:rPr>
          <w:t>to manually simulate</w:t>
        </w:r>
      </w:ins>
      <w:ins w:id="122" w:author="Matt Richards" w:date="2015-04-12T08:38:00Z">
        <w:r w:rsidR="000968BA">
          <w:rPr>
            <w:highlight w:val="yellow"/>
          </w:rPr>
          <w:t xml:space="preserve"> </w:t>
        </w:r>
      </w:ins>
      <w:ins w:id="123" w:author="Matt Richards" w:date="2015-04-12T08:39:00Z">
        <w:r w:rsidR="000968BA">
          <w:rPr>
            <w:highlight w:val="yellow"/>
          </w:rPr>
          <w:t xml:space="preserve">strategies for engineering </w:t>
        </w:r>
        <w:r w:rsidR="000968BA">
          <w:rPr>
            <w:i/>
            <w:highlight w:val="yellow"/>
          </w:rPr>
          <w:t xml:space="preserve">M. </w:t>
        </w:r>
        <w:proofErr w:type="spellStart"/>
        <w:r w:rsidR="000968BA">
          <w:rPr>
            <w:i/>
            <w:highlight w:val="yellow"/>
          </w:rPr>
          <w:t>maripaludis</w:t>
        </w:r>
        <w:proofErr w:type="spellEnd"/>
        <w:r w:rsidR="000968BA">
          <w:rPr>
            <w:i/>
            <w:highlight w:val="yellow"/>
          </w:rPr>
          <w:t xml:space="preserve"> </w:t>
        </w:r>
        <w:r w:rsidR="000968BA">
          <w:rPr>
            <w:highlight w:val="yellow"/>
          </w:rPr>
          <w:t>to produce methanol from methane and we</w:t>
        </w:r>
      </w:ins>
      <w:ins w:id="124" w:author="Matt Richards" w:date="2015-04-12T08:38:00Z">
        <w:r w:rsidR="000968BA">
          <w:rPr>
            <w:highlight w:val="yellow"/>
          </w:rPr>
          <w:t xml:space="preserve"> </w:t>
        </w:r>
      </w:ins>
      <w:r w:rsidR="00FD127C" w:rsidRPr="009C1D1E">
        <w:rPr>
          <w:highlight w:val="yellow"/>
        </w:rPr>
        <w:t xml:space="preserve">are adapting the </w:t>
      </w:r>
      <w:proofErr w:type="spellStart"/>
      <w:r w:rsidR="00FD127C" w:rsidRPr="009C1D1E">
        <w:rPr>
          <w:highlight w:val="yellow"/>
        </w:rPr>
        <w:t>SimOptStrain</w:t>
      </w:r>
      <w:proofErr w:type="spellEnd"/>
      <w:r w:rsidR="00FD127C" w:rsidRPr="009C1D1E">
        <w:rPr>
          <w:highlight w:val="yellow"/>
        </w:rPr>
        <w:t xml:space="preserve"> bi-level optimization method </w:t>
      </w:r>
      <w:r w:rsidR="00AC78F1" w:rsidRPr="009C1D1E">
        <w:rPr>
          <w:highlight w:val="yellow"/>
        </w:rPr>
        <w:fldChar w:fldCharType="begin"/>
      </w:r>
      <w:r w:rsidR="007E3F70" w:rsidRPr="009C1D1E">
        <w:rPr>
          <w:highlight w:val="yellow"/>
        </w:rPr>
        <w:instrText xml:space="preserve"> ADDIN EN.CITE &lt;EndNote&gt;&lt;Cite&gt;&lt;Author&gt;Kim&lt;/Author&gt;&lt;Year&gt;2011&lt;/Year&gt;&lt;RecNum&gt;8125&lt;/RecNum&gt;&lt;DisplayText&gt;(2)&lt;/DisplayText&gt;&lt;record&gt;&lt;rec-number&gt;8125&lt;/rec-number&gt;&lt;foreign-keys&gt;&lt;key app="EN" db-id="tfrxp0v07xtd9je9s2r5dtwuxvz2xxzaepp0" timestamp="1420718721"&gt;8125&lt;/key&gt;&lt;/foreign-keys&gt;&lt;ref-type name="Journal Article"&gt;17&lt;/ref-type&gt;&lt;contributors&gt;&lt;authors&gt;&lt;author&gt;Kim, J.&lt;/author&gt;&lt;author&gt;Reed, J. L.&lt;/author&gt;&lt;author&gt;Maravelias, C. T.&lt;/author&gt;&lt;/authors&gt;&lt;/contributors&gt;&lt;auth-address&gt;Department of Chemical and Biological Engineering, University of Wisconsin-Madison, Madison, Wisconsin, United States of America.&lt;/auth-address&gt;&lt;titles&gt;&lt;title&gt;Large-scale bi-level strain design approaches and mixed-integer programming solution techniques&lt;/title&gt;&lt;secondary-title&gt;PLoS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One&lt;/abbr-1&gt;&lt;/alt-periodical&gt;&lt;pages&gt;e24162&lt;/pages&gt;&lt;volume&gt;6&lt;/volume&gt;&lt;number&gt;9&lt;/number&gt;&lt;keywords&gt;&lt;keyword&gt;Computational Biology/*methods&lt;/keyword&gt;&lt;keyword&gt;Escherichia coli/genetics/*metabolism&lt;/keyword&gt;&lt;keyword&gt;Gene Deletion&lt;/keyword&gt;&lt;keyword&gt;Glutamates/metabolism&lt;/keyword&gt;&lt;keyword&gt;Glycerol/metabolism&lt;/keyword&gt;&lt;keyword&gt;Metabolic Engineering/*methods&lt;/keyword&gt;&lt;keyword&gt;Metabolomics/methods&lt;/keyword&gt;&lt;keyword&gt;Reproducibility of Results&lt;/keyword&gt;&lt;keyword&gt;*Software&lt;/keyword&gt;&lt;keyword&gt;Succinic Acid/metabolism&lt;/keyword&gt;&lt;/keywords&gt;&lt;dates&gt;&lt;year&gt;2011&lt;/year&gt;&lt;/dates&gt;&lt;isbn&gt;1932-6203 (Electronic)&amp;#xD;1932-6203 (Linking)&lt;/isbn&gt;&lt;accession-num&gt;21949695&lt;/accession-num&gt;&lt;urls&gt;&lt;related-urls&gt;&lt;url&gt;http://www.ncbi.nlm.nih.gov/pubmed/21949695&lt;/url&gt;&lt;/related-urls&gt;&lt;/urls&gt;&lt;custom2&gt;3175644&lt;/custom2&gt;&lt;electronic-resource-num&gt;10.1371/journal.pone.0024162&lt;/electronic-resource-num&gt;&lt;/record&gt;&lt;/Cite&gt;&lt;/EndNote&gt;</w:instrText>
      </w:r>
      <w:r w:rsidR="00AC78F1" w:rsidRPr="009C1D1E">
        <w:rPr>
          <w:highlight w:val="yellow"/>
        </w:rPr>
        <w:fldChar w:fldCharType="separate"/>
      </w:r>
      <w:r w:rsidR="007E3F70" w:rsidRPr="009C1D1E">
        <w:rPr>
          <w:noProof/>
          <w:highlight w:val="yellow"/>
        </w:rPr>
        <w:t>(2)</w:t>
      </w:r>
      <w:r w:rsidR="00AC78F1" w:rsidRPr="009C1D1E">
        <w:rPr>
          <w:highlight w:val="yellow"/>
        </w:rPr>
        <w:fldChar w:fldCharType="end"/>
      </w:r>
      <w:r w:rsidR="00FD127C" w:rsidRPr="009C1D1E">
        <w:rPr>
          <w:highlight w:val="yellow"/>
        </w:rPr>
        <w:t xml:space="preserve"> to </w:t>
      </w:r>
      <w:del w:id="125" w:author="Matt Richards" w:date="2015-04-12T08:40:00Z">
        <w:r w:rsidR="00FD127C" w:rsidRPr="009C1D1E" w:rsidDel="000968BA">
          <w:rPr>
            <w:highlight w:val="yellow"/>
          </w:rPr>
          <w:delText xml:space="preserve">predict strategies for engineering </w:delText>
        </w:r>
        <w:r w:rsidR="00FD127C" w:rsidRPr="009C1D1E" w:rsidDel="000968BA">
          <w:rPr>
            <w:i/>
            <w:highlight w:val="yellow"/>
          </w:rPr>
          <w:delText xml:space="preserve">M. maripaludis </w:delText>
        </w:r>
        <w:r w:rsidR="00FD127C" w:rsidRPr="009C1D1E" w:rsidDel="000968BA">
          <w:rPr>
            <w:highlight w:val="yellow"/>
          </w:rPr>
          <w:delText>to produce methanol from methane.</w:delText>
        </w:r>
      </w:del>
      <w:ins w:id="126" w:author="Matt Richards" w:date="2015-04-12T08:40:00Z">
        <w:r w:rsidR="000968BA">
          <w:t xml:space="preserve">assist in this process. </w:t>
        </w:r>
      </w:ins>
    </w:p>
    <w:p w14:paraId="74267A7D" w14:textId="77777777" w:rsidR="009B6623" w:rsidRDefault="009B6623" w:rsidP="0068200E">
      <w:pPr>
        <w:ind w:firstLine="0"/>
        <w:rPr>
          <w:b/>
        </w:rPr>
      </w:pPr>
    </w:p>
    <w:p w14:paraId="798A4A14" w14:textId="7640CF76" w:rsidR="006178C6" w:rsidRDefault="006178C6" w:rsidP="0068200E">
      <w:pPr>
        <w:ind w:firstLine="0"/>
        <w:rPr>
          <w:b/>
        </w:rPr>
      </w:pPr>
      <w:r>
        <w:rPr>
          <w:b/>
        </w:rPr>
        <w:t>Milestone</w:t>
      </w:r>
      <w:r w:rsidRPr="00035B61">
        <w:rPr>
          <w:b/>
        </w:rPr>
        <w:t xml:space="preserve"> </w:t>
      </w:r>
      <w:r>
        <w:rPr>
          <w:b/>
        </w:rPr>
        <w:t xml:space="preserve">3.2. </w:t>
      </w:r>
      <w:r w:rsidRPr="007C7628">
        <w:rPr>
          <w:b/>
        </w:rPr>
        <w:t xml:space="preserve">Deliver an HDR with a specific activity (purified protein) of at least 10 units/mg </w:t>
      </w:r>
      <w:r>
        <w:rPr>
          <w:b/>
        </w:rPr>
        <w:t>that</w:t>
      </w:r>
      <w:r w:rsidRPr="007C7628">
        <w:rPr>
          <w:b/>
        </w:rPr>
        <w:t xml:space="preserve"> couples effectively to the MCR and </w:t>
      </w:r>
      <w:proofErr w:type="spellStart"/>
      <w:r w:rsidRPr="007C7628">
        <w:rPr>
          <w:b/>
        </w:rPr>
        <w:t>methyltransferase</w:t>
      </w:r>
      <w:proofErr w:type="spellEnd"/>
      <w:r w:rsidRPr="007C7628">
        <w:t>.</w:t>
      </w:r>
    </w:p>
    <w:tbl>
      <w:tblPr>
        <w:tblW w:w="0" w:type="auto"/>
        <w:tblLayout w:type="fixed"/>
        <w:tblLook w:val="04A0" w:firstRow="1" w:lastRow="0" w:firstColumn="1" w:lastColumn="0" w:noHBand="0" w:noVBand="1"/>
      </w:tblPr>
      <w:tblGrid>
        <w:gridCol w:w="4068"/>
        <w:gridCol w:w="5508"/>
      </w:tblGrid>
      <w:tr w:rsidR="007C7628" w14:paraId="1277C3EF" w14:textId="77777777" w:rsidTr="007C7628">
        <w:tc>
          <w:tcPr>
            <w:tcW w:w="4068" w:type="dxa"/>
          </w:tcPr>
          <w:p w14:paraId="53A5F5E9" w14:textId="0C0D6938" w:rsidR="007C7628" w:rsidRDefault="007C7628" w:rsidP="006178C6">
            <w:pPr>
              <w:ind w:firstLine="0"/>
              <w:rPr>
                <w:b/>
              </w:rPr>
            </w:pPr>
            <w:r w:rsidRPr="007C7628">
              <w:lastRenderedPageBreak/>
              <w:t xml:space="preserve">The HDR that is native to our genetic host, </w:t>
            </w:r>
            <w:r w:rsidRPr="007C7628">
              <w:rPr>
                <w:i/>
              </w:rPr>
              <w:t xml:space="preserve">M. </w:t>
            </w:r>
            <w:proofErr w:type="spellStart"/>
            <w:r w:rsidRPr="007C7628">
              <w:rPr>
                <w:i/>
              </w:rPr>
              <w:t>maripaludis</w:t>
            </w:r>
            <w:proofErr w:type="spellEnd"/>
            <w:r w:rsidRPr="007C7628">
              <w:t xml:space="preserve">, was assayed and found to </w:t>
            </w:r>
            <w:r w:rsidR="006178C6">
              <w:t>be at least as</w:t>
            </w:r>
            <w:r w:rsidRPr="007C7628">
              <w:t xml:space="preserve"> active </w:t>
            </w:r>
            <w:r w:rsidR="006178C6">
              <w:t>as</w:t>
            </w:r>
            <w:r w:rsidRPr="007C7628">
              <w:t xml:space="preserve"> the</w:t>
            </w:r>
            <w:r w:rsidR="006178C6">
              <w:t xml:space="preserve"> well-studied</w:t>
            </w:r>
            <w:r w:rsidRPr="007C7628">
              <w:t xml:space="preserve"> </w:t>
            </w:r>
            <w:r w:rsidRPr="007C7628">
              <w:rPr>
                <w:i/>
              </w:rPr>
              <w:t xml:space="preserve">M. </w:t>
            </w:r>
            <w:proofErr w:type="spellStart"/>
            <w:r w:rsidRPr="007C7628">
              <w:rPr>
                <w:i/>
              </w:rPr>
              <w:t>marburgensis</w:t>
            </w:r>
            <w:proofErr w:type="spellEnd"/>
            <w:r w:rsidRPr="007C7628">
              <w:t xml:space="preserve"> enzyme (Table I).  Because th</w:t>
            </w:r>
            <w:r>
              <w:t>is</w:t>
            </w:r>
            <w:r w:rsidRPr="007C7628">
              <w:t xml:space="preserve"> enzyme </w:t>
            </w:r>
            <w:r w:rsidR="006178C6">
              <w:t>has an activity that exceeds our requirements,</w:t>
            </w:r>
            <w:r w:rsidRPr="007C7628">
              <w:t xml:space="preserve"> in both forward and reverse directions, we expect </w:t>
            </w:r>
            <w:r w:rsidR="006178C6">
              <w:t xml:space="preserve">that </w:t>
            </w:r>
            <w:r w:rsidRPr="007C7628">
              <w:t xml:space="preserve">the native </w:t>
            </w:r>
            <w:r w:rsidRPr="007C7628">
              <w:rPr>
                <w:i/>
              </w:rPr>
              <w:t xml:space="preserve">M. </w:t>
            </w:r>
            <w:proofErr w:type="spellStart"/>
            <w:r w:rsidRPr="007C7628">
              <w:rPr>
                <w:i/>
              </w:rPr>
              <w:t>maripaludis</w:t>
            </w:r>
            <w:proofErr w:type="spellEnd"/>
            <w:r w:rsidRPr="007C7628">
              <w:t xml:space="preserve"> enzyme </w:t>
            </w:r>
            <w:r w:rsidR="006178C6">
              <w:t>will</w:t>
            </w:r>
            <w:r w:rsidRPr="007C7628">
              <w:t xml:space="preserve"> support methane oxidation to methanol. Therefore, we do not expect to need to genetically engineer an enzyme from ANME. We have not yet determined coupling to MCR and the </w:t>
            </w:r>
            <w:proofErr w:type="spellStart"/>
            <w:r w:rsidRPr="007C7628">
              <w:t>MeTr</w:t>
            </w:r>
            <w:proofErr w:type="spellEnd"/>
            <w:r w:rsidRPr="007C7628">
              <w:t>.</w:t>
            </w:r>
            <w:r w:rsidR="006178C6">
              <w:t xml:space="preserve"> This will be done in </w:t>
            </w:r>
            <w:proofErr w:type="gramStart"/>
            <w:r w:rsidR="006178C6">
              <w:t>an</w:t>
            </w:r>
            <w:proofErr w:type="gramEnd"/>
            <w:r w:rsidR="006178C6">
              <w:t xml:space="preserve"> vivo assay of methanol conversion to methane (Milestone 1.4).</w:t>
            </w:r>
          </w:p>
        </w:tc>
        <w:tc>
          <w:tcPr>
            <w:tcW w:w="5508" w:type="dxa"/>
          </w:tcPr>
          <w:p w14:paraId="20D7D0F3" w14:textId="5FFFEE7A" w:rsidR="007C7628" w:rsidRDefault="007C7628" w:rsidP="007C7628">
            <w:pPr>
              <w:ind w:firstLine="0"/>
              <w:rPr>
                <w:b/>
              </w:rPr>
            </w:pPr>
            <w:r>
              <w:rPr>
                <w:b/>
                <w:noProof/>
              </w:rPr>
              <w:drawing>
                <wp:inline distT="0" distB="0" distL="0" distR="0" wp14:anchorId="1A7CE60C" wp14:editId="17F2FDD1">
                  <wp:extent cx="3606800" cy="2540000"/>
                  <wp:effectExtent l="0" t="0" r="0" b="0"/>
                  <wp:docPr id="4" name="Picture 4" descr="Macintosh HD:Users:sragsdal:Desktop:DARWIN MacBookPro:Grants:ARPA-E Methane oxidation:Quarterly Reports:Quarter 1_2015:HCR assa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esktop:DARWIN MacBookPro:Grants:ARPA-E Methane oxidation:Quarterly Reports:Quarter 1_2015:HCR assay.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00" cy="2540000"/>
                          </a:xfrm>
                          <a:prstGeom prst="rect">
                            <a:avLst/>
                          </a:prstGeom>
                          <a:noFill/>
                          <a:ln>
                            <a:noFill/>
                          </a:ln>
                        </pic:spPr>
                      </pic:pic>
                    </a:graphicData>
                  </a:graphic>
                </wp:inline>
              </w:drawing>
            </w:r>
          </w:p>
        </w:tc>
      </w:tr>
    </w:tbl>
    <w:p w14:paraId="31163532" w14:textId="44AE637C" w:rsidR="007C7628" w:rsidRPr="007C7628" w:rsidRDefault="00E933EC" w:rsidP="007C7628">
      <w:pPr>
        <w:ind w:firstLine="0"/>
      </w:pPr>
      <w:r>
        <w:rPr>
          <w:b/>
        </w:rPr>
        <w:t>Milestone</w:t>
      </w:r>
      <w:r w:rsidRPr="00035B61">
        <w:rPr>
          <w:b/>
        </w:rPr>
        <w:t xml:space="preserve"> </w:t>
      </w:r>
      <w:r>
        <w:rPr>
          <w:b/>
        </w:rPr>
        <w:t xml:space="preserve">3.3. </w:t>
      </w:r>
      <w:proofErr w:type="spellStart"/>
      <w:r w:rsidR="007C7628" w:rsidRPr="00E933EC">
        <w:rPr>
          <w:b/>
        </w:rPr>
        <w:t>Methyl-SCoM</w:t>
      </w:r>
      <w:proofErr w:type="gramStart"/>
      <w:r w:rsidR="007C7628" w:rsidRPr="00E933EC">
        <w:rPr>
          <w:b/>
        </w:rPr>
        <w:t>:Methanol</w:t>
      </w:r>
      <w:proofErr w:type="spellEnd"/>
      <w:proofErr w:type="gramEnd"/>
      <w:r w:rsidR="007C7628" w:rsidRPr="00E933EC">
        <w:rPr>
          <w:b/>
        </w:rPr>
        <w:t xml:space="preserve"> </w:t>
      </w:r>
      <w:proofErr w:type="spellStart"/>
      <w:r w:rsidR="007C7628" w:rsidRPr="00E933EC">
        <w:rPr>
          <w:b/>
        </w:rPr>
        <w:t>Methyltransfe</w:t>
      </w:r>
      <w:r w:rsidR="00AC78F1">
        <w:rPr>
          <w:b/>
        </w:rPr>
        <w:t>rase</w:t>
      </w:r>
      <w:proofErr w:type="spellEnd"/>
      <w:r w:rsidR="00AC78F1">
        <w:rPr>
          <w:b/>
        </w:rPr>
        <w:t xml:space="preserve"> (</w:t>
      </w:r>
      <w:proofErr w:type="spellStart"/>
      <w:r w:rsidR="00AC78F1">
        <w:rPr>
          <w:b/>
        </w:rPr>
        <w:t>MeTr</w:t>
      </w:r>
      <w:proofErr w:type="spellEnd"/>
      <w:r w:rsidR="00AC78F1">
        <w:rPr>
          <w:b/>
        </w:rPr>
        <w:t>): Determine kinetic and</w:t>
      </w:r>
      <w:r w:rsidR="007C7628" w:rsidRPr="00E933EC">
        <w:rPr>
          <w:b/>
        </w:rPr>
        <w:t xml:space="preserve"> physical properties of </w:t>
      </w:r>
      <w:proofErr w:type="spellStart"/>
      <w:r w:rsidR="00AC78F1">
        <w:rPr>
          <w:b/>
        </w:rPr>
        <w:t>heterologously</w:t>
      </w:r>
      <w:proofErr w:type="spellEnd"/>
      <w:r w:rsidR="00AC78F1">
        <w:rPr>
          <w:b/>
        </w:rPr>
        <w:t>-</w:t>
      </w:r>
      <w:r w:rsidR="007C7628" w:rsidRPr="00E933EC">
        <w:rPr>
          <w:b/>
        </w:rPr>
        <w:t xml:space="preserve">expressed </w:t>
      </w:r>
      <w:proofErr w:type="spellStart"/>
      <w:r w:rsidR="007C7628" w:rsidRPr="00E933EC">
        <w:rPr>
          <w:b/>
        </w:rPr>
        <w:t>methyl-SCoM:methanol</w:t>
      </w:r>
      <w:proofErr w:type="spellEnd"/>
      <w:r w:rsidR="007C7628" w:rsidRPr="00E933EC">
        <w:rPr>
          <w:b/>
        </w:rPr>
        <w:t xml:space="preserve"> </w:t>
      </w:r>
      <w:proofErr w:type="spellStart"/>
      <w:r w:rsidR="007C7628" w:rsidRPr="00E933EC">
        <w:rPr>
          <w:b/>
        </w:rPr>
        <w:t>MeTr</w:t>
      </w:r>
      <w:proofErr w:type="spellEnd"/>
      <w:r w:rsidR="007C7628" w:rsidRPr="00E933EC">
        <w:rPr>
          <w:b/>
        </w:rPr>
        <w:t xml:space="preserve"> in forward &amp; reverse direction. </w:t>
      </w:r>
      <w:r w:rsidRPr="00E933EC">
        <w:rPr>
          <w:b/>
        </w:rPr>
        <w:t>C</w:t>
      </w:r>
      <w:r w:rsidR="007C7628" w:rsidRPr="00E933EC">
        <w:rPr>
          <w:b/>
        </w:rPr>
        <w:t xml:space="preserve">hoose </w:t>
      </w:r>
      <w:proofErr w:type="spellStart"/>
      <w:r w:rsidR="007C7628" w:rsidRPr="00E933EC">
        <w:rPr>
          <w:b/>
        </w:rPr>
        <w:t>Me</w:t>
      </w:r>
      <w:r w:rsidR="00687110">
        <w:rPr>
          <w:b/>
        </w:rPr>
        <w:t>Tr</w:t>
      </w:r>
      <w:proofErr w:type="spellEnd"/>
      <w:r w:rsidR="00687110">
        <w:rPr>
          <w:b/>
        </w:rPr>
        <w:t xml:space="preserve"> with specific activity &gt;10 U</w:t>
      </w:r>
      <w:r w:rsidR="007C7628" w:rsidRPr="00E933EC">
        <w:rPr>
          <w:b/>
        </w:rPr>
        <w:t xml:space="preserve">/mg for </w:t>
      </w:r>
      <w:r w:rsidR="00AC78F1" w:rsidRPr="00E933EC">
        <w:rPr>
          <w:b/>
        </w:rPr>
        <w:t>methyl-</w:t>
      </w:r>
      <w:proofErr w:type="spellStart"/>
      <w:r w:rsidR="00AC78F1" w:rsidRPr="00E933EC">
        <w:rPr>
          <w:b/>
        </w:rPr>
        <w:t>SCoM</w:t>
      </w:r>
      <w:proofErr w:type="spellEnd"/>
      <w:r w:rsidR="00AC78F1" w:rsidRPr="00E933EC">
        <w:rPr>
          <w:b/>
        </w:rPr>
        <w:t xml:space="preserve"> </w:t>
      </w:r>
      <w:r w:rsidR="00AC78F1">
        <w:rPr>
          <w:b/>
        </w:rPr>
        <w:t>conversion</w:t>
      </w:r>
      <w:r w:rsidR="00687110">
        <w:rPr>
          <w:b/>
        </w:rPr>
        <w:t xml:space="preserve"> to </w:t>
      </w:r>
      <w:r w:rsidR="007C7628" w:rsidRPr="00E933EC">
        <w:rPr>
          <w:b/>
        </w:rPr>
        <w:t>methanol</w:t>
      </w:r>
      <w:r w:rsidR="007C7628" w:rsidRPr="007C7628">
        <w:t xml:space="preserve">. </w:t>
      </w:r>
      <w:r w:rsidR="00DC004F">
        <w:t xml:space="preserve">The Leigh laboratory has cloned the </w:t>
      </w:r>
      <w:proofErr w:type="spellStart"/>
      <w:r w:rsidR="00DC004F" w:rsidRPr="001F6C7A">
        <w:rPr>
          <w:i/>
        </w:rPr>
        <w:t>Methanosphaera</w:t>
      </w:r>
      <w:proofErr w:type="spellEnd"/>
      <w:r w:rsidR="00DC004F" w:rsidRPr="001F6C7A">
        <w:t xml:space="preserve"> methanol </w:t>
      </w:r>
      <w:proofErr w:type="spellStart"/>
      <w:r w:rsidR="00DC004F" w:rsidRPr="001F6C7A">
        <w:t>methyltransferase</w:t>
      </w:r>
      <w:proofErr w:type="spellEnd"/>
      <w:r w:rsidR="00DC004F" w:rsidRPr="001F6C7A">
        <w:t xml:space="preserve"> </w:t>
      </w:r>
      <w:r w:rsidR="00DC004F">
        <w:t>(</w:t>
      </w:r>
      <w:proofErr w:type="spellStart"/>
      <w:r w:rsidR="00DC004F" w:rsidRPr="000A7980">
        <w:t>MtaABC</w:t>
      </w:r>
      <w:proofErr w:type="spellEnd"/>
      <w:r w:rsidR="00DC004F">
        <w:t xml:space="preserve">) into </w:t>
      </w:r>
      <w:r w:rsidR="00DC004F" w:rsidRPr="003B3D3E">
        <w:rPr>
          <w:i/>
        </w:rPr>
        <w:t xml:space="preserve">M. </w:t>
      </w:r>
      <w:proofErr w:type="spellStart"/>
      <w:r w:rsidR="00DC004F" w:rsidRPr="003B3D3E">
        <w:rPr>
          <w:i/>
        </w:rPr>
        <w:t>maripaludis</w:t>
      </w:r>
      <w:proofErr w:type="spellEnd"/>
      <w:r w:rsidR="00DC004F">
        <w:t>.</w:t>
      </w:r>
      <w:r w:rsidR="00DC004F" w:rsidRPr="009B6623">
        <w:t xml:space="preserve"> </w:t>
      </w:r>
      <w:r w:rsidR="00DC004F">
        <w:t xml:space="preserve">As shown by studies of the </w:t>
      </w:r>
      <w:r w:rsidR="00DC004F" w:rsidRPr="0093784B">
        <w:rPr>
          <w:i/>
        </w:rPr>
        <w:t xml:space="preserve">M. </w:t>
      </w:r>
      <w:proofErr w:type="spellStart"/>
      <w:r w:rsidR="00DC004F" w:rsidRPr="0093784B">
        <w:rPr>
          <w:i/>
        </w:rPr>
        <w:t>barkeri</w:t>
      </w:r>
      <w:proofErr w:type="spellEnd"/>
      <w:r w:rsidR="00DC004F">
        <w:t xml:space="preserve"> system, </w:t>
      </w:r>
      <w:proofErr w:type="spellStart"/>
      <w:r w:rsidR="00DC004F" w:rsidRPr="006522BC">
        <w:t>MtaB</w:t>
      </w:r>
      <w:proofErr w:type="spellEnd"/>
      <w:r w:rsidR="00DC004F">
        <w:t xml:space="preserve"> is a</w:t>
      </w:r>
      <w:r w:rsidR="00DC004F" w:rsidRPr="006522BC">
        <w:t xml:space="preserve"> </w:t>
      </w:r>
      <w:r w:rsidR="00DC004F">
        <w:t xml:space="preserve">zinc </w:t>
      </w:r>
      <w:proofErr w:type="spellStart"/>
      <w:r w:rsidR="00DC004F">
        <w:t>metalloenzyme</w:t>
      </w:r>
      <w:proofErr w:type="spellEnd"/>
      <w:r w:rsidR="00DC004F">
        <w:t>, while</w:t>
      </w:r>
      <w:r w:rsidR="00DC004F" w:rsidRPr="006522BC">
        <w:t xml:space="preserve"> </w:t>
      </w:r>
      <w:proofErr w:type="spellStart"/>
      <w:r w:rsidR="00DC004F" w:rsidRPr="006522BC">
        <w:t>MtaC</w:t>
      </w:r>
      <w:proofErr w:type="spellEnd"/>
      <w:r w:rsidR="00DC004F" w:rsidRPr="006522BC">
        <w:t xml:space="preserve"> </w:t>
      </w:r>
      <w:r w:rsidR="00DC004F">
        <w:t xml:space="preserve">contains the cobalamin </w:t>
      </w:r>
      <w:r w:rsidR="00DC004F">
        <w:fldChar w:fldCharType="begin">
          <w:fldData xml:space="preserve">PEVuZE5vdGU+PENpdGU+PEF1dGhvcj5IYWdlbWVpZXI8L0F1dGhvcj48WWVhcj4yMDA2PC9ZZWFy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</w:fldData>
        </w:fldChar>
      </w:r>
      <w:r w:rsidR="00DC004F">
        <w:instrText xml:space="preserve"> ADDIN EN.CITE </w:instrText>
      </w:r>
      <w:r w:rsidR="00DC004F">
        <w:fldChar w:fldCharType="begin">
          <w:fldData xml:space="preserve">PEVuZE5vdGU+PENpdGU+PEF1dGhvcj5IYWdlbWVpZXI8L0F1dGhvcj48WWVhcj4yMDA2PC9ZZWFy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</w:fldData>
        </w:fldChar>
      </w:r>
      <w:r w:rsidR="00DC004F">
        <w:instrText xml:space="preserve"> ADDIN EN.CITE.DATA </w:instrText>
      </w:r>
      <w:r w:rsidR="00DC004F">
        <w:fldChar w:fldCharType="end"/>
      </w:r>
      <w:r w:rsidR="00DC004F">
        <w:fldChar w:fldCharType="separate"/>
      </w:r>
      <w:r w:rsidR="00DC004F">
        <w:rPr>
          <w:noProof/>
        </w:rPr>
        <w:t>(3)</w:t>
      </w:r>
      <w:r w:rsidR="00DC004F">
        <w:fldChar w:fldCharType="end"/>
      </w:r>
      <w:r w:rsidR="00DC004F" w:rsidRPr="006522BC">
        <w:t xml:space="preserve">. </w:t>
      </w:r>
      <w:proofErr w:type="spellStart"/>
      <w:proofErr w:type="gramStart"/>
      <w:r w:rsidR="00DC004F">
        <w:t>MtaA</w:t>
      </w:r>
      <w:proofErr w:type="spellEnd"/>
      <w:r w:rsidR="00DC004F">
        <w:t xml:space="preserve"> binding </w:t>
      </w:r>
      <w:proofErr w:type="spellStart"/>
      <w:r w:rsidR="00DC004F">
        <w:t>MtaBC</w:t>
      </w:r>
      <w:proofErr w:type="spellEnd"/>
      <w:r w:rsidR="00DC004F">
        <w:t xml:space="preserve"> and</w:t>
      </w:r>
      <w:r w:rsidR="00DC004F" w:rsidRPr="00DC004F">
        <w:t xml:space="preserve"> </w:t>
      </w:r>
      <w:proofErr w:type="spellStart"/>
      <w:r w:rsidR="00DC004F">
        <w:t>CoM.</w:t>
      </w:r>
      <w:proofErr w:type="spellEnd"/>
      <w:proofErr w:type="gramEnd"/>
      <w:r w:rsidR="00DC004F">
        <w:t xml:space="preserve"> </w:t>
      </w:r>
      <w:r w:rsidR="00DC004F" w:rsidRPr="009B6623">
        <w:t xml:space="preserve">We </w:t>
      </w:r>
      <w:r w:rsidR="00DC004F">
        <w:t xml:space="preserve">will purify and begin kinetic studies of </w:t>
      </w:r>
    </w:p>
    <w:tbl>
      <w:tblPr>
        <w:tblW w:w="0" w:type="auto"/>
        <w:tblLook w:val="04A0" w:firstRow="1" w:lastRow="0" w:firstColumn="1" w:lastColumn="0" w:noHBand="0" w:noVBand="1"/>
      </w:tblPr>
      <w:tblGrid>
        <w:gridCol w:w="5418"/>
        <w:gridCol w:w="4158"/>
      </w:tblGrid>
      <w:tr w:rsidR="00A478C6" w14:paraId="145347C4" w14:textId="77777777" w:rsidTr="00486019">
        <w:trPr>
          <w:trHeight w:val="1952"/>
        </w:trPr>
        <w:tc>
          <w:tcPr>
            <w:tcW w:w="5418" w:type="dxa"/>
          </w:tcPr>
          <w:p w14:paraId="5C2EB85D" w14:textId="305574F4" w:rsidR="00A478C6" w:rsidRDefault="00DC004F" w:rsidP="00DC004F">
            <w:pPr>
              <w:ind w:firstLine="0"/>
            </w:pPr>
            <w:proofErr w:type="gramStart"/>
            <w:r>
              <w:t>this</w:t>
            </w:r>
            <w:proofErr w:type="gramEnd"/>
            <w:r>
              <w:t xml:space="preserve"> </w:t>
            </w:r>
            <w:proofErr w:type="spellStart"/>
            <w:r w:rsidR="00A478C6">
              <w:t>methyl-SCoM:methanol</w:t>
            </w:r>
            <w:proofErr w:type="spellEnd"/>
            <w:r w:rsidR="00A478C6">
              <w:t xml:space="preserve"> </w:t>
            </w:r>
            <w:proofErr w:type="spellStart"/>
            <w:r w:rsidR="00A478C6">
              <w:t>methyltransferase</w:t>
            </w:r>
            <w:proofErr w:type="spellEnd"/>
            <w:r w:rsidR="00A478C6">
              <w:t xml:space="preserve"> (</w:t>
            </w:r>
            <w:proofErr w:type="spellStart"/>
            <w:r w:rsidR="00A478C6" w:rsidRPr="000A7980">
              <w:t>MtaABC</w:t>
            </w:r>
            <w:proofErr w:type="spellEnd"/>
            <w:r w:rsidR="00A478C6">
              <w:t xml:space="preserve">) (Figure </w:t>
            </w:r>
            <w:r w:rsidR="00537592">
              <w:t>3</w:t>
            </w:r>
            <w:r w:rsidR="00A478C6">
              <w:t xml:space="preserve">) as soon as the Leigh lab has optimized the </w:t>
            </w:r>
            <w:r>
              <w:t xml:space="preserve">expression levels. One of the subunits contains a His tag, so we expect to be able to purify this complex using affinity purification on a Ni-NTA column. Activity of the </w:t>
            </w:r>
            <w:proofErr w:type="spellStart"/>
            <w:r>
              <w:t>MtaBC</w:t>
            </w:r>
            <w:proofErr w:type="spellEnd"/>
            <w:r>
              <w:t xml:space="preserve"> component will be measured in both forward and reverse directions. </w:t>
            </w:r>
            <w:r w:rsidRPr="000A7980">
              <w:t>For th</w:t>
            </w:r>
            <w:r>
              <w:t>is</w:t>
            </w:r>
            <w:r w:rsidRPr="000A7980">
              <w:t xml:space="preserve">, we will assay the conversion of methanol to </w:t>
            </w:r>
            <w:proofErr w:type="spellStart"/>
            <w:r w:rsidRPr="000A7980">
              <w:t>methylcobalamin</w:t>
            </w:r>
            <w:proofErr w:type="spellEnd"/>
            <w:r w:rsidRPr="000A7980">
              <w:t xml:space="preserve"> as described </w:t>
            </w:r>
            <w:r>
              <w:fldChar w:fldCharType="begin"/>
            </w:r>
            <w:r>
              <w:instrText xml:space="preserve"> ADDIN EN.CITE &lt;EndNote&gt;&lt;Cite&gt;&lt;Author&gt;Sauer&lt;/Author&gt;&lt;Year&gt;1997&lt;/Year&gt;&lt;RecNum&gt;1287&lt;/RecNum&gt;&lt;DisplayText&gt;(4)&lt;/DisplayText&gt;&lt;record&gt;&lt;rec-number&gt;1287&lt;/rec-number&gt;&lt;foreign-keys&gt;&lt;key app="EN" db-id="tfrxp0v07xtd9je9s2r5dtwuxvz2xxzaepp0" timestamp="0"&gt;1287&lt;/key&gt;&lt;/foreign-keys&gt;&lt;ref-type name="Journal Article"&gt;17&lt;/ref-type&gt;&lt;contributors&gt;&lt;authors&gt;&lt;author&gt;Sauer, K.&lt;/author&gt;&lt;author&gt;Harms, U.&lt;/author&gt;&lt;author&gt;Thauer, R. K.&lt;/author&gt;&lt;/authors&gt;&lt;/contributors&gt;&lt;titles&gt;&lt;title&gt;Methanol:coenzyme M methyltransferase from Methanosarcina barkeri - Purification, properties and encoding genes of the corrinoid protein MT1&lt;/title&gt;&lt;secondary-title&gt;Eur J Biochem&lt;/secondary-title&gt;&lt;/titles&gt;&lt;periodical&gt;&lt;full-title&gt;Eur J Biochem&lt;/full-title&gt;&lt;abbr-1&gt;Eur. J. Biochem.&lt;/abbr-1&gt;&lt;/periodical&gt;&lt;pages&gt;670-677&lt;/pages&gt;&lt;volume&gt;243&lt;/volume&gt;&lt;number&gt;3&lt;/number&gt;&lt;dates&gt;&lt;year&gt;1997&lt;/year&gt;&lt;/dates&gt;&lt;urls&gt;&lt;related-urls&gt;&lt;url&gt;http://onlinelibrary.wiley.com/store/10.1111/j.1432-1033.1997.t01-1-00670.x/asset/j.1432-1033.1997.t01-1-00670.x.pdf?v=1&amp;amp;t=i4eblwfe&amp;amp;s=f039c0ec9c9bd3341dd1be54929868415deae4eb&lt;/url&gt;&lt;/related-urls&gt;&lt;/urls&gt;&lt;/record&gt;&lt;/Cite&gt;&lt;/EndNote&gt;</w:instrText>
            </w:r>
            <w:r>
              <w:fldChar w:fldCharType="separate"/>
            </w:r>
            <w:r>
              <w:rPr>
                <w:noProof/>
              </w:rPr>
              <w:t>(4)</w:t>
            </w:r>
            <w:r>
              <w:fldChar w:fldCharType="end"/>
            </w:r>
            <w:r w:rsidRPr="000A7980">
              <w:t xml:space="preserve"> and will </w:t>
            </w:r>
          </w:p>
        </w:tc>
        <w:tc>
          <w:tcPr>
            <w:tcW w:w="4158" w:type="dxa"/>
          </w:tcPr>
          <w:p w14:paraId="7FC3CFEC" w14:textId="77777777" w:rsidR="00A478C6" w:rsidRDefault="00A478C6" w:rsidP="00857D32">
            <w:pPr>
              <w:ind w:firstLine="0"/>
            </w:pPr>
            <w:r>
              <w:rPr>
                <w:noProof/>
              </w:rPr>
              <w:drawing>
                <wp:inline distT="0" distB="0" distL="0" distR="0" wp14:anchorId="793E3C5E" wp14:editId="5AC06183">
                  <wp:extent cx="2325998" cy="1115060"/>
                  <wp:effectExtent l="0" t="0" r="11430" b="2540"/>
                  <wp:docPr id="5" name="Picture 5" descr="Macintosh HD:Users:sragsdal:Desktop:DARWIN MacBookPro:Grants:ARPA-E Methane oxidation:Quarterly Reports:Quarter 1_2015:MtaAB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ragsdal:Desktop:DARWIN MacBookPro:Grants:ARPA-E Methane oxidation:Quarterly Reports:Quarter 1_2015:MtaABC.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5998" cy="1115060"/>
                          </a:xfrm>
                          <a:prstGeom prst="rect">
                            <a:avLst/>
                          </a:prstGeom>
                          <a:noFill/>
                          <a:ln>
                            <a:noFill/>
                          </a:ln>
                        </pic:spPr>
                      </pic:pic>
                    </a:graphicData>
                  </a:graphic>
                </wp:inline>
              </w:drawing>
            </w:r>
          </w:p>
          <w:p w14:paraId="0763A23A" w14:textId="330CBF49" w:rsidR="00706EF4" w:rsidRDefault="00F83917" w:rsidP="00537592">
            <w:pPr>
              <w:ind w:firstLine="0"/>
            </w:pPr>
            <w:r>
              <w:rPr>
                <w:rFonts w:ascii="Arial" w:hAnsi="Arial" w:cs="Arial"/>
                <w:sz w:val="20"/>
                <w:szCs w:val="20"/>
              </w:rPr>
              <w:t>Figure</w:t>
            </w:r>
            <w:r w:rsidR="00706EF4" w:rsidRPr="009B6623">
              <w:rPr>
                <w:rFonts w:ascii="Arial" w:hAnsi="Arial" w:cs="Arial"/>
                <w:sz w:val="20"/>
                <w:szCs w:val="20"/>
              </w:rPr>
              <w:t xml:space="preserve"> </w:t>
            </w:r>
            <w:r w:rsidR="00537592">
              <w:rPr>
                <w:rFonts w:ascii="Arial" w:hAnsi="Arial" w:cs="Arial"/>
                <w:sz w:val="20"/>
                <w:szCs w:val="20"/>
              </w:rPr>
              <w:t>3</w:t>
            </w:r>
            <w:r w:rsidR="00706EF4" w:rsidRPr="009B6623">
              <w:rPr>
                <w:rFonts w:ascii="Arial" w:hAnsi="Arial" w:cs="Arial"/>
                <w:sz w:val="20"/>
                <w:szCs w:val="20"/>
              </w:rPr>
              <w:t xml:space="preserve">.  </w:t>
            </w:r>
            <w:r w:rsidR="00706EF4">
              <w:rPr>
                <w:rFonts w:ascii="Arial" w:hAnsi="Arial" w:cs="Arial"/>
                <w:sz w:val="20"/>
                <w:szCs w:val="20"/>
              </w:rPr>
              <w:t xml:space="preserve">Reaction catalyzed by </w:t>
            </w:r>
            <w:proofErr w:type="spellStart"/>
            <w:r w:rsidR="00706EF4">
              <w:rPr>
                <w:rFonts w:ascii="Arial" w:hAnsi="Arial" w:cs="Arial"/>
                <w:sz w:val="20"/>
                <w:szCs w:val="20"/>
              </w:rPr>
              <w:t>MtaABC</w:t>
            </w:r>
            <w:proofErr w:type="spellEnd"/>
          </w:p>
        </w:tc>
      </w:tr>
    </w:tbl>
    <w:p w14:paraId="4AF4F1C5" w14:textId="63606655" w:rsidR="000A7980" w:rsidRPr="000A7980" w:rsidRDefault="00DC004F" w:rsidP="00857D32">
      <w:pPr>
        <w:ind w:firstLine="0"/>
      </w:pPr>
      <w:proofErr w:type="gramStart"/>
      <w:r w:rsidRPr="000A7980">
        <w:t>expect</w:t>
      </w:r>
      <w:proofErr w:type="gramEnd"/>
      <w:r w:rsidRPr="000A7980">
        <w:t xml:space="preserve"> a specific activity of ~750 U/mg </w:t>
      </w:r>
      <w:r w:rsidR="000A7980" w:rsidRPr="000A7980">
        <w:t xml:space="preserve">and Km values for </w:t>
      </w:r>
      <w:proofErr w:type="spellStart"/>
      <w:r w:rsidR="000A7980" w:rsidRPr="000A7980">
        <w:t>CoM</w:t>
      </w:r>
      <w:proofErr w:type="spellEnd"/>
      <w:r w:rsidR="000A7980" w:rsidRPr="000A7980">
        <w:t xml:space="preserve"> and methanol of 10 </w:t>
      </w:r>
      <w:proofErr w:type="spellStart"/>
      <w:r w:rsidR="000A7980" w:rsidRPr="000A7980">
        <w:t>mM</w:t>
      </w:r>
      <w:proofErr w:type="spellEnd"/>
      <w:r w:rsidR="000A7980" w:rsidRPr="000A7980">
        <w:t xml:space="preserve"> and 50 </w:t>
      </w:r>
      <w:proofErr w:type="spellStart"/>
      <w:r w:rsidR="000A7980" w:rsidRPr="000A7980">
        <w:t>mM</w:t>
      </w:r>
      <w:proofErr w:type="spellEnd"/>
      <w:r w:rsidR="000A7980" w:rsidRPr="000A7980">
        <w:t xml:space="preserve">, respectively, similar to the published values for the </w:t>
      </w:r>
      <w:r w:rsidR="000A7980" w:rsidRPr="000A7980">
        <w:rPr>
          <w:i/>
          <w:iCs/>
        </w:rPr>
        <w:t xml:space="preserve">M. </w:t>
      </w:r>
      <w:proofErr w:type="spellStart"/>
      <w:r w:rsidR="000A7980" w:rsidRPr="000A7980">
        <w:rPr>
          <w:i/>
          <w:iCs/>
        </w:rPr>
        <w:t>barkeri</w:t>
      </w:r>
      <w:proofErr w:type="spellEnd"/>
      <w:r w:rsidR="000A7980" w:rsidRPr="000A7980">
        <w:rPr>
          <w:i/>
          <w:iCs/>
        </w:rPr>
        <w:t xml:space="preserve"> </w:t>
      </w:r>
      <w:r w:rsidR="000A7980" w:rsidRPr="000A7980">
        <w:t>enzyme.</w:t>
      </w:r>
      <w:r w:rsidR="00BD0966">
        <w:t xml:space="preserve"> This is </w:t>
      </w:r>
      <w:r w:rsidR="00857D32">
        <w:t xml:space="preserve">assayed by </w:t>
      </w:r>
      <w:r w:rsidR="00857D32" w:rsidRPr="00857D32">
        <w:t>follow</w:t>
      </w:r>
      <w:r w:rsidR="00857D32">
        <w:t>ing</w:t>
      </w:r>
      <w:r w:rsidR="00857D32" w:rsidRPr="00857D32">
        <w:t xml:space="preserve"> the methylation of free </w:t>
      </w:r>
      <w:proofErr w:type="gramStart"/>
      <w:r w:rsidR="00857D32" w:rsidRPr="00857D32">
        <w:t>cob(</w:t>
      </w:r>
      <w:proofErr w:type="gramEnd"/>
      <w:r w:rsidR="00857D32">
        <w:t>I</w:t>
      </w:r>
      <w:r w:rsidR="00857D32" w:rsidRPr="00857D32">
        <w:t>)</w:t>
      </w:r>
      <w:proofErr w:type="spellStart"/>
      <w:r w:rsidR="00857D32" w:rsidRPr="00857D32">
        <w:t>alamin</w:t>
      </w:r>
      <w:proofErr w:type="spellEnd"/>
      <w:r w:rsidR="00857D32">
        <w:t xml:space="preserve"> by methanol in an</w:t>
      </w:r>
      <w:r w:rsidR="00857D32" w:rsidRPr="00857D32">
        <w:t xml:space="preserve"> assay mixture contain</w:t>
      </w:r>
      <w:r w:rsidR="00857D32">
        <w:t>ing</w:t>
      </w:r>
      <w:r w:rsidR="00857D32" w:rsidRPr="00857D32">
        <w:t xml:space="preserve"> 50 </w:t>
      </w:r>
      <w:proofErr w:type="spellStart"/>
      <w:r w:rsidR="00857D32" w:rsidRPr="00857D32">
        <w:t>mM</w:t>
      </w:r>
      <w:proofErr w:type="spellEnd"/>
      <w:r w:rsidR="00857D32" w:rsidRPr="00857D32">
        <w:t xml:space="preserve"> Mops/KOH, pH 7.2, 100 </w:t>
      </w:r>
      <w:proofErr w:type="spellStart"/>
      <w:r w:rsidR="00857D32" w:rsidRPr="00857D32">
        <w:t>pM</w:t>
      </w:r>
      <w:proofErr w:type="spellEnd"/>
      <w:r w:rsidR="00857D32" w:rsidRPr="00857D32">
        <w:t xml:space="preserve"> </w:t>
      </w:r>
      <w:proofErr w:type="spellStart"/>
      <w:r w:rsidR="00857D32" w:rsidRPr="00857D32">
        <w:t>hydroxocobalamin</w:t>
      </w:r>
      <w:proofErr w:type="spellEnd"/>
      <w:r w:rsidR="00857D32" w:rsidRPr="00857D32">
        <w:t xml:space="preserve"> (Sigma), </w:t>
      </w:r>
      <w:r w:rsidR="00857D32" w:rsidRPr="00857D32">
        <w:rPr>
          <w:i/>
          <w:iCs/>
        </w:rPr>
        <w:t xml:space="preserve">5 </w:t>
      </w:r>
      <w:proofErr w:type="spellStart"/>
      <w:r w:rsidR="00857D32">
        <w:t>mM</w:t>
      </w:r>
      <w:proofErr w:type="spellEnd"/>
      <w:r w:rsidR="00857D32">
        <w:t xml:space="preserve"> </w:t>
      </w:r>
      <w:proofErr w:type="spellStart"/>
      <w:r w:rsidR="00857D32">
        <w:t>Ti</w:t>
      </w:r>
      <w:proofErr w:type="spellEnd"/>
      <w:r w:rsidR="00857D32">
        <w:t xml:space="preserve">(III)citrate, 100 </w:t>
      </w:r>
      <w:proofErr w:type="spellStart"/>
      <w:r w:rsidR="00857D32">
        <w:t>mM</w:t>
      </w:r>
      <w:proofErr w:type="spellEnd"/>
      <w:r w:rsidR="00857D32">
        <w:t xml:space="preserve"> meth</w:t>
      </w:r>
      <w:r w:rsidR="00857D32" w:rsidRPr="00857D32">
        <w:t xml:space="preserve">anol </w:t>
      </w:r>
      <w:r w:rsidR="00857D32">
        <w:t>with the reaction initiated by addi</w:t>
      </w:r>
      <w:r w:rsidR="00014EE1">
        <w:t>ng</w:t>
      </w:r>
      <w:r w:rsidR="00857D32" w:rsidRPr="00857D32">
        <w:t xml:space="preserve"> </w:t>
      </w:r>
      <w:proofErr w:type="spellStart"/>
      <w:r w:rsidR="00857D32">
        <w:t>MeTr</w:t>
      </w:r>
      <w:proofErr w:type="spellEnd"/>
      <w:r w:rsidR="00857D32">
        <w:t xml:space="preserve"> and followed</w:t>
      </w:r>
      <w:r w:rsidR="00857D32" w:rsidRPr="00857D32">
        <w:t xml:space="preserve"> </w:t>
      </w:r>
      <w:r w:rsidR="00857D32">
        <w:t>by measuring the increase in ab</w:t>
      </w:r>
      <w:r w:rsidR="00857D32" w:rsidRPr="00857D32">
        <w:t xml:space="preserve">sorbance at 528 nm </w:t>
      </w:r>
      <w:r w:rsidR="00857D32" w:rsidRPr="00014EE1">
        <w:rPr>
          <w:bCs/>
          <w:i/>
          <w:iCs/>
        </w:rPr>
        <w:t>(ε</w:t>
      </w:r>
      <w:r w:rsidR="00857D32" w:rsidRPr="00857D32">
        <w:rPr>
          <w:b/>
          <w:bCs/>
          <w:i/>
          <w:iCs/>
        </w:rPr>
        <w:t xml:space="preserve"> </w:t>
      </w:r>
      <w:r w:rsidR="00857D32" w:rsidRPr="00857D32">
        <w:t xml:space="preserve">= </w:t>
      </w:r>
      <w:r w:rsidR="00857D32">
        <w:t>6.1 mM</w:t>
      </w:r>
      <w:r w:rsidR="00857D32" w:rsidRPr="00857D32">
        <w:rPr>
          <w:vertAlign w:val="superscript"/>
        </w:rPr>
        <w:t>-1</w:t>
      </w:r>
      <w:r w:rsidR="00857D32">
        <w:t>cm</w:t>
      </w:r>
      <w:r w:rsidR="00857D32" w:rsidRPr="00857D32">
        <w:rPr>
          <w:vertAlign w:val="superscript"/>
        </w:rPr>
        <w:t>-1</w:t>
      </w:r>
      <w:r w:rsidR="00857D32">
        <w:t>)</w:t>
      </w:r>
      <w:r w:rsidR="00857D32" w:rsidRPr="00857D32">
        <w:t xml:space="preserve"> and the decrease in absorbance at 388 nm </w:t>
      </w:r>
      <w:r w:rsidR="00857D32" w:rsidRPr="00014EE1">
        <w:rPr>
          <w:bCs/>
          <w:i/>
          <w:iCs/>
        </w:rPr>
        <w:t>(ε</w:t>
      </w:r>
      <w:r w:rsidR="00857D32" w:rsidRPr="00857D32">
        <w:rPr>
          <w:b/>
          <w:bCs/>
          <w:i/>
          <w:iCs/>
        </w:rPr>
        <w:t xml:space="preserve"> </w:t>
      </w:r>
      <w:r w:rsidR="00857D32" w:rsidRPr="00857D32">
        <w:t xml:space="preserve">= 23.2 </w:t>
      </w:r>
      <w:r w:rsidR="00857D32">
        <w:t>mM</w:t>
      </w:r>
      <w:r w:rsidR="00857D32" w:rsidRPr="00857D32">
        <w:rPr>
          <w:vertAlign w:val="superscript"/>
        </w:rPr>
        <w:t>-1</w:t>
      </w:r>
      <w:r w:rsidR="00857D32">
        <w:t>cm</w:t>
      </w:r>
      <w:r w:rsidR="00857D32" w:rsidRPr="00857D32">
        <w:rPr>
          <w:vertAlign w:val="superscript"/>
        </w:rPr>
        <w:t>-1</w:t>
      </w:r>
      <w:r w:rsidR="00857D32">
        <w:t>)</w:t>
      </w:r>
      <w:r w:rsidR="00857D32" w:rsidRPr="00857D32">
        <w:t>.</w:t>
      </w:r>
      <w:r w:rsidR="00DB7CA1">
        <w:t xml:space="preserve"> </w:t>
      </w:r>
      <w:r w:rsidR="00E51252">
        <w:t xml:space="preserve">The </w:t>
      </w:r>
      <w:proofErr w:type="spellStart"/>
      <w:r w:rsidR="00E51252">
        <w:t>MtaA</w:t>
      </w:r>
      <w:proofErr w:type="spellEnd"/>
      <w:r w:rsidR="00E51252">
        <w:t xml:space="preserve"> will be assayed </w:t>
      </w:r>
      <w:r w:rsidR="00CA6055">
        <w:t xml:space="preserve">as described </w:t>
      </w:r>
      <w:r w:rsidR="00CA6055">
        <w:fldChar w:fldCharType="begin"/>
      </w:r>
      <w:r w:rsidR="007E3F70">
        <w:instrText xml:space="preserve"> ADDIN EN.CITE &lt;EndNote&gt;&lt;Cite&gt;&lt;Author&gt;Harms&lt;/Author&gt;&lt;Year&gt;1996&lt;/Year&gt;&lt;RecNum&gt;1012&lt;/RecNum&gt;&lt;DisplayText&gt;(5)&lt;/DisplayText&gt;&lt;record&gt;&lt;rec-number&gt;1012&lt;/rec-number&gt;&lt;foreign-keys&gt;&lt;key app="EN" db-id="tfrxp0v07xtd9je9s2r5dtwuxvz2xxzaepp0" timestamp="0"&gt;1012&lt;/key&gt;&lt;/foreign-keys&gt;&lt;ref-type name="Journal Article"&gt;17&lt;/ref-type&gt;&lt;contributors&gt;&lt;authors&gt;&lt;author&gt;Harms, U.&lt;/author&gt;&lt;author&gt;Thauer, R. K.&lt;/author&gt;&lt;/authors&gt;&lt;/contributors&gt;&lt;titles&gt;&lt;title&gt;Methylcobalamin:coenzyme M methyltransferase isoenzymes MtaA and MtbA from Methanosarcina barkeri - Cloning, sequencing and differential transcription of the encoding genes, and functional overexpression of the mtaA gene in Escherichia coli&lt;/title&gt;&lt;secondary-title&gt;Eur J Biochem&lt;/secondary-title&gt;&lt;/titles&gt;&lt;periodical&gt;&lt;full-title&gt;Eur J Biochem&lt;/full-title&gt;&lt;abbr-1&gt;Eur. J. Biochem.&lt;/abbr-1&gt;&lt;/periodical&gt;&lt;pages&gt;653-659&lt;/pages&gt;&lt;volume&gt;235&lt;/volume&gt;&lt;number&gt;3&lt;/number&gt;&lt;dates&gt;&lt;year&gt;1996&lt;/year&gt;&lt;/dates&gt;&lt;urls&gt;&lt;related-urls&gt;&lt;url&gt;http://onlinelibrary.wiley.com/store/10.1111/j.1432-1033.1996.00653.x/asset/j.1432-1033.1996.00653.x.pdf?v=1&amp;amp;t=gjybi2vi&amp;amp;s=cf7555b1a2c3d16b1c61fcfadef49fbb24de22b0&lt;/url&gt;&lt;url&gt;http://onlinelibrary.wiley.com/store/10.1111/j.1432-1033.1996.00653.x/asset/j.1432-1033.1996.00653.x.pdf?v=1&amp;amp;t=i4ecv8pe&amp;amp;s=18259694a76062e0c12281b78131611a6f2fa5b5&lt;/url&gt;&lt;/related-urls&gt;&lt;/urls&gt;&lt;/record&gt;&lt;/Cite&gt;&lt;/EndNote&gt;</w:instrText>
      </w:r>
      <w:r w:rsidR="00CA6055">
        <w:fldChar w:fldCharType="separate"/>
      </w:r>
      <w:r w:rsidR="007E3F70">
        <w:rPr>
          <w:noProof/>
        </w:rPr>
        <w:t>(5)</w:t>
      </w:r>
      <w:r w:rsidR="00CA6055">
        <w:fldChar w:fldCharType="end"/>
      </w:r>
      <w:r w:rsidR="00CA6055">
        <w:t xml:space="preserve"> </w:t>
      </w:r>
      <w:r w:rsidR="00E51252">
        <w:t xml:space="preserve">by </w:t>
      </w:r>
      <w:r w:rsidR="004B6158">
        <w:t>following</w:t>
      </w:r>
      <w:r w:rsidR="00E51252">
        <w:t xml:space="preserve"> the </w:t>
      </w:r>
      <w:r w:rsidR="004B6158">
        <w:t>transfer of the methyl group</w:t>
      </w:r>
      <w:r w:rsidR="00E51252">
        <w:t xml:space="preserve"> </w:t>
      </w:r>
      <w:r w:rsidR="004B6158">
        <w:t xml:space="preserve">of </w:t>
      </w:r>
      <w:proofErr w:type="spellStart"/>
      <w:r w:rsidR="004B6158" w:rsidRPr="00150540">
        <w:t>methylc</w:t>
      </w:r>
      <w:r w:rsidR="004B6158">
        <w:t>ob</w:t>
      </w:r>
      <w:proofErr w:type="spellEnd"/>
      <w:r w:rsidR="004B6158">
        <w:t>(III)</w:t>
      </w:r>
      <w:proofErr w:type="spellStart"/>
      <w:r w:rsidR="004B6158">
        <w:t>alamin</w:t>
      </w:r>
      <w:proofErr w:type="spellEnd"/>
      <w:r w:rsidR="004B6158">
        <w:t xml:space="preserve"> to coenzyme M to generate methyl-</w:t>
      </w:r>
      <w:proofErr w:type="spellStart"/>
      <w:r w:rsidR="004B6158">
        <w:t>CoM</w:t>
      </w:r>
      <w:proofErr w:type="spellEnd"/>
      <w:r w:rsidR="00150540" w:rsidRPr="00150540">
        <w:t xml:space="preserve"> </w:t>
      </w:r>
      <w:r w:rsidR="004B6158">
        <w:t xml:space="preserve">in an assay mixture containing 50 </w:t>
      </w:r>
      <w:proofErr w:type="spellStart"/>
      <w:r w:rsidR="004B6158">
        <w:t>mM</w:t>
      </w:r>
      <w:proofErr w:type="spellEnd"/>
      <w:r w:rsidR="00150540" w:rsidRPr="00150540">
        <w:t xml:space="preserve"> </w:t>
      </w:r>
      <w:r w:rsidR="004B6158">
        <w:t>Mops/</w:t>
      </w:r>
      <w:r w:rsidR="00150540" w:rsidRPr="00150540">
        <w:t xml:space="preserve">KOH, pH 7.2, 300 </w:t>
      </w:r>
      <w:proofErr w:type="spellStart"/>
      <w:r w:rsidR="00150540" w:rsidRPr="004B6158">
        <w:rPr>
          <w:bCs/>
        </w:rPr>
        <w:t>pM</w:t>
      </w:r>
      <w:proofErr w:type="spellEnd"/>
      <w:r w:rsidR="00150540" w:rsidRPr="00150540">
        <w:rPr>
          <w:b/>
          <w:bCs/>
        </w:rPr>
        <w:t xml:space="preserve"> </w:t>
      </w:r>
      <w:proofErr w:type="spellStart"/>
      <w:r w:rsidR="004B6158">
        <w:t>meth</w:t>
      </w:r>
      <w:r w:rsidR="00150540" w:rsidRPr="00150540">
        <w:t>ylcob</w:t>
      </w:r>
      <w:r w:rsidR="004B6158">
        <w:t>alamin</w:t>
      </w:r>
      <w:proofErr w:type="spellEnd"/>
      <w:r w:rsidR="004B6158">
        <w:t xml:space="preserve"> and 1 </w:t>
      </w:r>
      <w:proofErr w:type="spellStart"/>
      <w:r w:rsidR="004B6158">
        <w:t>mM</w:t>
      </w:r>
      <w:proofErr w:type="spellEnd"/>
      <w:r w:rsidR="004B6158">
        <w:t xml:space="preserve"> coen</w:t>
      </w:r>
      <w:r w:rsidR="00150540" w:rsidRPr="00150540">
        <w:t xml:space="preserve">zyme M, and </w:t>
      </w:r>
      <w:r w:rsidR="004B6158">
        <w:t xml:space="preserve">initiating the reaction by addition of </w:t>
      </w:r>
      <w:proofErr w:type="spellStart"/>
      <w:r w:rsidR="004B6158">
        <w:t>MeTr</w:t>
      </w:r>
      <w:proofErr w:type="spellEnd"/>
      <w:r w:rsidR="00150540" w:rsidRPr="00150540">
        <w:t xml:space="preserve">. Activity </w:t>
      </w:r>
      <w:r w:rsidR="00083B71">
        <w:t>will</w:t>
      </w:r>
      <w:r w:rsidR="00150540" w:rsidRPr="00150540">
        <w:t xml:space="preserve"> monitored by following </w:t>
      </w:r>
      <w:proofErr w:type="spellStart"/>
      <w:r w:rsidR="00150540" w:rsidRPr="00150540">
        <w:t>thc</w:t>
      </w:r>
      <w:proofErr w:type="spellEnd"/>
      <w:r w:rsidR="00150540" w:rsidRPr="00150540">
        <w:t xml:space="preserve"> </w:t>
      </w:r>
      <w:r w:rsidR="00F64506">
        <w:t>decrease in ab</w:t>
      </w:r>
      <w:r w:rsidR="00F64506" w:rsidRPr="00857D32">
        <w:t xml:space="preserve">sorbance at 528 nm </w:t>
      </w:r>
      <w:r w:rsidR="00F64506">
        <w:rPr>
          <w:b/>
          <w:bCs/>
          <w:i/>
          <w:iCs/>
        </w:rPr>
        <w:t>(</w:t>
      </w:r>
      <w:proofErr w:type="spellStart"/>
      <w:r w:rsidR="00AF6304">
        <w:rPr>
          <w:b/>
          <w:bCs/>
          <w:i/>
          <w:iCs/>
        </w:rPr>
        <w:t>Δ</w:t>
      </w:r>
      <w:r w:rsidR="00F64506">
        <w:rPr>
          <w:b/>
          <w:bCs/>
          <w:i/>
          <w:iCs/>
        </w:rPr>
        <w:t>ε</w:t>
      </w:r>
      <w:proofErr w:type="spellEnd"/>
      <w:r w:rsidR="00F64506" w:rsidRPr="00857D32">
        <w:rPr>
          <w:b/>
          <w:bCs/>
          <w:i/>
          <w:iCs/>
        </w:rPr>
        <w:t xml:space="preserve"> </w:t>
      </w:r>
      <w:r w:rsidR="00F64506" w:rsidRPr="00857D32">
        <w:t xml:space="preserve">= </w:t>
      </w:r>
      <w:r w:rsidR="00F64506">
        <w:t>6.1 mM</w:t>
      </w:r>
      <w:r w:rsidR="00F64506" w:rsidRPr="00857D32">
        <w:rPr>
          <w:vertAlign w:val="superscript"/>
        </w:rPr>
        <w:t>-1</w:t>
      </w:r>
      <w:r w:rsidR="00F64506">
        <w:t>cm</w:t>
      </w:r>
      <w:r w:rsidR="00F64506" w:rsidRPr="00857D32">
        <w:rPr>
          <w:vertAlign w:val="superscript"/>
        </w:rPr>
        <w:t>-1</w:t>
      </w:r>
      <w:r w:rsidR="00F64506">
        <w:t>)</w:t>
      </w:r>
      <w:r w:rsidR="00F64506" w:rsidRPr="00857D32">
        <w:t xml:space="preserve"> </w:t>
      </w:r>
      <w:r w:rsidR="00083B71">
        <w:t>due to demethylation of methyl-</w:t>
      </w:r>
      <w:proofErr w:type="gramStart"/>
      <w:r w:rsidR="00083B71">
        <w:t>Co(</w:t>
      </w:r>
      <w:proofErr w:type="gramEnd"/>
      <w:r w:rsidR="00083B71">
        <w:t xml:space="preserve">III) </w:t>
      </w:r>
      <w:r w:rsidR="00F64506" w:rsidRPr="00857D32">
        <w:t xml:space="preserve">and the </w:t>
      </w:r>
      <w:r w:rsidR="00F64506">
        <w:t>in</w:t>
      </w:r>
      <w:r w:rsidR="00F64506" w:rsidRPr="00857D32">
        <w:t>crease in absorbance at 388 nm</w:t>
      </w:r>
      <w:r w:rsidR="00083B71">
        <w:t xml:space="preserve"> due to increase in Co(I)</w:t>
      </w:r>
      <w:r w:rsidR="00F64506" w:rsidRPr="00857D32">
        <w:t xml:space="preserve"> </w:t>
      </w:r>
      <w:r w:rsidR="00F64506" w:rsidRPr="00857D32">
        <w:rPr>
          <w:b/>
          <w:bCs/>
          <w:i/>
          <w:iCs/>
        </w:rPr>
        <w:t>(</w:t>
      </w:r>
      <w:proofErr w:type="spellStart"/>
      <w:r w:rsidR="00AF6304">
        <w:rPr>
          <w:b/>
          <w:bCs/>
          <w:i/>
          <w:iCs/>
        </w:rPr>
        <w:t>Δ</w:t>
      </w:r>
      <w:r w:rsidR="00F64506">
        <w:rPr>
          <w:b/>
          <w:bCs/>
          <w:i/>
          <w:iCs/>
        </w:rPr>
        <w:t>ε</w:t>
      </w:r>
      <w:proofErr w:type="spellEnd"/>
      <w:r w:rsidR="00F64506" w:rsidRPr="00857D32">
        <w:rPr>
          <w:b/>
          <w:bCs/>
          <w:i/>
          <w:iCs/>
        </w:rPr>
        <w:t xml:space="preserve"> </w:t>
      </w:r>
      <w:r w:rsidR="00F64506" w:rsidRPr="00857D32">
        <w:t xml:space="preserve">= 23.2 </w:t>
      </w:r>
      <w:r w:rsidR="00F64506">
        <w:t>mM</w:t>
      </w:r>
      <w:r w:rsidR="00F64506" w:rsidRPr="00857D32">
        <w:rPr>
          <w:vertAlign w:val="superscript"/>
        </w:rPr>
        <w:t>-1</w:t>
      </w:r>
      <w:r w:rsidR="00F64506">
        <w:t>cm</w:t>
      </w:r>
      <w:r w:rsidR="00F64506" w:rsidRPr="00857D32">
        <w:rPr>
          <w:vertAlign w:val="superscript"/>
        </w:rPr>
        <w:t>-1</w:t>
      </w:r>
      <w:r w:rsidR="00F64506">
        <w:t>)</w:t>
      </w:r>
      <w:r w:rsidR="00150540" w:rsidRPr="00150540">
        <w:t>.</w:t>
      </w:r>
      <w:r w:rsidR="00A478C6">
        <w:t xml:space="preserve"> The overall reaction will be measured </w:t>
      </w:r>
      <w:r w:rsidR="00706EF4">
        <w:t xml:space="preserve">in the direction of methane formation </w:t>
      </w:r>
      <w:r w:rsidR="00A478C6">
        <w:t xml:space="preserve">by following the transfer of </w:t>
      </w:r>
      <w:r w:rsidR="00A478C6" w:rsidRPr="00A478C6">
        <w:rPr>
          <w:vertAlign w:val="superscript"/>
        </w:rPr>
        <w:t>14</w:t>
      </w:r>
      <w:r w:rsidR="00A478C6">
        <w:t>CH</w:t>
      </w:r>
      <w:r w:rsidR="00A478C6" w:rsidRPr="00A478C6">
        <w:rPr>
          <w:vertAlign w:val="subscript"/>
        </w:rPr>
        <w:t>3</w:t>
      </w:r>
      <w:r w:rsidR="00A478C6">
        <w:t xml:space="preserve"> from </w:t>
      </w:r>
      <w:r w:rsidR="00A478C6" w:rsidRPr="00A478C6">
        <w:rPr>
          <w:vertAlign w:val="superscript"/>
        </w:rPr>
        <w:t>14</w:t>
      </w:r>
      <w:r w:rsidR="00A478C6">
        <w:t>CH</w:t>
      </w:r>
      <w:r w:rsidR="00A478C6" w:rsidRPr="00A478C6">
        <w:rPr>
          <w:vertAlign w:val="subscript"/>
        </w:rPr>
        <w:t>3</w:t>
      </w:r>
      <w:r w:rsidR="00A478C6">
        <w:t xml:space="preserve">-OH to </w:t>
      </w:r>
      <w:proofErr w:type="spellStart"/>
      <w:r w:rsidR="00A478C6">
        <w:t>CoM</w:t>
      </w:r>
      <w:r w:rsidR="00706EF4">
        <w:t>SH</w:t>
      </w:r>
      <w:proofErr w:type="spellEnd"/>
      <w:r w:rsidR="00A478C6">
        <w:t xml:space="preserve"> to generate </w:t>
      </w:r>
      <w:r w:rsidR="00A478C6" w:rsidRPr="00A478C6">
        <w:rPr>
          <w:vertAlign w:val="superscript"/>
        </w:rPr>
        <w:t>14</w:t>
      </w:r>
      <w:r w:rsidR="00A478C6">
        <w:t>CH</w:t>
      </w:r>
      <w:r w:rsidR="00A478C6" w:rsidRPr="00A478C6">
        <w:rPr>
          <w:vertAlign w:val="subscript"/>
        </w:rPr>
        <w:t>3</w:t>
      </w:r>
      <w:r w:rsidR="00A478C6">
        <w:t xml:space="preserve">-SCoM. </w:t>
      </w:r>
      <w:r w:rsidR="00706EF4">
        <w:t xml:space="preserve">The opposite reaction will be measured by following the </w:t>
      </w:r>
      <w:proofErr w:type="spellStart"/>
      <w:r w:rsidR="00706EF4">
        <w:t>CoMSH</w:t>
      </w:r>
      <w:proofErr w:type="spellEnd"/>
      <w:r w:rsidR="00706EF4">
        <w:t xml:space="preserve">-dependent conversion of </w:t>
      </w:r>
      <w:r w:rsidR="00706EF4" w:rsidRPr="00A478C6">
        <w:rPr>
          <w:vertAlign w:val="superscript"/>
        </w:rPr>
        <w:t>14</w:t>
      </w:r>
      <w:r w:rsidR="00706EF4">
        <w:t>CH</w:t>
      </w:r>
      <w:r w:rsidR="00706EF4" w:rsidRPr="00A478C6">
        <w:rPr>
          <w:vertAlign w:val="subscript"/>
        </w:rPr>
        <w:t>3</w:t>
      </w:r>
      <w:r w:rsidR="00706EF4">
        <w:t>-SCoM to</w:t>
      </w:r>
      <w:r w:rsidR="00706EF4" w:rsidRPr="00A478C6">
        <w:rPr>
          <w:vertAlign w:val="superscript"/>
        </w:rPr>
        <w:t xml:space="preserve"> 14</w:t>
      </w:r>
      <w:r w:rsidR="00706EF4">
        <w:t>CH</w:t>
      </w:r>
      <w:r w:rsidR="00706EF4" w:rsidRPr="00A478C6">
        <w:rPr>
          <w:vertAlign w:val="subscript"/>
        </w:rPr>
        <w:t>3</w:t>
      </w:r>
      <w:r w:rsidR="00706EF4">
        <w:t xml:space="preserve">-OH. </w:t>
      </w:r>
    </w:p>
    <w:p w14:paraId="0A0C8522" w14:textId="1DEB2051" w:rsidR="0068200E" w:rsidRDefault="0068200E" w:rsidP="0068200E">
      <w:pPr>
        <w:ind w:firstLine="0"/>
        <w:rPr>
          <w:rFonts w:eastAsia="Times New Roman"/>
          <w:b/>
        </w:rPr>
      </w:pPr>
    </w:p>
    <w:tbl>
      <w:tblPr>
        <w:tblW w:w="0" w:type="auto"/>
        <w:tblLook w:val="04A0" w:firstRow="1" w:lastRow="0" w:firstColumn="1" w:lastColumn="0" w:noHBand="0" w:noVBand="1"/>
      </w:tblPr>
      <w:tblGrid>
        <w:gridCol w:w="5688"/>
        <w:gridCol w:w="3888"/>
      </w:tblGrid>
      <w:tr w:rsidR="005B130C" w14:paraId="151558E7" w14:textId="77777777" w:rsidTr="00E3650B">
        <w:tc>
          <w:tcPr>
            <w:tcW w:w="5688" w:type="dxa"/>
          </w:tcPr>
          <w:p w14:paraId="4156CEEC" w14:textId="77777777" w:rsidR="001857E8" w:rsidRDefault="001857E8" w:rsidP="005B130C">
            <w:pPr>
              <w:ind w:firstLine="0"/>
              <w:rPr>
                <w:b/>
              </w:rPr>
            </w:pPr>
            <w:r w:rsidRPr="001857E8">
              <w:rPr>
                <w:b/>
              </w:rPr>
              <w:lastRenderedPageBreak/>
              <w:t xml:space="preserve">Milestone 4.3-4.5: Hybrid quantum/classical mechanics calculations of MCR reaction </w:t>
            </w:r>
            <w:r>
              <w:rPr>
                <w:b/>
              </w:rPr>
              <w:t>intermediates</w:t>
            </w:r>
            <w:r w:rsidR="0077325F">
              <w:rPr>
                <w:b/>
              </w:rPr>
              <w:t>.</w:t>
            </w:r>
            <w:r w:rsidR="00032E50" w:rsidRPr="00032E50">
              <w:rPr>
                <w:b/>
              </w:rPr>
              <w:t xml:space="preserve">  </w:t>
            </w:r>
          </w:p>
          <w:p w14:paraId="53E0C597" w14:textId="4E6DE76A" w:rsidR="005B130C" w:rsidRPr="001857E8" w:rsidRDefault="005B130C" w:rsidP="005B130C">
            <w:pPr>
              <w:ind w:firstLine="0"/>
              <w:rPr>
                <w:b/>
              </w:rPr>
            </w:pPr>
            <w:r w:rsidRPr="00C91235">
              <w:rPr>
                <w:rFonts w:eastAsia="Times New Roman"/>
              </w:rPr>
              <w:t>We are currently running QM/MM geometry optimizations of the reaction intermediates recently proposed by Ragsdale’s lab. To date the red1 structure has converged</w:t>
            </w:r>
            <w:r w:rsidR="00537592">
              <w:rPr>
                <w:rFonts w:eastAsia="Times New Roman"/>
              </w:rPr>
              <w:t xml:space="preserve"> (Figure 4)</w:t>
            </w:r>
            <w:r w:rsidRPr="00C91235">
              <w:rPr>
                <w:rFonts w:eastAsia="Times New Roman"/>
              </w:rPr>
              <w:t xml:space="preserve">. The nickel and </w:t>
            </w:r>
            <w:proofErr w:type="spellStart"/>
            <w:r w:rsidRPr="00C91235">
              <w:rPr>
                <w:rFonts w:eastAsia="Times New Roman"/>
              </w:rPr>
              <w:t>CoM</w:t>
            </w:r>
            <w:proofErr w:type="spellEnd"/>
            <w:r w:rsidRPr="00C91235">
              <w:rPr>
                <w:rFonts w:eastAsia="Times New Roman"/>
              </w:rPr>
              <w:t xml:space="preserve"> sulfur electron densities are similar to those previously calculated by Siegbahn (Chem. Eur. J. 2012, 18, 6309 – 6315), however the key inter-atomic distances are ~0.1 Å closer due to the more realistic model using un-truncated groups and inclusion of the solvated protein matrix. </w:t>
            </w:r>
          </w:p>
          <w:p w14:paraId="721D58B3" w14:textId="77777777" w:rsidR="005B130C" w:rsidRDefault="005B130C" w:rsidP="005B130C">
            <w:pPr>
              <w:ind w:firstLine="0"/>
              <w:rPr>
                <w:rFonts w:ascii="Arial" w:hAnsi="Arial" w:cs="Arial"/>
                <w:sz w:val="20"/>
                <w:szCs w:val="20"/>
              </w:rPr>
            </w:pPr>
          </w:p>
          <w:p w14:paraId="6AE0D258" w14:textId="77777777" w:rsidR="005B130C" w:rsidRDefault="005B130C" w:rsidP="005B130C">
            <w:pPr>
              <w:ind w:firstLine="0"/>
              <w:rPr>
                <w:rFonts w:ascii="Arial" w:hAnsi="Arial" w:cs="Arial"/>
                <w:sz w:val="20"/>
                <w:szCs w:val="20"/>
              </w:rPr>
            </w:pPr>
          </w:p>
          <w:p w14:paraId="6A8AB8A0" w14:textId="77777777" w:rsidR="005B130C" w:rsidRDefault="005B130C" w:rsidP="005B130C">
            <w:pPr>
              <w:ind w:firstLine="0"/>
              <w:rPr>
                <w:rFonts w:ascii="Arial" w:hAnsi="Arial" w:cs="Arial"/>
                <w:sz w:val="20"/>
                <w:szCs w:val="20"/>
              </w:rPr>
            </w:pPr>
          </w:p>
          <w:p w14:paraId="4B0DED37" w14:textId="77777777" w:rsidR="005B130C" w:rsidRDefault="005B130C" w:rsidP="00C91235">
            <w:pPr>
              <w:ind w:firstLine="0"/>
              <w:rPr>
                <w:rFonts w:ascii="Arial" w:hAnsi="Arial" w:cs="Arial"/>
                <w:sz w:val="20"/>
                <w:szCs w:val="20"/>
              </w:rPr>
            </w:pPr>
          </w:p>
          <w:p w14:paraId="5C42C3C9" w14:textId="27921E16" w:rsidR="005B130C" w:rsidRPr="005B130C" w:rsidRDefault="005B130C" w:rsidP="00537592">
            <w:pPr>
              <w:ind w:firstLine="0"/>
              <w:rPr>
                <w:rFonts w:ascii="Arial" w:hAnsi="Arial" w:cs="Arial"/>
                <w:sz w:val="20"/>
                <w:szCs w:val="20"/>
              </w:rPr>
            </w:pPr>
            <w:r>
              <w:rPr>
                <w:rFonts w:ascii="Arial" w:hAnsi="Arial" w:cs="Arial"/>
                <w:sz w:val="20"/>
                <w:szCs w:val="20"/>
              </w:rPr>
              <w:t xml:space="preserve">Figure </w:t>
            </w:r>
            <w:r w:rsidR="00537592">
              <w:rPr>
                <w:rFonts w:ascii="Arial" w:hAnsi="Arial" w:cs="Arial"/>
                <w:sz w:val="20"/>
                <w:szCs w:val="20"/>
              </w:rPr>
              <w:t>4</w:t>
            </w:r>
            <w:r w:rsidRPr="00486019">
              <w:rPr>
                <w:rFonts w:ascii="Arial" w:hAnsi="Arial" w:cs="Arial"/>
                <w:sz w:val="20"/>
                <w:szCs w:val="20"/>
              </w:rPr>
              <w:t xml:space="preserve">: QM/MM optimized structure </w:t>
            </w:r>
            <w:r>
              <w:rPr>
                <w:rFonts w:ascii="Arial" w:hAnsi="Arial" w:cs="Arial"/>
                <w:sz w:val="20"/>
                <w:szCs w:val="20"/>
              </w:rPr>
              <w:t>of catalytic core atoms of MCR</w:t>
            </w:r>
            <w:r w:rsidRPr="00486019">
              <w:rPr>
                <w:rFonts w:ascii="Arial" w:hAnsi="Arial" w:cs="Arial"/>
                <w:sz w:val="20"/>
                <w:szCs w:val="20"/>
                <w:vertAlign w:val="subscript"/>
              </w:rPr>
              <w:t>red1</w:t>
            </w:r>
            <w:r w:rsidRPr="00486019">
              <w:rPr>
                <w:rFonts w:ascii="Arial" w:hAnsi="Arial" w:cs="Arial"/>
                <w:sz w:val="20"/>
                <w:szCs w:val="20"/>
              </w:rPr>
              <w:t xml:space="preserve">. For clarity only QM atoms are shown. </w:t>
            </w:r>
          </w:p>
        </w:tc>
        <w:tc>
          <w:tcPr>
            <w:tcW w:w="3888" w:type="dxa"/>
          </w:tcPr>
          <w:p w14:paraId="085DE48B" w14:textId="11046B60" w:rsidR="005B130C" w:rsidRDefault="005B130C" w:rsidP="00C91235">
            <w:pPr>
              <w:ind w:firstLine="0"/>
              <w:rPr>
                <w:rFonts w:eastAsia="Times New Roman"/>
              </w:rPr>
            </w:pPr>
            <w:r w:rsidRPr="00C91235">
              <w:rPr>
                <w:rFonts w:eastAsia="Times New Roman"/>
                <w:b/>
                <w:noProof/>
              </w:rPr>
              <w:drawing>
                <wp:inline distT="0" distB="0" distL="0" distR="0" wp14:anchorId="7197EF5B" wp14:editId="6CC659B6">
                  <wp:extent cx="2295091" cy="26917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1_qmmm_labell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5091" cy="2691773"/>
                          </a:xfrm>
                          <a:prstGeom prst="rect">
                            <a:avLst/>
                          </a:prstGeom>
                        </pic:spPr>
                      </pic:pic>
                    </a:graphicData>
                  </a:graphic>
                </wp:inline>
              </w:drawing>
            </w:r>
          </w:p>
        </w:tc>
      </w:tr>
    </w:tbl>
    <w:p w14:paraId="119CFABF" w14:textId="77777777" w:rsidR="002E48CF" w:rsidRPr="002E48CF" w:rsidRDefault="002E48CF" w:rsidP="002E48CF">
      <w:pPr>
        <w:ind w:firstLine="0"/>
        <w:rPr>
          <w:rFonts w:eastAsia="Times New Roman"/>
          <w:b/>
        </w:rPr>
      </w:pPr>
      <w:r w:rsidRPr="002E48CF">
        <w:rPr>
          <w:rFonts w:eastAsia="Times New Roman"/>
          <w:b/>
        </w:rPr>
        <w:t xml:space="preserve">Milestones 5.1-5.8 (technology to market) </w:t>
      </w:r>
    </w:p>
    <w:p w14:paraId="4E4C2F47" w14:textId="78B51B09" w:rsidR="002E48CF" w:rsidRPr="002E48CF" w:rsidRDefault="002E48CF" w:rsidP="002E48CF">
      <w:pPr>
        <w:ind w:firstLine="0"/>
        <w:rPr>
          <w:rFonts w:eastAsia="Times New Roman"/>
        </w:rPr>
      </w:pPr>
      <w:r w:rsidRPr="002E48CF">
        <w:rPr>
          <w:rFonts w:eastAsia="Times New Roman"/>
        </w:rPr>
        <w:t xml:space="preserve">Nadine Wong in our (U. </w:t>
      </w:r>
      <w:proofErr w:type="spellStart"/>
      <w:r w:rsidRPr="002E48CF">
        <w:rPr>
          <w:rFonts w:eastAsia="Times New Roman"/>
        </w:rPr>
        <w:t>Mich</w:t>
      </w:r>
      <w:proofErr w:type="spellEnd"/>
      <w:r w:rsidRPr="002E48CF">
        <w:rPr>
          <w:rFonts w:eastAsia="Times New Roman"/>
        </w:rPr>
        <w:t>) Office of Technology Transfer is our primary liaison</w:t>
      </w:r>
      <w:r w:rsidR="00E62BE6">
        <w:rPr>
          <w:rFonts w:eastAsia="Times New Roman"/>
        </w:rPr>
        <w:t xml:space="preserve"> and Rich </w:t>
      </w:r>
      <w:proofErr w:type="spellStart"/>
      <w:r w:rsidR="00E62BE6">
        <w:rPr>
          <w:rFonts w:eastAsia="Times New Roman"/>
        </w:rPr>
        <w:t>Z</w:t>
      </w:r>
      <w:r>
        <w:rPr>
          <w:rFonts w:eastAsia="Times New Roman"/>
        </w:rPr>
        <w:t>vosec</w:t>
      </w:r>
      <w:proofErr w:type="spellEnd"/>
      <w:r>
        <w:rPr>
          <w:rFonts w:eastAsia="Times New Roman"/>
        </w:rPr>
        <w:t xml:space="preserve"> (High Hurdles) is our consultant.</w:t>
      </w:r>
      <w:r w:rsidRPr="002E48CF">
        <w:rPr>
          <w:rFonts w:eastAsia="Times New Roman"/>
        </w:rPr>
        <w:t xml:space="preserve"> Based on the recent technical milestones from John Leigh's lab, </w:t>
      </w:r>
      <w:r w:rsidR="00C667F4" w:rsidRPr="00C667F4">
        <w:rPr>
          <w:rFonts w:eastAsia="Times New Roman"/>
        </w:rPr>
        <w:t>on December 10, 2014</w:t>
      </w:r>
      <w:r w:rsidR="00C667F4">
        <w:rPr>
          <w:rFonts w:eastAsia="Times New Roman"/>
        </w:rPr>
        <w:t>,</w:t>
      </w:r>
      <w:r w:rsidR="00C667F4" w:rsidRPr="00C667F4">
        <w:rPr>
          <w:rFonts w:eastAsia="Times New Roman"/>
        </w:rPr>
        <w:t xml:space="preserve"> David A. Casimir, J.D., Ph.D. of Casimir Jones, S.C. </w:t>
      </w:r>
      <w:r w:rsidR="00C667F4">
        <w:rPr>
          <w:rFonts w:eastAsia="Times New Roman"/>
        </w:rPr>
        <w:t>filed</w:t>
      </w:r>
      <w:r w:rsidRPr="002E48CF">
        <w:rPr>
          <w:rFonts w:eastAsia="Times New Roman"/>
        </w:rPr>
        <w:t xml:space="preserve"> a provisional </w:t>
      </w:r>
      <w:r w:rsidR="00C667F4">
        <w:rPr>
          <w:rFonts w:eastAsia="Times New Roman"/>
        </w:rPr>
        <w:t xml:space="preserve">patent </w:t>
      </w:r>
      <w:r w:rsidRPr="002E48CF">
        <w:rPr>
          <w:rFonts w:eastAsia="Times New Roman"/>
        </w:rPr>
        <w:t xml:space="preserve">application to cover the expression of </w:t>
      </w:r>
      <w:r w:rsidR="00E62BE6">
        <w:rPr>
          <w:rFonts w:eastAsia="Times New Roman"/>
        </w:rPr>
        <w:t>MCR</w:t>
      </w:r>
      <w:r w:rsidRPr="002E48CF">
        <w:rPr>
          <w:rFonts w:eastAsia="Times New Roman"/>
        </w:rPr>
        <w:t xml:space="preserve"> proteins in </w:t>
      </w:r>
      <w:r w:rsidRPr="00C667F4">
        <w:rPr>
          <w:rFonts w:eastAsia="Times New Roman"/>
          <w:i/>
        </w:rPr>
        <w:t>M</w:t>
      </w:r>
      <w:r w:rsidR="00C667F4" w:rsidRPr="00C667F4">
        <w:rPr>
          <w:rFonts w:eastAsia="Times New Roman"/>
          <w:i/>
        </w:rPr>
        <w:t>.</w:t>
      </w:r>
      <w:r w:rsidRPr="00C667F4">
        <w:rPr>
          <w:rFonts w:eastAsia="Times New Roman"/>
          <w:i/>
        </w:rPr>
        <w:t xml:space="preserve"> </w:t>
      </w:r>
      <w:proofErr w:type="spellStart"/>
      <w:r w:rsidRPr="00C667F4">
        <w:rPr>
          <w:rFonts w:eastAsia="Times New Roman"/>
          <w:i/>
        </w:rPr>
        <w:t>maripaludis</w:t>
      </w:r>
      <w:proofErr w:type="spellEnd"/>
      <w:r w:rsidRPr="002E48CF">
        <w:rPr>
          <w:rFonts w:eastAsia="Times New Roman"/>
        </w:rPr>
        <w:t>.  </w:t>
      </w:r>
      <w:r w:rsidR="00C667F4">
        <w:rPr>
          <w:rFonts w:eastAsia="Times New Roman"/>
        </w:rPr>
        <w:t>We</w:t>
      </w:r>
      <w:r w:rsidRPr="002E48CF">
        <w:rPr>
          <w:rFonts w:eastAsia="Times New Roman"/>
        </w:rPr>
        <w:t xml:space="preserve"> developed an IP strategy document that sets forth a protocol and strategy for best practices capture of IP</w:t>
      </w:r>
      <w:r w:rsidR="00C667F4">
        <w:rPr>
          <w:rFonts w:eastAsia="Times New Roman"/>
        </w:rPr>
        <w:t xml:space="preserve"> generated during the project. </w:t>
      </w:r>
      <w:r w:rsidRPr="002E48CF">
        <w:rPr>
          <w:rFonts w:eastAsia="Times New Roman"/>
        </w:rPr>
        <w:t>The plan has identified the key technical milestones that are likely to merit invention reporting/patent filing and will be tracked by the team.  We have hir</w:t>
      </w:r>
      <w:r w:rsidR="00C667F4">
        <w:rPr>
          <w:rFonts w:eastAsia="Times New Roman"/>
        </w:rPr>
        <w:t>ed</w:t>
      </w:r>
      <w:r w:rsidRPr="002E48CF">
        <w:rPr>
          <w:rFonts w:eastAsia="Times New Roman"/>
        </w:rPr>
        <w:t xml:space="preserve"> </w:t>
      </w:r>
      <w:r w:rsidR="00E62BE6">
        <w:rPr>
          <w:rFonts w:eastAsia="Times New Roman"/>
        </w:rPr>
        <w:t xml:space="preserve">Rich </w:t>
      </w:r>
      <w:proofErr w:type="spellStart"/>
      <w:r w:rsidR="00E62BE6">
        <w:rPr>
          <w:rFonts w:eastAsia="Times New Roman"/>
        </w:rPr>
        <w:t>Z</w:t>
      </w:r>
      <w:r w:rsidR="00C667F4">
        <w:rPr>
          <w:rFonts w:eastAsia="Times New Roman"/>
        </w:rPr>
        <w:t>vosec</w:t>
      </w:r>
      <w:proofErr w:type="spellEnd"/>
      <w:r w:rsidR="00C667F4">
        <w:rPr>
          <w:rFonts w:eastAsia="Times New Roman"/>
        </w:rPr>
        <w:t xml:space="preserve"> (High Hurdles) as our consultant.</w:t>
      </w:r>
      <w:r w:rsidR="00C667F4" w:rsidRPr="002E48CF">
        <w:rPr>
          <w:rFonts w:eastAsia="Times New Roman"/>
        </w:rPr>
        <w:t xml:space="preserve"> </w:t>
      </w:r>
      <w:r w:rsidR="00963CE5">
        <w:rPr>
          <w:rFonts w:eastAsia="Times New Roman"/>
        </w:rPr>
        <w:t xml:space="preserve">Dr. </w:t>
      </w:r>
      <w:proofErr w:type="spellStart"/>
      <w:r w:rsidR="00963CE5">
        <w:rPr>
          <w:rFonts w:eastAsia="Times New Roman"/>
        </w:rPr>
        <w:t>Z</w:t>
      </w:r>
      <w:r w:rsidR="00C667F4">
        <w:rPr>
          <w:rFonts w:eastAsia="Times New Roman"/>
        </w:rPr>
        <w:t>vosec</w:t>
      </w:r>
      <w:proofErr w:type="spellEnd"/>
      <w:r w:rsidR="00C667F4">
        <w:rPr>
          <w:rFonts w:eastAsia="Times New Roman"/>
        </w:rPr>
        <w:t xml:space="preserve"> has</w:t>
      </w:r>
      <w:r w:rsidRPr="002E48CF">
        <w:rPr>
          <w:rFonts w:eastAsia="Times New Roman"/>
        </w:rPr>
        <w:t xml:space="preserve"> develop</w:t>
      </w:r>
      <w:r w:rsidR="00C667F4">
        <w:rPr>
          <w:rFonts w:eastAsia="Times New Roman"/>
        </w:rPr>
        <w:t>ed</w:t>
      </w:r>
      <w:r w:rsidRPr="002E48CF">
        <w:rPr>
          <w:rFonts w:eastAsia="Times New Roman"/>
        </w:rPr>
        <w:t xml:space="preserve"> </w:t>
      </w:r>
      <w:r w:rsidR="00C667F4">
        <w:rPr>
          <w:rFonts w:eastAsia="Times New Roman"/>
        </w:rPr>
        <w:t>a</w:t>
      </w:r>
      <w:r w:rsidRPr="002E48CF">
        <w:rPr>
          <w:rFonts w:eastAsia="Times New Roman"/>
        </w:rPr>
        <w:t xml:space="preserve"> technology to market plan, </w:t>
      </w:r>
      <w:r w:rsidR="00C667F4">
        <w:rPr>
          <w:rFonts w:eastAsia="Times New Roman"/>
        </w:rPr>
        <w:t xml:space="preserve">which is being used to develop a pitch deck </w:t>
      </w:r>
      <w:r w:rsidR="00F16127">
        <w:rPr>
          <w:rFonts w:eastAsia="Times New Roman"/>
        </w:rPr>
        <w:t xml:space="preserve">for interactions with technology partners. </w:t>
      </w:r>
      <w:r w:rsidR="00532FFB">
        <w:rPr>
          <w:rFonts w:eastAsia="Times New Roman"/>
        </w:rPr>
        <w:t xml:space="preserve">The T2M plan includes potential industrial partners that we will approach at the appropriate stage. We feel that we are on track to initiate these interactions when we have demonstrated conversion of methanol to methane in the recombinant </w:t>
      </w:r>
      <w:r w:rsidR="00532FFB" w:rsidRPr="00532FFB">
        <w:rPr>
          <w:rFonts w:eastAsia="Times New Roman"/>
          <w:i/>
        </w:rPr>
        <w:t xml:space="preserve">M. </w:t>
      </w:r>
      <w:proofErr w:type="spellStart"/>
      <w:r w:rsidR="00532FFB" w:rsidRPr="00532FFB">
        <w:rPr>
          <w:rFonts w:eastAsia="Times New Roman"/>
          <w:i/>
        </w:rPr>
        <w:t>maripaludis</w:t>
      </w:r>
      <w:proofErr w:type="spellEnd"/>
      <w:r w:rsidR="00532FFB">
        <w:rPr>
          <w:rFonts w:eastAsia="Times New Roman"/>
        </w:rPr>
        <w:t xml:space="preserve"> system. </w:t>
      </w:r>
      <w:r w:rsidR="00F16127">
        <w:rPr>
          <w:rFonts w:eastAsia="Times New Roman"/>
        </w:rPr>
        <w:t xml:space="preserve">We </w:t>
      </w:r>
      <w:r w:rsidR="00532FFB">
        <w:rPr>
          <w:rFonts w:eastAsia="Times New Roman"/>
        </w:rPr>
        <w:t>plan to work with TJ Augustine at ARPA-E as we</w:t>
      </w:r>
      <w:r w:rsidR="00F16127">
        <w:rPr>
          <w:rFonts w:eastAsia="Times New Roman"/>
        </w:rPr>
        <w:t xml:space="preserve"> </w:t>
      </w:r>
      <w:r w:rsidR="00532FFB">
        <w:rPr>
          <w:rFonts w:eastAsia="Times New Roman"/>
        </w:rPr>
        <w:t>fully develop</w:t>
      </w:r>
      <w:r w:rsidRPr="002E48CF">
        <w:rPr>
          <w:rFonts w:eastAsia="Times New Roman"/>
        </w:rPr>
        <w:t xml:space="preserve"> the </w:t>
      </w:r>
      <w:proofErr w:type="spellStart"/>
      <w:r w:rsidRPr="002E48CF">
        <w:rPr>
          <w:rFonts w:eastAsia="Times New Roman"/>
        </w:rPr>
        <w:t>technoeconomic</w:t>
      </w:r>
      <w:proofErr w:type="spellEnd"/>
      <w:r w:rsidRPr="002E48CF">
        <w:rPr>
          <w:rFonts w:eastAsia="Times New Roman"/>
        </w:rPr>
        <w:t xml:space="preserve"> analysis</w:t>
      </w:r>
      <w:r w:rsidR="00713385">
        <w:rPr>
          <w:rFonts w:eastAsia="Times New Roman"/>
        </w:rPr>
        <w:t xml:space="preserve"> and have sent our draft analysis to Dr. Augustine and other project coordinators at ARPA-E for input</w:t>
      </w:r>
      <w:r w:rsidRPr="002E48CF">
        <w:rPr>
          <w:rFonts w:eastAsia="Times New Roman"/>
        </w:rPr>
        <w:t>.</w:t>
      </w:r>
    </w:p>
    <w:p w14:paraId="72F6962A" w14:textId="77777777" w:rsidR="009A078D" w:rsidRDefault="009A078D" w:rsidP="0068200E">
      <w:pPr>
        <w:ind w:firstLine="0"/>
      </w:pPr>
    </w:p>
    <w:p w14:paraId="0D17057A" w14:textId="77777777" w:rsidR="00DE1B1B" w:rsidRPr="00C727D2" w:rsidRDefault="00DE1B1B" w:rsidP="00DE1B1B">
      <w:pPr>
        <w:ind w:firstLine="0"/>
        <w:rPr>
          <w:b/>
        </w:rPr>
      </w:pPr>
      <w:r w:rsidRPr="00C727D2">
        <w:rPr>
          <w:b/>
        </w:rPr>
        <w:t>D.    Major risks to future milestones</w:t>
      </w:r>
      <w:r w:rsidRPr="00C727D2">
        <w:t xml:space="preserve">: </w:t>
      </w:r>
    </w:p>
    <w:p w14:paraId="0E3B1751" w14:textId="77777777" w:rsidR="00DA159D" w:rsidRPr="00DA159D" w:rsidRDefault="00DA159D" w:rsidP="00DA159D">
      <w:pPr>
        <w:ind w:firstLine="0"/>
      </w:pPr>
      <w:r w:rsidRPr="00DA159D">
        <w:rPr>
          <w:b/>
        </w:rPr>
        <w:t xml:space="preserve">Milestone 1.3.  </w:t>
      </w:r>
      <w:r w:rsidRPr="00DA159D">
        <w:t>See supporting data and additional information above.</w:t>
      </w:r>
    </w:p>
    <w:p w14:paraId="0BFA2445" w14:textId="77777777" w:rsidR="00DA159D" w:rsidRPr="00DA159D" w:rsidRDefault="00DA159D" w:rsidP="00DA159D">
      <w:pPr>
        <w:ind w:firstLine="0"/>
        <w:rPr>
          <w:b/>
        </w:rPr>
      </w:pPr>
    </w:p>
    <w:p w14:paraId="164E1421" w14:textId="77777777" w:rsidR="00DA159D" w:rsidRPr="00DA159D" w:rsidRDefault="00DA159D" w:rsidP="00DA159D">
      <w:pPr>
        <w:ind w:firstLine="0"/>
        <w:rPr>
          <w:b/>
        </w:rPr>
      </w:pPr>
      <w:r w:rsidRPr="00DA159D">
        <w:rPr>
          <w:b/>
        </w:rPr>
        <w:t>Milestone 1.4</w:t>
      </w:r>
    </w:p>
    <w:p w14:paraId="4C66FE25" w14:textId="565167FA" w:rsidR="00DA159D" w:rsidRPr="00DA159D" w:rsidRDefault="00DA159D" w:rsidP="00DA159D">
      <w:pPr>
        <w:ind w:firstLine="0"/>
      </w:pPr>
      <w:proofErr w:type="spellStart"/>
      <w:r w:rsidRPr="00DA159D">
        <w:t>Simlilar</w:t>
      </w:r>
      <w:proofErr w:type="spellEnd"/>
      <w:r w:rsidRPr="00DA159D">
        <w:t xml:space="preserve"> to </w:t>
      </w:r>
      <w:r w:rsidR="00E62BE6">
        <w:t>MCR</w:t>
      </w:r>
      <w:r w:rsidRPr="00DA159D">
        <w:t xml:space="preserve">, challenges for the methanol </w:t>
      </w:r>
      <w:proofErr w:type="spellStart"/>
      <w:r w:rsidRPr="00DA159D">
        <w:t>methyltransferase</w:t>
      </w:r>
      <w:proofErr w:type="spellEnd"/>
      <w:r w:rsidRPr="00DA159D">
        <w:t xml:space="preserve"> include achieving sufficient expression levels and a probable requirement for activation of the cobalamin.  Efforts to optimize expression are similar to those for </w:t>
      </w:r>
      <w:r w:rsidR="00E62BE6">
        <w:t>MCR</w:t>
      </w:r>
      <w:r w:rsidRPr="00DA159D">
        <w:t xml:space="preserve">.  Activation genes from the source organism are being included in our expression clones. </w:t>
      </w:r>
    </w:p>
    <w:p w14:paraId="2630A836" w14:textId="77777777" w:rsidR="00DA159D" w:rsidRDefault="00DA159D" w:rsidP="00DA159D">
      <w:pPr>
        <w:ind w:firstLine="0"/>
      </w:pPr>
    </w:p>
    <w:p w14:paraId="20001A90" w14:textId="77777777" w:rsidR="00CD4C7B" w:rsidRPr="00CD4C7B" w:rsidRDefault="00CD4C7B" w:rsidP="00CD4C7B">
      <w:pPr>
        <w:ind w:firstLine="0"/>
        <w:rPr>
          <w:b/>
        </w:rPr>
      </w:pPr>
      <w:proofErr w:type="gramStart"/>
      <w:r w:rsidRPr="00CD4C7B">
        <w:rPr>
          <w:b/>
        </w:rPr>
        <w:t>Milestones 2.1 and 2.2.</w:t>
      </w:r>
      <w:proofErr w:type="gramEnd"/>
      <w:r w:rsidRPr="00CD4C7B">
        <w:rPr>
          <w:b/>
        </w:rPr>
        <w:t xml:space="preserve"> </w:t>
      </w:r>
    </w:p>
    <w:p w14:paraId="3F07B8E4" w14:textId="77777777" w:rsidR="00CD4C7B" w:rsidRPr="00CD4C7B" w:rsidRDefault="00CD4C7B" w:rsidP="00CD4C7B">
      <w:pPr>
        <w:ind w:firstLine="0"/>
      </w:pPr>
      <w:r w:rsidRPr="00CD4C7B">
        <w:t xml:space="preserve">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 </w:t>
      </w:r>
    </w:p>
    <w:p w14:paraId="3AF86668" w14:textId="77777777" w:rsidR="00584E9A" w:rsidRDefault="00584E9A" w:rsidP="00515578">
      <w:pPr>
        <w:ind w:firstLine="0"/>
        <w:rPr>
          <w:b/>
        </w:rPr>
      </w:pPr>
    </w:p>
    <w:p w14:paraId="667D7860" w14:textId="776601E7" w:rsidR="00584E9A" w:rsidRDefault="00F365BA" w:rsidP="00515578">
      <w:pPr>
        <w:ind w:firstLine="0"/>
        <w:rPr>
          <w:b/>
        </w:rPr>
      </w:pPr>
      <w:r>
        <w:rPr>
          <w:b/>
        </w:rPr>
        <w:t>Milestone</w:t>
      </w:r>
      <w:r w:rsidRPr="00035B61">
        <w:rPr>
          <w:b/>
        </w:rPr>
        <w:t xml:space="preserve"> </w:t>
      </w:r>
      <w:r>
        <w:rPr>
          <w:b/>
        </w:rPr>
        <w:t>3.2.</w:t>
      </w:r>
    </w:p>
    <w:p w14:paraId="1D55951A" w14:textId="3010883A" w:rsidR="00F365BA" w:rsidRDefault="00F365BA" w:rsidP="00515578">
      <w:pPr>
        <w:ind w:firstLine="0"/>
      </w:pPr>
      <w:r w:rsidRPr="00F365BA">
        <w:t xml:space="preserve">The </w:t>
      </w:r>
      <w:r>
        <w:t xml:space="preserve">riskiest part of this </w:t>
      </w:r>
      <w:r w:rsidR="00DD587F">
        <w:t xml:space="preserve">goal is the effective coupling of the </w:t>
      </w:r>
      <w:r w:rsidR="00DD587F" w:rsidRPr="00DD587F">
        <w:rPr>
          <w:i/>
        </w:rPr>
        <w:t xml:space="preserve">M. </w:t>
      </w:r>
      <w:proofErr w:type="spellStart"/>
      <w:r w:rsidR="00DD587F" w:rsidRPr="00DD587F">
        <w:rPr>
          <w:i/>
        </w:rPr>
        <w:t>marapaludis</w:t>
      </w:r>
      <w:proofErr w:type="spellEnd"/>
      <w:r w:rsidR="00DD587F">
        <w:t xml:space="preserve"> HDR to the </w:t>
      </w:r>
      <w:r w:rsidR="00DD587F" w:rsidRPr="00DD587F">
        <w:rPr>
          <w:i/>
        </w:rPr>
        <w:t xml:space="preserve">M. </w:t>
      </w:r>
      <w:proofErr w:type="spellStart"/>
      <w:r w:rsidR="00DD587F" w:rsidRPr="00DD587F">
        <w:rPr>
          <w:i/>
        </w:rPr>
        <w:t>marapaludis</w:t>
      </w:r>
      <w:proofErr w:type="spellEnd"/>
      <w:r w:rsidR="00DD587F">
        <w:t xml:space="preserve"> MCR and </w:t>
      </w:r>
      <w:proofErr w:type="spellStart"/>
      <w:r w:rsidR="00DD587F" w:rsidRPr="00DD587F">
        <w:rPr>
          <w:i/>
        </w:rPr>
        <w:t>Methanosphaera</w:t>
      </w:r>
      <w:proofErr w:type="spellEnd"/>
      <w:r w:rsidR="00DD587F">
        <w:t xml:space="preserve"> </w:t>
      </w:r>
      <w:proofErr w:type="spellStart"/>
      <w:r w:rsidR="00DD587F">
        <w:t>MeTr</w:t>
      </w:r>
      <w:proofErr w:type="spellEnd"/>
      <w:r w:rsidR="00DD587F">
        <w:t xml:space="preserve">. One advantage to using the homologous </w:t>
      </w:r>
      <w:r w:rsidR="00DD587F" w:rsidRPr="00DD587F">
        <w:rPr>
          <w:i/>
        </w:rPr>
        <w:t xml:space="preserve">M. </w:t>
      </w:r>
      <w:proofErr w:type="spellStart"/>
      <w:r w:rsidR="00DD587F" w:rsidRPr="00DD587F">
        <w:rPr>
          <w:i/>
        </w:rPr>
        <w:t>marapaludis</w:t>
      </w:r>
      <w:proofErr w:type="spellEnd"/>
      <w:r w:rsidR="00DD587F" w:rsidRPr="00DD587F">
        <w:t xml:space="preserve"> </w:t>
      </w:r>
      <w:r w:rsidR="00DD587F">
        <w:t xml:space="preserve">HDR and </w:t>
      </w:r>
      <w:r w:rsidR="00DD587F">
        <w:lastRenderedPageBreak/>
        <w:t>MCR is that they naturally couple together in methane formation</w:t>
      </w:r>
      <w:r w:rsidR="00C7771E">
        <w:t xml:space="preserve">. We might have issues if we need to express the ANME MCR enzymes and in that case will need to screen for and engineer into </w:t>
      </w:r>
      <w:r w:rsidR="00C7771E" w:rsidRPr="00DD587F">
        <w:rPr>
          <w:i/>
        </w:rPr>
        <w:t xml:space="preserve">M. </w:t>
      </w:r>
      <w:proofErr w:type="spellStart"/>
      <w:r w:rsidR="00C7771E" w:rsidRPr="00DD587F">
        <w:rPr>
          <w:i/>
        </w:rPr>
        <w:t>marapaludis</w:t>
      </w:r>
      <w:proofErr w:type="spellEnd"/>
      <w:r w:rsidR="00C7771E" w:rsidRPr="00DD587F">
        <w:t xml:space="preserve"> </w:t>
      </w:r>
      <w:r w:rsidR="00C7771E">
        <w:t>the appropriate heterologous HDR. Here it should be pointed out that, even though we are observing expression and F</w:t>
      </w:r>
      <w:r w:rsidR="00C7771E" w:rsidRPr="00C7771E">
        <w:rPr>
          <w:vertAlign w:val="subscript"/>
        </w:rPr>
        <w:t>430</w:t>
      </w:r>
      <w:r w:rsidR="00C7771E">
        <w:t xml:space="preserve"> loading of the heterologous MCRs in </w:t>
      </w:r>
      <w:r w:rsidR="00C7771E" w:rsidRPr="00DD587F">
        <w:rPr>
          <w:i/>
        </w:rPr>
        <w:t xml:space="preserve">M. </w:t>
      </w:r>
      <w:proofErr w:type="spellStart"/>
      <w:r w:rsidR="00C7771E" w:rsidRPr="00DD587F">
        <w:rPr>
          <w:i/>
        </w:rPr>
        <w:t>marapaludi</w:t>
      </w:r>
      <w:r w:rsidR="00C7771E">
        <w:rPr>
          <w:i/>
        </w:rPr>
        <w:t>s</w:t>
      </w:r>
      <w:proofErr w:type="spellEnd"/>
      <w:r w:rsidR="00C7771E" w:rsidRPr="00C7771E">
        <w:t xml:space="preserve">, the activation </w:t>
      </w:r>
      <w:r w:rsidR="00C7771E">
        <w:t xml:space="preserve">system used for </w:t>
      </w:r>
      <w:r w:rsidR="00C7771E" w:rsidRPr="00C7771E">
        <w:t xml:space="preserve">in vitro </w:t>
      </w:r>
      <w:r w:rsidR="00C7771E">
        <w:t xml:space="preserve">assays of the </w:t>
      </w:r>
      <w:r w:rsidR="00C7771E" w:rsidRPr="00C7771E">
        <w:rPr>
          <w:i/>
        </w:rPr>
        <w:t xml:space="preserve">M. </w:t>
      </w:r>
      <w:proofErr w:type="spellStart"/>
      <w:r w:rsidR="00C7771E" w:rsidRPr="00C7771E">
        <w:rPr>
          <w:i/>
        </w:rPr>
        <w:t>marburgensis</w:t>
      </w:r>
      <w:proofErr w:type="spellEnd"/>
      <w:r w:rsidR="00C7771E">
        <w:t xml:space="preserve"> and the ANME MCR has not so far been successful. As described in the Milestone 1 section, e</w:t>
      </w:r>
      <w:r w:rsidR="00C7771E" w:rsidRPr="00C7771E">
        <w:t xml:space="preserve">fforts are underway </w:t>
      </w:r>
      <w:r w:rsidR="00C7771E">
        <w:t xml:space="preserve">in the Leigh laboratory </w:t>
      </w:r>
      <w:r w:rsidR="00C7771E" w:rsidRPr="00C7771E">
        <w:t xml:space="preserve">to </w:t>
      </w:r>
      <w:r w:rsidR="00C7771E">
        <w:t xml:space="preserve">increase expression of these </w:t>
      </w:r>
      <w:r w:rsidR="00FB5A17">
        <w:t xml:space="preserve">heterologous MCRs and to </w:t>
      </w:r>
      <w:r w:rsidR="00C7771E" w:rsidRPr="00C7771E">
        <w:t xml:space="preserve">construct both codon-optimized and non-optimized versions of the </w:t>
      </w:r>
      <w:r w:rsidR="00C7771E" w:rsidRPr="00C7771E">
        <w:rPr>
          <w:i/>
        </w:rPr>
        <w:t xml:space="preserve">M. </w:t>
      </w:r>
      <w:proofErr w:type="spellStart"/>
      <w:r w:rsidR="00C7771E" w:rsidRPr="00C7771E">
        <w:rPr>
          <w:i/>
        </w:rPr>
        <w:t>marburgensis</w:t>
      </w:r>
      <w:proofErr w:type="spellEnd"/>
      <w:r w:rsidR="00C7771E" w:rsidRPr="00C7771E">
        <w:t xml:space="preserve"> and ANME2c</w:t>
      </w:r>
      <w:r w:rsidR="00C7771E" w:rsidRPr="00C7771E">
        <w:rPr>
          <w:i/>
        </w:rPr>
        <w:t xml:space="preserve"> </w:t>
      </w:r>
      <w:r w:rsidR="00E62BE6">
        <w:t>MCR</w:t>
      </w:r>
      <w:r w:rsidR="00C7771E" w:rsidRPr="00C7771E">
        <w:t xml:space="preserve"> activation genes.  </w:t>
      </w:r>
    </w:p>
    <w:p w14:paraId="3F3DB91A" w14:textId="77777777" w:rsidR="00C7771E" w:rsidRPr="00C7771E" w:rsidRDefault="00C7771E" w:rsidP="00515578">
      <w:pPr>
        <w:ind w:firstLine="0"/>
      </w:pPr>
    </w:p>
    <w:p w14:paraId="57D3FAF5" w14:textId="27E1D282" w:rsidR="00F365BA" w:rsidRDefault="00F365BA" w:rsidP="00515578">
      <w:pPr>
        <w:ind w:firstLine="0"/>
        <w:rPr>
          <w:b/>
        </w:rPr>
      </w:pPr>
      <w:r>
        <w:rPr>
          <w:b/>
        </w:rPr>
        <w:t>Milestone</w:t>
      </w:r>
      <w:r w:rsidRPr="00035B61">
        <w:rPr>
          <w:b/>
        </w:rPr>
        <w:t xml:space="preserve"> </w:t>
      </w:r>
      <w:r>
        <w:rPr>
          <w:b/>
        </w:rPr>
        <w:t>3.3.</w:t>
      </w:r>
    </w:p>
    <w:p w14:paraId="45A15E0C" w14:textId="23498B79" w:rsidR="00C52C46" w:rsidRPr="00FB5A17" w:rsidRDefault="00817079" w:rsidP="00515578">
      <w:pPr>
        <w:ind w:firstLine="0"/>
      </w:pPr>
      <w:r>
        <w:t xml:space="preserve">One potential issue with heterologous expression of the </w:t>
      </w:r>
      <w:proofErr w:type="spellStart"/>
      <w:r>
        <w:t>methanol</w:t>
      </w:r>
      <w:proofErr w:type="gramStart"/>
      <w:r>
        <w:t>:CoM</w:t>
      </w:r>
      <w:proofErr w:type="spellEnd"/>
      <w:proofErr w:type="gramEnd"/>
      <w:r>
        <w:t xml:space="preserve"> </w:t>
      </w:r>
      <w:proofErr w:type="spellStart"/>
      <w:r>
        <w:t>MeTr</w:t>
      </w:r>
      <w:proofErr w:type="spellEnd"/>
      <w:r w:rsidR="00C7771E" w:rsidRPr="00FB5A17">
        <w:t xml:space="preserve"> </w:t>
      </w:r>
      <w:r>
        <w:t xml:space="preserve">is incorporation of cobalamin. This has been problematic with expression of various </w:t>
      </w:r>
      <w:proofErr w:type="spellStart"/>
      <w:r>
        <w:t>corrinoid</w:t>
      </w:r>
      <w:proofErr w:type="spellEnd"/>
      <w:r>
        <w:t xml:space="preserve"> proteins in </w:t>
      </w:r>
      <w:r w:rsidRPr="00F5240C">
        <w:rPr>
          <w:i/>
        </w:rPr>
        <w:t>E. coli</w:t>
      </w:r>
      <w:r>
        <w:t xml:space="preserve">, for example the </w:t>
      </w:r>
      <w:proofErr w:type="spellStart"/>
      <w:r>
        <w:t>CFeSP</w:t>
      </w:r>
      <w:proofErr w:type="spellEnd"/>
      <w:r>
        <w:t xml:space="preserve"> from </w:t>
      </w:r>
      <w:r w:rsidRPr="00817079">
        <w:rPr>
          <w:i/>
        </w:rPr>
        <w:t xml:space="preserve">M. </w:t>
      </w:r>
      <w:proofErr w:type="spellStart"/>
      <w:r w:rsidRPr="00817079">
        <w:rPr>
          <w:i/>
        </w:rPr>
        <w:t>thermoaceticum</w:t>
      </w:r>
      <w:proofErr w:type="spellEnd"/>
      <w:r>
        <w:t xml:space="preserve"> </w:t>
      </w:r>
      <w:r>
        <w:fldChar w:fldCharType="begin"/>
      </w:r>
      <w:r w:rsidR="007E3F70">
        <w:instrText xml:space="preserve"> ADDIN EN.CITE &lt;EndNote&gt;&lt;Cite&gt;&lt;Author&gt;Lu&lt;/Author&gt;&lt;Year&gt;1993&lt;/Year&gt;&lt;RecNum&gt;3218&lt;/RecNum&gt;&lt;DisplayText&gt;(6)&lt;/DisplayText&gt;&lt;record&gt;&lt;rec-number&gt;3218&lt;/rec-number&gt;&lt;foreign-keys&gt;&lt;key app="EN" db-id="tfrxp0v07xtd9je9s2r5dtwuxvz2xxzaepp0" timestamp="0"&gt;3218&lt;/key&gt;&lt;/foreign-keys&gt;&lt;ref-type name="Journal Article"&gt;17&lt;/ref-type&gt;&lt;contributors&gt;&lt;authors&gt;&lt;author&gt;Lu, W. P.&lt;/author&gt;&lt;author&gt;Schiau, I.&lt;/author&gt;&lt;author&gt;Cunningham, J. R.&lt;/author&gt;&lt;author&gt;Ragsdale, S. W.&lt;/author&gt;&lt;/authors&gt;&lt;/contributors&gt;&lt;titles&gt;&lt;title&gt;Sequence and expression of the gene encoding the corrinoid/iron-sulfur protein from Clostridium thermoaceticum and reconstitution of the recombinant protein to full activity&lt;/title&gt;&lt;secondary-title&gt;J Biol Chem&lt;/secondary-title&gt;&lt;/titles&gt;&lt;periodical&gt;&lt;full-title&gt;J Biol Chem&lt;/full-title&gt;&lt;abbr-1&gt;J. Biol. Chem.&lt;/abbr-1&gt;&lt;/periodical&gt;&lt;pages&gt;5605-14&lt;/pages&gt;&lt;volume&gt;268&lt;/volume&gt;&lt;number&gt;8&lt;/number&gt;&lt;keywords&gt;&lt;keyword&gt;Amino Acid Sequence&lt;/keyword&gt;&lt;keyword&gt;Bacterial Proteins/*genetics/metabolism&lt;/keyword&gt;&lt;keyword&gt;Base Sequence&lt;/keyword&gt;&lt;keyword&gt;Binding Sites&lt;/keyword&gt;&lt;keyword&gt;Cloning, Molecular&lt;/keyword&gt;&lt;keyword&gt;Clostridium/enzymology/*genetics&lt;/keyword&gt;&lt;keyword&gt;Cobamides/metabolism&lt;/keyword&gt;&lt;keyword&gt;DNA, Bacterial&lt;/keyword&gt;&lt;keyword&gt;Escherichia coli&lt;/keyword&gt;&lt;keyword&gt;Iron-Sulfur Proteins/*genetics/metabolism&lt;/keyword&gt;&lt;keyword&gt;Molecular Sequence Data&lt;/keyword&gt;&lt;keyword&gt;Plasmids&lt;/keyword&gt;&lt;keyword&gt;Recombinant Proteins/genetics/metabolism&lt;/keyword&gt;&lt;keyword&gt;CFeSP&lt;/keyword&gt;&lt;keyword&gt;MeTr&lt;/keyword&gt;&lt;/keywords&gt;&lt;dates&gt;&lt;year&gt;1993&lt;/year&gt;&lt;/dates&gt;&lt;label&gt;93194857&lt;/label&gt;&lt;urls&gt;&lt;/urls&gt;&lt;/record&gt;&lt;/Cite&gt;&lt;/EndNote&gt;</w:instrText>
      </w:r>
      <w:r>
        <w:fldChar w:fldCharType="separate"/>
      </w:r>
      <w:r w:rsidR="007E3F70">
        <w:rPr>
          <w:noProof/>
        </w:rPr>
        <w:t>(6)</w:t>
      </w:r>
      <w:r>
        <w:fldChar w:fldCharType="end"/>
      </w:r>
      <w:r>
        <w:t xml:space="preserve">. In recent studies in Ragsdale’s lab, by alteration of growth conditions, we have obtained </w:t>
      </w:r>
      <w:proofErr w:type="spellStart"/>
      <w:r>
        <w:t>CFeSP</w:t>
      </w:r>
      <w:proofErr w:type="spellEnd"/>
      <w:r>
        <w:t xml:space="preserve"> with at least 60% cobalamin and </w:t>
      </w:r>
      <w:proofErr w:type="spellStart"/>
      <w:r>
        <w:t>FeS</w:t>
      </w:r>
      <w:proofErr w:type="spellEnd"/>
      <w:r>
        <w:t xml:space="preserve"> incorporation in vivo. </w:t>
      </w:r>
      <w:r w:rsidR="004F6EB5">
        <w:t xml:space="preserve">There also may be issues with activation of the </w:t>
      </w:r>
      <w:proofErr w:type="spellStart"/>
      <w:r w:rsidR="004F6EB5">
        <w:t>MeTr</w:t>
      </w:r>
      <w:proofErr w:type="spellEnd"/>
      <w:r w:rsidR="004F6EB5">
        <w:t xml:space="preserve"> due to lack of the appropriate ATP-dependent</w:t>
      </w:r>
      <w:r w:rsidR="004F6EB5" w:rsidRPr="004F6EB5">
        <w:t xml:space="preserve"> </w:t>
      </w:r>
      <w:proofErr w:type="spellStart"/>
      <w:r w:rsidR="004F6EB5" w:rsidRPr="004F6EB5">
        <w:t>methyltransferase</w:t>
      </w:r>
      <w:proofErr w:type="spellEnd"/>
      <w:r w:rsidR="004F6EB5" w:rsidRPr="004F6EB5">
        <w:t xml:space="preserve"> activation protein (MAP)</w:t>
      </w:r>
      <w:r w:rsidR="004F6EB5">
        <w:t xml:space="preserve"> </w:t>
      </w:r>
      <w:r w:rsidR="004F6EB5">
        <w:fldChar w:fldCharType="begin"/>
      </w:r>
      <w:r w:rsidR="007E3F70">
        <w:instrText xml:space="preserve"> ADDIN EN.CITE &lt;EndNote&gt;&lt;Cite&gt;&lt;Author&gt;Daas&lt;/Author&gt;&lt;Year&gt;1996&lt;/Year&gt;&lt;RecNum&gt;1206&lt;/RecNum&gt;&lt;DisplayText&gt;(7)&lt;/DisplayText&gt;&lt;record&gt;&lt;rec-number&gt;1206&lt;/rec-number&gt;&lt;foreign-keys&gt;&lt;key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004F6EB5">
        <w:fldChar w:fldCharType="separate"/>
      </w:r>
      <w:r w:rsidR="007E3F70">
        <w:rPr>
          <w:noProof/>
        </w:rPr>
        <w:t>(7)</w:t>
      </w:r>
      <w:r w:rsidR="004F6EB5">
        <w:fldChar w:fldCharType="end"/>
      </w:r>
      <w:r w:rsidR="004F6EB5">
        <w:t xml:space="preserve">, </w:t>
      </w:r>
      <w:r w:rsidR="00B818BE">
        <w:t xml:space="preserve">studied most fully in </w:t>
      </w:r>
      <w:r w:rsidR="00B818BE" w:rsidRPr="00B818BE">
        <w:rPr>
          <w:i/>
        </w:rPr>
        <w:t xml:space="preserve">M. </w:t>
      </w:r>
      <w:proofErr w:type="spellStart"/>
      <w:r w:rsidR="00B818BE" w:rsidRPr="00B818BE">
        <w:rPr>
          <w:i/>
        </w:rPr>
        <w:t>barkeri</w:t>
      </w:r>
      <w:proofErr w:type="spellEnd"/>
      <w:r w:rsidR="00B818BE">
        <w:t xml:space="preserve">, </w:t>
      </w:r>
      <w:r w:rsidR="004F6EB5">
        <w:t xml:space="preserve">which may need to be cloned into the </w:t>
      </w:r>
      <w:r w:rsidR="00B818BE" w:rsidRPr="00DD587F">
        <w:rPr>
          <w:i/>
        </w:rPr>
        <w:t xml:space="preserve">M. </w:t>
      </w:r>
      <w:proofErr w:type="spellStart"/>
      <w:r w:rsidR="00B818BE" w:rsidRPr="00DD587F">
        <w:rPr>
          <w:i/>
        </w:rPr>
        <w:t>marapaludis</w:t>
      </w:r>
      <w:proofErr w:type="spellEnd"/>
      <w:r w:rsidR="00B818BE">
        <w:t xml:space="preserve"> </w:t>
      </w:r>
      <w:r w:rsidR="004F6EB5">
        <w:t>host</w:t>
      </w:r>
      <w:r w:rsidR="004F6EB5" w:rsidRPr="004F6EB5">
        <w:t>.</w:t>
      </w:r>
      <w:r w:rsidR="004F6EB5">
        <w:t xml:space="preserve"> </w:t>
      </w:r>
    </w:p>
    <w:p w14:paraId="4A51B555" w14:textId="77777777" w:rsidR="00C7771E" w:rsidRDefault="00C7771E" w:rsidP="00515578">
      <w:pPr>
        <w:ind w:firstLine="0"/>
        <w:rPr>
          <w:b/>
        </w:rPr>
      </w:pPr>
    </w:p>
    <w:p w14:paraId="6B9C3B91" w14:textId="77777777" w:rsidR="00C52C46" w:rsidRPr="0000703C" w:rsidRDefault="00C52C46" w:rsidP="00C52C46">
      <w:pPr>
        <w:ind w:firstLine="0"/>
      </w:pPr>
      <w:r w:rsidRPr="0000703C">
        <w:rPr>
          <w:b/>
        </w:rPr>
        <w:t xml:space="preserve">Milestone 4.2: </w:t>
      </w:r>
      <w:r w:rsidRPr="0000703C">
        <w:t xml:space="preserve">Our chances of success in predicting structural, dynamic and thermodynamic properties of MCR reactivity via classical mechanics are high based on the observations so far. Analysis of sub-microsecond MD data collected so far for MCR-Red1 bound to CoB6/7/8 cofactors are stable.  </w:t>
      </w:r>
    </w:p>
    <w:p w14:paraId="63A61499" w14:textId="77777777" w:rsidR="00C52C46" w:rsidRPr="0000703C" w:rsidRDefault="00C52C46" w:rsidP="00C52C46"/>
    <w:p w14:paraId="75711336" w14:textId="77777777" w:rsidR="00C52C46" w:rsidRDefault="00C52C46" w:rsidP="00C52C46">
      <w:pPr>
        <w:ind w:firstLine="0"/>
      </w:pPr>
      <w:r w:rsidRPr="0000703C">
        <w:rPr>
          <w:b/>
        </w:rPr>
        <w:t xml:space="preserve">Milestone 4.3: </w:t>
      </w:r>
      <w:r w:rsidRPr="0000703C">
        <w:t>The riskiest aspect of M4.3 is the calculation of barriers between reaction intermediates, which is highly sensitive to the initial geometry of the proposed reaction intermediate structure. As stated in the last report,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5AA1C17B" w14:textId="77777777" w:rsidR="00C52C46" w:rsidRDefault="00C52C46" w:rsidP="00515578">
      <w:pPr>
        <w:ind w:firstLine="0"/>
      </w:pPr>
    </w:p>
    <w:p w14:paraId="642B4A6B" w14:textId="77777777" w:rsidR="00B81E2A" w:rsidRPr="00B81E2A" w:rsidRDefault="00B81E2A" w:rsidP="00B81E2A">
      <w:pPr>
        <w:ind w:firstLine="0"/>
      </w:pPr>
      <w:r w:rsidRPr="00B81E2A">
        <w:rPr>
          <w:b/>
        </w:rPr>
        <w:t xml:space="preserve">Milestones 5.1-5.8:  </w:t>
      </w:r>
      <w:r w:rsidRPr="00B81E2A">
        <w:t xml:space="preserve">The risks related to the T2M plans would be tied to our technical progress.  For instance, our timing to approach potential industrial partners or to complete a </w:t>
      </w:r>
      <w:proofErr w:type="spellStart"/>
      <w:r w:rsidRPr="00B81E2A">
        <w:t>technoeconomic</w:t>
      </w:r>
      <w:proofErr w:type="spellEnd"/>
      <w:r w:rsidRPr="00B81E2A">
        <w:t xml:space="preserve"> analysis will be depend on demonstration of the conversion of methanol to methane in the recombinant </w:t>
      </w:r>
      <w:r w:rsidRPr="00B81E2A">
        <w:rPr>
          <w:i/>
        </w:rPr>
        <w:t xml:space="preserve">M. </w:t>
      </w:r>
      <w:proofErr w:type="spellStart"/>
      <w:r w:rsidRPr="00B81E2A">
        <w:rPr>
          <w:i/>
        </w:rPr>
        <w:t>maripaludis</w:t>
      </w:r>
      <w:proofErr w:type="spellEnd"/>
      <w:r w:rsidRPr="00B81E2A">
        <w:t xml:space="preserve"> system.</w:t>
      </w:r>
    </w:p>
    <w:p w14:paraId="3D398EE2" w14:textId="77777777" w:rsidR="00B81E2A" w:rsidRPr="009B6623" w:rsidRDefault="00B81E2A" w:rsidP="00515578">
      <w:pPr>
        <w:ind w:firstLine="0"/>
      </w:pPr>
    </w:p>
    <w:p w14:paraId="66E57DC6" w14:textId="77777777" w:rsidR="00DE1B1B" w:rsidRDefault="00DE1B1B" w:rsidP="0068200E">
      <w:pPr>
        <w:pBdr>
          <w:bottom w:val="single" w:sz="12" w:space="1" w:color="auto"/>
        </w:pBdr>
        <w:ind w:firstLine="0"/>
      </w:pPr>
    </w:p>
    <w:p w14:paraId="61CB5EEA" w14:textId="2BF33200" w:rsidR="002F0778" w:rsidRDefault="002F0778" w:rsidP="002F0778">
      <w:pPr>
        <w:ind w:firstLine="0"/>
      </w:pPr>
      <w:r>
        <w:t>SUGGESTED REVISIONS TO THE PROJECT OBJECTIVES AND MILESTONES:</w:t>
      </w:r>
    </w:p>
    <w:p w14:paraId="42A6D397" w14:textId="5CE9DBFD" w:rsidR="002F0778" w:rsidRPr="002F0778" w:rsidRDefault="002F0778" w:rsidP="002F0778">
      <w:pPr>
        <w:ind w:firstLine="0"/>
      </w:pPr>
      <w:r>
        <w:t xml:space="preserve">Now that we are over one year into the project, </w:t>
      </w:r>
      <w:r w:rsidRPr="002F0778">
        <w:t xml:space="preserve">we </w:t>
      </w:r>
      <w:r>
        <w:t xml:space="preserve">have </w:t>
      </w:r>
      <w:r w:rsidRPr="002F0778">
        <w:t xml:space="preserve">recognized that there </w:t>
      </w:r>
      <w:r>
        <w:t>a</w:t>
      </w:r>
      <w:r w:rsidRPr="002F0778">
        <w:t xml:space="preserve">re alternatives to our original plan that are more likely to lead us (more rapidly) to the GTL objective. </w:t>
      </w:r>
    </w:p>
    <w:p w14:paraId="2756B66C" w14:textId="703C291F" w:rsidR="002F0778" w:rsidRPr="002F0778" w:rsidRDefault="006804A7" w:rsidP="006804A7">
      <w:r>
        <w:t>For o</w:t>
      </w:r>
      <w:r w:rsidR="002F0778" w:rsidRPr="002F0778">
        <w:t xml:space="preserve">ne example, </w:t>
      </w:r>
      <w:r w:rsidR="002F0778">
        <w:t>we</w:t>
      </w:r>
      <w:r w:rsidR="002F0778" w:rsidRPr="002F0778">
        <w:t xml:space="preserve"> have recognized that there </w:t>
      </w:r>
      <w:r w:rsidR="002F0778">
        <w:t>are potential</w:t>
      </w:r>
      <w:r w:rsidR="002F0778" w:rsidRPr="002F0778">
        <w:t xml:space="preserve"> problems with the sulfate to sulfide pathway </w:t>
      </w:r>
      <w:r w:rsidR="002F0778">
        <w:t>that we should be able to avoid</w:t>
      </w:r>
      <w:r w:rsidR="002F0778" w:rsidRPr="002F0778">
        <w:t xml:space="preserve">. </w:t>
      </w:r>
      <w:r w:rsidR="002F0778">
        <w:t xml:space="preserve">In nature, several pathways have been shown to couple to reverse methanogenesis, so we propose to replace the </w:t>
      </w:r>
      <w:r>
        <w:t xml:space="preserve">use of </w:t>
      </w:r>
      <w:r w:rsidR="002F0778">
        <w:t xml:space="preserve">sulfate </w:t>
      </w:r>
      <w:r>
        <w:t>as electron acceptor with</w:t>
      </w:r>
      <w:r w:rsidR="002F0778" w:rsidRPr="002F0778">
        <w:t xml:space="preserve"> the </w:t>
      </w:r>
      <w:r>
        <w:t xml:space="preserve">use of </w:t>
      </w:r>
      <w:r w:rsidR="002F0778" w:rsidRPr="002F0778">
        <w:t xml:space="preserve">sulfite or the </w:t>
      </w:r>
      <w:proofErr w:type="spellStart"/>
      <w:r w:rsidR="002F0778" w:rsidRPr="002F0778">
        <w:t>fumarate</w:t>
      </w:r>
      <w:proofErr w:type="spellEnd"/>
      <w:r w:rsidR="002F0778" w:rsidRPr="002F0778">
        <w:t xml:space="preserve">. </w:t>
      </w:r>
      <w:r>
        <w:t>This revision would avoid</w:t>
      </w:r>
      <w:r w:rsidR="002F0778" w:rsidRPr="002F0778">
        <w:t xml:space="preserve"> one of the issues that </w:t>
      </w:r>
      <w:proofErr w:type="gramStart"/>
      <w:r w:rsidR="002F0778" w:rsidRPr="002F0778">
        <w:t>was</w:t>
      </w:r>
      <w:proofErr w:type="gramEnd"/>
      <w:r w:rsidR="002F0778" w:rsidRPr="002F0778">
        <w:t xml:space="preserve"> brought up in the REMOTE meeting </w:t>
      </w:r>
      <w:r>
        <w:t>-</w:t>
      </w:r>
      <w:r w:rsidR="002F0778" w:rsidRPr="002F0778">
        <w:t xml:space="preserve"> that the sulfate-to-sulfide pathway requires an additional ATP, which is not a requirement for the two suggested alternative electron acceptor pathways. </w:t>
      </w:r>
    </w:p>
    <w:p w14:paraId="596D8609" w14:textId="379833D9" w:rsidR="004B761A" w:rsidRDefault="002F0778" w:rsidP="006804A7">
      <w:r w:rsidRPr="002F0778">
        <w:t xml:space="preserve">Another example is the rate of the reverse reaction. </w:t>
      </w:r>
      <w:r w:rsidR="006804A7">
        <w:t>At the outset, we all assumed that the reverse methanogenesis pathway was rate limited by the MCR reaction and that the bond making and bond breaking steps in this enzymatic reaction were both kinetically and thermodynamically unfavorable. However, as we have presented,</w:t>
      </w:r>
      <w:r w:rsidRPr="002F0778">
        <w:t xml:space="preserve"> our kinetic studies that indicate that the chemistry of the reverse MCR reaction is not as kinetically limiting as we had initially thought. There are many ramifications of these experiments.  So, we have recognized the importance of being very clear about rates of the reverse reaction and are developing methods and doing experiments to clarify this issue. Our recent experiments </w:t>
      </w:r>
      <w:r w:rsidRPr="002F0778">
        <w:lastRenderedPageBreak/>
        <w:t xml:space="preserve">indicate that steady-state (what will be happening in the </w:t>
      </w:r>
      <w:proofErr w:type="spellStart"/>
      <w:r w:rsidRPr="002F0778">
        <w:t>methanogenic</w:t>
      </w:r>
      <w:proofErr w:type="spellEnd"/>
      <w:r w:rsidRPr="002F0778">
        <w:t xml:space="preserve"> cell) is limited by product release, so it is very important to understand the interactions between MCR, the rate limiting enzyme in the pathway, and </w:t>
      </w:r>
      <w:proofErr w:type="spellStart"/>
      <w:r w:rsidRPr="002F0778">
        <w:t>CoB</w:t>
      </w:r>
      <w:proofErr w:type="spellEnd"/>
      <w:r w:rsidRPr="002F0778">
        <w:t xml:space="preserve">, the product that forms an inhibitory nonproductive complex. So, we are directing attention through our enzymology experiments and computational experiments (in </w:t>
      </w:r>
      <w:proofErr w:type="spellStart"/>
      <w:r w:rsidRPr="002F0778">
        <w:t>Dayle</w:t>
      </w:r>
      <w:proofErr w:type="spellEnd"/>
      <w:r w:rsidRPr="002F0778">
        <w:t xml:space="preserve"> Smith's lab) to characterize the interactions between MCR. Once we know about the interactions, we can make a plan to make variants that would lead to faster product release, which we think would have a direct effect on increasing the rate of the GTL process. </w:t>
      </w:r>
    </w:p>
    <w:p w14:paraId="070FBB15" w14:textId="7B4CB6BD" w:rsidR="00012ACC" w:rsidRDefault="00012ACC" w:rsidP="006804A7">
      <w:r>
        <w:t xml:space="preserve">Thus, below (Section A) we describe the proposed revisions to projects 1, 2, and 3 and then (Section B), present the revised milestone schedule. </w:t>
      </w:r>
    </w:p>
    <w:p w14:paraId="166048F3" w14:textId="77777777" w:rsidR="00012ACC" w:rsidRDefault="00012ACC" w:rsidP="002F0778">
      <w:pPr>
        <w:ind w:firstLine="0"/>
      </w:pPr>
    </w:p>
    <w:p w14:paraId="6509CCB8" w14:textId="32DF0594" w:rsidR="006804A7" w:rsidRPr="00012ACC" w:rsidRDefault="00012ACC" w:rsidP="002F0778">
      <w:pPr>
        <w:ind w:firstLine="0"/>
        <w:rPr>
          <w:b/>
        </w:rPr>
      </w:pPr>
      <w:r w:rsidRPr="00012ACC">
        <w:rPr>
          <w:b/>
        </w:rPr>
        <w:t>Section A: Description and explanation of Proposed Revisions</w:t>
      </w:r>
      <w:r>
        <w:rPr>
          <w:b/>
        </w:rPr>
        <w:t xml:space="preserve"> to “</w:t>
      </w:r>
      <w:r w:rsidRPr="00012ACC">
        <w:rPr>
          <w:b/>
          <w:bCs/>
        </w:rPr>
        <w:t>Anaerobic Bioconversion Of Methane To Methanol</w:t>
      </w:r>
      <w:r>
        <w:rPr>
          <w:b/>
          <w:bCs/>
        </w:rPr>
        <w:t>”</w:t>
      </w:r>
    </w:p>
    <w:p w14:paraId="07332F18" w14:textId="77777777" w:rsidR="00DC6301" w:rsidRPr="00DC6301" w:rsidRDefault="00DC6301" w:rsidP="00DC6301">
      <w:r w:rsidRPr="00DC6301">
        <w:t>1. Description and explanation of Proposed Revisions in Project 1 (J. Leigh):</w:t>
      </w:r>
    </w:p>
    <w:p w14:paraId="5AA40FEF" w14:textId="069371B0" w:rsidR="00DC6301" w:rsidRPr="00DC6301" w:rsidRDefault="00DC6301" w:rsidP="00DC6301">
      <w:r w:rsidRPr="00DC6301">
        <w:t xml:space="preserve">In the first year of the grant we have found that heterologous genes can be expressed, but that the protein levels are quite low.  At this juncture it seems wise to add experiments to determine why this is the case and to start taking measures that ought to increase expressed protein levels.  Therefore we have added milestones to test the overall approach by expressing the </w:t>
      </w:r>
      <w:r w:rsidRPr="00DC6301">
        <w:rPr>
          <w:i/>
        </w:rPr>
        <w:t xml:space="preserve">M. </w:t>
      </w:r>
      <w:proofErr w:type="spellStart"/>
      <w:r w:rsidRPr="00DC6301">
        <w:rPr>
          <w:i/>
        </w:rPr>
        <w:t>maripaludis</w:t>
      </w:r>
      <w:proofErr w:type="spellEnd"/>
      <w:r w:rsidRPr="00DC6301">
        <w:t xml:space="preserve"> enzyme itself using the same system, to determine whether the problem lies at the mRNA or post-mRNA level, and to try to improve protein stability by overexpressing the chaperonin and knocking out a proteasome activator.  As an insurance policy, we also keep open the possibility of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Also, our REMOTE-funded partners at </w:t>
      </w:r>
      <w:proofErr w:type="spellStart"/>
      <w:r w:rsidRPr="00DC6301">
        <w:t>Arzeda</w:t>
      </w:r>
      <w:proofErr w:type="spellEnd"/>
      <w:r w:rsidRPr="00DC6301">
        <w:t xml:space="preserve"> have had success with an improved replicative plasmid that we propose to implement by moving the plasmid stability gene into the chromosome </w:t>
      </w:r>
      <w:r w:rsidRPr="00DC6301">
        <w:fldChar w:fldCharType="begin"/>
      </w:r>
      <w:r w:rsidR="002F0778">
        <w:instrText xml:space="preserve"> ADDIN EN.CITE &lt;EndNote&gt;&lt;Cite&gt;&lt;Author&gt;Walters&lt;/Author&gt;&lt;Year&gt;2011&lt;/Year&gt;&lt;RecNum&gt;8152&lt;/RecNum&gt;&lt;DisplayText&gt;(8)&lt;/DisplayText&gt;&lt;record&gt;&lt;rec-number&gt;8152&lt;/rec-number&gt;&lt;foreign-keys&gt;&lt;key app="EN" db-id="tfrxp0v07xtd9je9s2r5dtwuxvz2xxzaepp0" timestamp="1425583862"&gt;8152&lt;/key&gt;&lt;/foreign-keys&gt;&lt;ref-type name="Journal Article"&gt;17&lt;/ref-type&gt;&lt;contributors&gt;&lt;authors&gt;&lt;author&gt;Walters, A. D.&lt;/author&gt;&lt;author&gt;Smith, S. E.&lt;/author&gt;&lt;author&gt;Chong, J. P.&lt;/author&gt;&lt;/authors&gt;&lt;/contributors&gt;&lt;auth-address&gt;Department of Biology (Area 5), University of York, Wentworth Way, York YO10 5DD, United Kingdom.&lt;/auth-address&gt;&lt;titles&gt;&lt;title&gt;Shuttle vector system for Methanococcus maripaludis with improved transformation efficiency&lt;/title&gt;&lt;secondary-title&gt;Appl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Microbiol&lt;/abbr-1&gt;&lt;/alt-periodical&gt;&lt;pages&gt;2549-51&lt;/pages&gt;&lt;volume&gt;77&lt;/volume&gt;&lt;number&gt;7&lt;/number&gt;&lt;keywords&gt;&lt;keyword&gt;*Genetic Vectors&lt;/keyword&gt;&lt;keyword&gt;Genetics, Microbial/*methods&lt;/keyword&gt;&lt;keyword&gt;Methanococcus/*genetics&lt;/keyword&gt;&lt;keyword&gt;*Transformation, Bacterial&lt;/keyword&gt;&lt;/keywords&gt;&lt;dates&gt;&lt;year&gt;2011&lt;/year&gt;&lt;pub-dates&gt;&lt;date&gt;Apr&lt;/date&gt;&lt;/pub-dates&gt;&lt;/dates&gt;&lt;isbn&gt;1098-5336 (Electronic)&amp;#xD;0099-2240 (Linking)&lt;/isbn&gt;&lt;accession-num&gt;21296937&lt;/accession-num&gt;&lt;urls&gt;&lt;related-urls&gt;&lt;url&gt;http://www.ncbi.nlm.nih.gov/pubmed/21296937&lt;/url&gt;&lt;/related-urls&gt;&lt;/urls&gt;&lt;custom2&gt;3067461&lt;/custom2&gt;&lt;electronic-resource-num&gt;10.1128/AEM.02919-10&lt;/electronic-resource-num&gt;&lt;/record&gt;&lt;/Cite&gt;&lt;/EndNote&gt;</w:instrText>
      </w:r>
      <w:r w:rsidRPr="00DC6301">
        <w:fldChar w:fldCharType="separate"/>
      </w:r>
      <w:r w:rsidR="002F0778">
        <w:rPr>
          <w:noProof/>
        </w:rPr>
        <w:t>(8)</w:t>
      </w:r>
      <w:r w:rsidRPr="00DC6301">
        <w:fldChar w:fldCharType="end"/>
      </w:r>
      <w:r w:rsidRPr="00DC6301">
        <w:t>.</w:t>
      </w:r>
    </w:p>
    <w:p w14:paraId="630423BB" w14:textId="154C7B10" w:rsidR="00DC6301" w:rsidRPr="00DC6301" w:rsidRDefault="00DC6301" w:rsidP="00DC6301">
      <w:r w:rsidRPr="00DC6301">
        <w:t xml:space="preserve">Developments in the literature and in our thinking have led to a reevaluation of what will be required not only to express heterologous proteins, but to activate the enzymes.  </w:t>
      </w:r>
      <w:proofErr w:type="spellStart"/>
      <w:r w:rsidRPr="00DC6301">
        <w:t>Mcr</w:t>
      </w:r>
      <w:proofErr w:type="spellEnd"/>
      <w:r w:rsidRPr="00DC6301">
        <w:t xml:space="preserve"> requires several activation proteins, some of which may be species-specific </w:t>
      </w:r>
      <w:r w:rsidRPr="00DC6301">
        <w:fldChar w:fldCharType="begin"/>
      </w:r>
      <w:r w:rsidR="002F0778">
        <w:instrText xml:space="preserve"> ADDIN EN.CITE &lt;EndNote&gt;&lt;Cite&gt;&lt;Author&gt;Prakash&lt;/Author&gt;&lt;Year&gt;2014&lt;/Year&gt;&lt;RecNum&gt;8153&lt;/RecNum&gt;&lt;DisplayText&gt;(9)&lt;/DisplayText&gt;&lt;record&gt;&lt;rec-number&gt;8153&lt;/rec-number&gt;&lt;foreign-keys&gt;&lt;key app="EN" db-id="tfrxp0v07xtd9je9s2r5dtwuxvz2xxzaepp0" timestamp="1425583938"&gt;8153&lt;/key&gt;&lt;/foreign-keys&gt;&lt;ref-type name="Journal Article"&gt;17&lt;/ref-type&gt;&lt;contributors&gt;&lt;authors&gt;&lt;author&gt;Prakash, D.&lt;/author&gt;&lt;author&gt;Wu, Y.&lt;/author&gt;&lt;author&gt;Suh, S. J.&lt;/author&gt;&lt;author&gt;Duin, E. C.&lt;/author&gt;&lt;/authors&gt;&lt;/contributors&gt;&lt;auth-address&gt;Department of Chemistry and Biochemistry, Auburn University, Auburn, Alabama, USA.&amp;#xD;Biological Sciences, Auburn University, Auburn, Alabama, USA.&amp;#xD;Department of Chemistry and Biochemistry, Auburn University, Auburn, Alabama, USA duinedu@auburn.edu.&lt;/auth-address&gt;&lt;titles&gt;&lt;title&gt;Elucidating the process of activation of methyl-coenzyme M reductase&lt;/title&gt;&lt;secondary-title&gt;J Bacteriol&lt;/secondary-title&gt;&lt;alt-title&gt;Journal of bacteriology&lt;/alt-title&gt;&lt;/titles&gt;&lt;alt-periodical&gt;&lt;full-title&gt;Journal of Bacteriology&lt;/full-title&gt;&lt;abbr-1&gt;J. Bacteriol.&lt;/abbr-1&gt;&lt;/alt-periodical&gt;&lt;pages&gt;2491-8&lt;/pages&gt;&lt;volume&gt;196&lt;/volume&gt;&lt;number&gt;13&lt;/number&gt;&lt;keywords&gt;&lt;keyword&gt;Amino Acid Sequence&lt;/keyword&gt;&lt;keyword&gt;Cloning, Molecular&lt;/keyword&gt;&lt;keyword&gt;Dithiothreitol&lt;/keyword&gt;&lt;keyword&gt;Enzyme Activation/physiology&lt;/keyword&gt;&lt;keyword&gt;Gene Expression Regulation, Bacterial/*physiology&lt;/keyword&gt;&lt;keyword&gt;Iron-Sulfur Proteins/genetics/metabolism&lt;/keyword&gt;&lt;keyword&gt;Methanobacteriaceae/*enzymology/genetics/metabolism&lt;/keyword&gt;&lt;keyword&gt;Molecular Sequence Data&lt;/keyword&gt;&lt;keyword&gt;Oxidoreductases/genetics/*metabolism&lt;/keyword&gt;&lt;/keywords&gt;&lt;dates&gt;&lt;year&gt;2014&lt;/year&gt;&lt;pub-dates&gt;&lt;date&gt;Jul&lt;/date&gt;&lt;/pub-dates&gt;&lt;/dates&gt;&lt;isbn&gt;1098-5530 (Electronic)&amp;#xD;0021-9193 (Linking)&lt;/isbn&gt;&lt;accession-num&gt;24769699&lt;/accession-num&gt;&lt;urls&gt;&lt;related-urls&gt;&lt;url&gt;http://www.ncbi.nlm.nih.gov/pubmed/24769699&lt;/url&gt;&lt;/related-urls&gt;&lt;/urls&gt;&lt;custom2&gt;4054172&lt;/custom2&gt;&lt;electronic-resource-num&gt;10.1128/JB.01658-14&lt;/electronic-resource-num&gt;&lt;/record&gt;&lt;/Cite&gt;&lt;/EndNote&gt;</w:instrText>
      </w:r>
      <w:r w:rsidRPr="00DC6301">
        <w:fldChar w:fldCharType="separate"/>
      </w:r>
      <w:r w:rsidR="002F0778">
        <w:rPr>
          <w:noProof/>
        </w:rPr>
        <w:t>(9)</w:t>
      </w:r>
      <w:r w:rsidRPr="00DC6301">
        <w:fldChar w:fldCharType="end"/>
      </w:r>
      <w:r w:rsidRPr="00DC6301">
        <w:t xml:space="preserve">.  We propose alternative milestones, one involving cloning in species-specific activators, and the other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The latter alternative circumvents any persistent problems with protein levels as well.  In addition, the methanol </w:t>
      </w:r>
      <w:proofErr w:type="spellStart"/>
      <w:r w:rsidRPr="00DC6301">
        <w:t>methyltransferase</w:t>
      </w:r>
      <w:proofErr w:type="spellEnd"/>
      <w:r w:rsidRPr="00DC6301">
        <w:t xml:space="preserve"> may require an activator.</w:t>
      </w:r>
    </w:p>
    <w:p w14:paraId="30DBA9F5" w14:textId="588E3937" w:rsidR="00DC6301" w:rsidRPr="00DC6301" w:rsidRDefault="00DC6301" w:rsidP="00DC6301">
      <w:r w:rsidRPr="00DC6301">
        <w:t xml:space="preserve">Our thinking has also matured regarding the electron-sink pathway to make the methane to methanol process thermodynamically favorable.  Our original plan was based on the known association of sulfate reducers with ANME organisms.  However, the complexity of the sulfate reduction pathway, the requirement for ATP to activate sulfate, and potential challenges in expressing heterologous enzymes suggest a rethinking of this goal may be in order.  We propose to replace the milestones involving sulfate reduction with three alternative approaches: use of electrical charge, use of </w:t>
      </w:r>
      <w:proofErr w:type="spellStart"/>
      <w:r w:rsidRPr="00DC6301">
        <w:t>fumarate</w:t>
      </w:r>
      <w:proofErr w:type="spellEnd"/>
      <w:r w:rsidRPr="00DC6301">
        <w:t xml:space="preserve"> reduction, and use sulfite reduction.  The electrochemical approach is suggested by the finding that </w:t>
      </w:r>
      <w:r w:rsidRPr="00DC6301">
        <w:rPr>
          <w:i/>
        </w:rPr>
        <w:t xml:space="preserve">M. </w:t>
      </w:r>
      <w:proofErr w:type="spellStart"/>
      <w:r w:rsidRPr="00DC6301">
        <w:rPr>
          <w:i/>
        </w:rPr>
        <w:t>maripaludis</w:t>
      </w:r>
      <w:proofErr w:type="spellEnd"/>
      <w:r w:rsidRPr="00DC6301">
        <w:t xml:space="preserve"> can use an electrical charge for methanogenesis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 </w:instrText>
      </w:r>
      <w:r w:rsidR="002F0778">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EN.CITE.DATA </w:instrText>
      </w:r>
      <w:r w:rsidR="002F0778">
        <w:fldChar w:fldCharType="end"/>
      </w:r>
      <w:r w:rsidRPr="00DC6301">
        <w:fldChar w:fldCharType="separate"/>
      </w:r>
      <w:r w:rsidR="002F0778">
        <w:rPr>
          <w:noProof/>
        </w:rPr>
        <w:t>(10)</w:t>
      </w:r>
      <w:r w:rsidRPr="00DC6301">
        <w:fldChar w:fldCharType="end"/>
      </w:r>
      <w:r w:rsidRPr="00DC6301">
        <w:t xml:space="preserve">, while the use of </w:t>
      </w:r>
      <w:proofErr w:type="spellStart"/>
      <w:r w:rsidRPr="00DC6301">
        <w:t>fumarate</w:t>
      </w:r>
      <w:proofErr w:type="spellEnd"/>
      <w:r w:rsidRPr="00DC6301">
        <w:t xml:space="preserve"> or sulfite reduction is suggested by the known </w:t>
      </w:r>
      <w:proofErr w:type="spellStart"/>
      <w:r w:rsidRPr="00DC6301">
        <w:t>HSCoM</w:t>
      </w:r>
      <w:proofErr w:type="spellEnd"/>
      <w:r w:rsidRPr="00DC6301">
        <w:t xml:space="preserve"> and </w:t>
      </w:r>
      <w:proofErr w:type="spellStart"/>
      <w:r w:rsidRPr="00DC6301">
        <w:t>HSCoB</w:t>
      </w:r>
      <w:proofErr w:type="spellEnd"/>
      <w:r w:rsidRPr="00DC6301">
        <w:t xml:space="preserve">-utilizing </w:t>
      </w:r>
      <w:proofErr w:type="spellStart"/>
      <w:r w:rsidRPr="00DC6301">
        <w:t>fumarate</w:t>
      </w:r>
      <w:proofErr w:type="spellEnd"/>
      <w:r w:rsidRPr="00DC6301">
        <w:t xml:space="preserve"> reduction reaction that already exists in </w:t>
      </w:r>
      <w:r w:rsidRPr="00DC6301">
        <w:rPr>
          <w:i/>
        </w:rPr>
        <w:t xml:space="preserve">M. </w:t>
      </w:r>
      <w:proofErr w:type="spellStart"/>
      <w:r w:rsidRPr="00DC6301">
        <w:rPr>
          <w:i/>
        </w:rPr>
        <w:t>maripaludis</w:t>
      </w:r>
      <w:proofErr w:type="spellEnd"/>
      <w:r w:rsidRPr="00DC6301">
        <w:t xml:space="preserve"> </w:t>
      </w:r>
      <w:r w:rsidRPr="00DC6301">
        <w:rPr>
          <w:i/>
        </w:rPr>
        <w:fldChar w:fldCharType="begin"/>
      </w:r>
      <w:r w:rsidR="002F0778">
        <w:rPr>
          <w:i/>
        </w:rPr>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2F0778">
        <w:rPr>
          <w:i/>
          <w:noProof/>
        </w:rPr>
        <w:t>(11)</w:t>
      </w:r>
      <w:r w:rsidRPr="00DC6301">
        <w:fldChar w:fldCharType="end"/>
      </w:r>
      <w:r w:rsidRPr="00DC6301">
        <w:rPr>
          <w:i/>
        </w:rPr>
        <w:t xml:space="preserve"> </w:t>
      </w:r>
      <w:r w:rsidRPr="00DC6301">
        <w:t xml:space="preserve">and the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w:t>
      </w:r>
      <w:r w:rsidRPr="00DC6301">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 </w:instrText>
      </w:r>
      <w:r w:rsidR="002F0778">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EN.CITE.DATA </w:instrText>
      </w:r>
      <w:r w:rsidR="002F0778">
        <w:fldChar w:fldCharType="end"/>
      </w:r>
      <w:r w:rsidRPr="00DC6301">
        <w:fldChar w:fldCharType="separate"/>
      </w:r>
      <w:r w:rsidR="002F0778">
        <w:rPr>
          <w:noProof/>
        </w:rPr>
        <w:t>(12)</w:t>
      </w:r>
      <w:r w:rsidRPr="00DC6301">
        <w:fldChar w:fldCharType="end"/>
      </w:r>
      <w:r w:rsidRPr="00DC6301">
        <w:t xml:space="preserve">. </w:t>
      </w:r>
    </w:p>
    <w:p w14:paraId="7613DA7E" w14:textId="77777777" w:rsidR="00DC6301" w:rsidRPr="00DC6301" w:rsidRDefault="00DC6301" w:rsidP="00DC6301">
      <w:r w:rsidRPr="00DC6301">
        <w:t xml:space="preserve">Because we wish to insert milestones to improve protein levels and activation of heterologous enzymes (including the methanol </w:t>
      </w:r>
      <w:proofErr w:type="spellStart"/>
      <w:r w:rsidRPr="00DC6301">
        <w:t>methyltransferase</w:t>
      </w:r>
      <w:proofErr w:type="spellEnd"/>
      <w:r w:rsidRPr="00DC6301">
        <w:t xml:space="preserve">), we propose to delay certain milestones by 8 months (activity of methanol </w:t>
      </w:r>
      <w:proofErr w:type="spellStart"/>
      <w:r w:rsidRPr="00DC6301">
        <w:t>methyltransferase</w:t>
      </w:r>
      <w:proofErr w:type="spellEnd"/>
      <w:r w:rsidRPr="00DC6301">
        <w:t xml:space="preserve"> and flux between methanol and methane).</w:t>
      </w:r>
    </w:p>
    <w:p w14:paraId="72B20057" w14:textId="77777777" w:rsidR="00DC6301" w:rsidRPr="00DC6301" w:rsidRDefault="00DC6301" w:rsidP="00DC6301"/>
    <w:p w14:paraId="31C41174" w14:textId="77777777" w:rsidR="00DC6301" w:rsidRPr="00DC6301" w:rsidRDefault="00DC6301" w:rsidP="00DC6301">
      <w:r w:rsidRPr="00DC6301">
        <w:t>2. Description and explanation of Proposed Revisions in Project 3 (S. Ragsdale):</w:t>
      </w:r>
    </w:p>
    <w:p w14:paraId="49DE4EC1" w14:textId="06205887" w:rsidR="00DC6301" w:rsidRPr="00DC6301" w:rsidRDefault="00DC6301" w:rsidP="00DC6301">
      <w:r w:rsidRPr="00DC6301">
        <w:t>Previous experiments indicate that steady-state catalysis of reverse methanogenesis by MCR occurs at a slow rate of 0.0025 s</w:t>
      </w:r>
      <w:r w:rsidRPr="00DC6301">
        <w:rPr>
          <w:vertAlign w:val="superscript"/>
        </w:rPr>
        <w:t>-1</w:t>
      </w:r>
      <w:r w:rsidRPr="00DC6301">
        <w:t xml:space="preserve"> at 60 </w:t>
      </w:r>
      <w:proofErr w:type="spellStart"/>
      <w:r w:rsidRPr="00DC6301">
        <w:rPr>
          <w:vertAlign w:val="superscript"/>
        </w:rPr>
        <w:t>o</w:t>
      </w:r>
      <w:r w:rsidRPr="00DC6301">
        <w:t>C</w:t>
      </w:r>
      <w:proofErr w:type="spellEnd"/>
      <w:r w:rsidRPr="00DC6301">
        <w:t xml:space="preserve"> </w:t>
      </w:r>
      <w:r w:rsidRPr="00DC6301">
        <w:fldChar w:fldCharType="begin"/>
      </w:r>
      <w:r w:rsidR="002F0778">
        <w:instrText xml:space="preserve"> ADDIN EN.CITE &lt;EndNote&gt;&lt;Cite&gt;&lt;Author&gt;Scheller&lt;/Author&gt;&lt;Year&gt;2010&lt;/Year&gt;&lt;RecNum&gt;7130&lt;/RecNum&gt;&lt;DisplayText&gt;(13)&lt;/DisplayText&gt;&lt;record&gt;&lt;rec-number&gt;7130&lt;/rec-number&gt;&lt;foreign-keys&gt;&lt;key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Pr="00DC6301">
        <w:fldChar w:fldCharType="separate"/>
      </w:r>
      <w:r w:rsidR="002F0778">
        <w:rPr>
          <w:noProof/>
        </w:rPr>
        <w:t>(13)</w:t>
      </w:r>
      <w:r w:rsidRPr="00DC6301">
        <w:fldChar w:fldCharType="end"/>
      </w:r>
      <w:r w:rsidRPr="00DC6301">
        <w:t xml:space="preserve">. This was an important experiment that established the role of MCR in this process. However, it was a complicated isotope-labelling experiment in which formation of </w:t>
      </w:r>
      <w:r w:rsidRPr="00DC6301">
        <w:rPr>
          <w:vertAlign w:val="superscript"/>
        </w:rPr>
        <w:t>13</w:t>
      </w:r>
      <w:r w:rsidRPr="00DC6301">
        <w:t>CH</w:t>
      </w:r>
      <w:r w:rsidRPr="00DC6301">
        <w:rPr>
          <w:vertAlign w:val="subscript"/>
        </w:rPr>
        <w:t>3</w:t>
      </w:r>
      <w:r w:rsidRPr="00DC6301">
        <w:t xml:space="preserve">-SCoM from </w:t>
      </w:r>
      <w:r w:rsidRPr="00DC6301">
        <w:rPr>
          <w:vertAlign w:val="superscript"/>
        </w:rPr>
        <w:t>13</w:t>
      </w:r>
      <w:r w:rsidRPr="00DC6301">
        <w:t>CH</w:t>
      </w:r>
      <w:r w:rsidRPr="00DC6301">
        <w:rPr>
          <w:vertAlign w:val="subscript"/>
        </w:rPr>
        <w:t>4</w:t>
      </w:r>
      <w:r w:rsidRPr="00DC6301">
        <w:t xml:space="preserve"> and </w:t>
      </w:r>
      <w:proofErr w:type="spellStart"/>
      <w:r w:rsidRPr="00DC6301">
        <w:t>CoMS-SCoB</w:t>
      </w:r>
      <w:proofErr w:type="spellEnd"/>
      <w:r w:rsidRPr="00DC6301">
        <w:t xml:space="preserve"> in the presence of </w:t>
      </w:r>
      <w:r w:rsidRPr="00DC6301">
        <w:rPr>
          <w:vertAlign w:val="superscript"/>
        </w:rPr>
        <w:t>12</w:t>
      </w:r>
      <w:r w:rsidRPr="00DC6301">
        <w:t>CH</w:t>
      </w:r>
      <w:r w:rsidRPr="00DC6301">
        <w:rPr>
          <w:vertAlign w:val="subscript"/>
        </w:rPr>
        <w:t>3</w:t>
      </w:r>
      <w:r w:rsidRPr="00DC6301">
        <w:t>-S-CoM. We have measured a much faster rate constant of 0.8 s</w:t>
      </w:r>
      <w:r w:rsidRPr="00DC6301">
        <w:rPr>
          <w:vertAlign w:val="superscript"/>
        </w:rPr>
        <w:t>-1</w:t>
      </w:r>
      <w:r w:rsidRPr="00DC6301">
        <w:t xml:space="preserve"> under </w:t>
      </w:r>
      <w:proofErr w:type="spellStart"/>
      <w:r w:rsidRPr="00DC6301">
        <w:t>presteady</w:t>
      </w:r>
      <w:proofErr w:type="spellEnd"/>
      <w:r w:rsidRPr="00DC6301">
        <w:t xml:space="preserve">-state conditions. Because </w:t>
      </w:r>
      <w:proofErr w:type="spellStart"/>
      <w:r w:rsidRPr="00DC6301">
        <w:t>presteady</w:t>
      </w:r>
      <w:proofErr w:type="spellEnd"/>
      <w:r w:rsidRPr="00DC6301">
        <w:t xml:space="preserve">-state rate constant for reverse methanogenesis is markedly faster than the steady-state rate, one could conclude that the reaction is </w:t>
      </w:r>
      <w:r w:rsidRPr="00DC6301">
        <w:lastRenderedPageBreak/>
        <w:t>limited by product (</w:t>
      </w:r>
      <w:proofErr w:type="spellStart"/>
      <w:r w:rsidRPr="00DC6301">
        <w:t>CoBSH</w:t>
      </w:r>
      <w:proofErr w:type="spellEnd"/>
      <w:r w:rsidRPr="00DC6301">
        <w:t xml:space="preserve"> or Methyl-</w:t>
      </w:r>
      <w:proofErr w:type="spellStart"/>
      <w:r w:rsidRPr="00DC6301">
        <w:t>SCoM</w:t>
      </w:r>
      <w:proofErr w:type="spellEnd"/>
      <w:r w:rsidRPr="00DC6301">
        <w:t xml:space="preserve">) release. It is crucial to ensure that the steady-state rates are confirmed by another method, because future plans for optimizing the MCR reverse reaction rely on having unambiguous and validated values for this rate constant. </w:t>
      </w:r>
    </w:p>
    <w:p w14:paraId="7080241E" w14:textId="77777777" w:rsidR="00DC6301" w:rsidRPr="00DC6301" w:rsidRDefault="00DC6301" w:rsidP="00DC6301">
      <w:r w:rsidRPr="00DC6301">
        <w:t xml:space="preserve">Given that the experiments just described indicate that steady-state kinetics (what will be happening in the </w:t>
      </w:r>
      <w:proofErr w:type="spellStart"/>
      <w:r w:rsidRPr="00DC6301">
        <w:t>methanogenic</w:t>
      </w:r>
      <w:proofErr w:type="spellEnd"/>
      <w:r w:rsidRPr="00DC6301">
        <w:t xml:space="preserve"> cell) is limited by product release, it is very important to understand the interactions between MCR, the rate limiting enzyme in the pathway, and </w:t>
      </w:r>
      <w:proofErr w:type="spellStart"/>
      <w:r w:rsidRPr="00DC6301">
        <w:t>CoB</w:t>
      </w:r>
      <w:proofErr w:type="spellEnd"/>
      <w:r w:rsidRPr="00DC6301">
        <w:t xml:space="preserve">, the product that forms an inhibitory nonproductive complex. So, the Ragsdale lab is directing attention through our enzymology experiments and computational experiments (in </w:t>
      </w:r>
      <w:proofErr w:type="spellStart"/>
      <w:r w:rsidRPr="00DC6301">
        <w:t>Dayle</w:t>
      </w:r>
      <w:proofErr w:type="spellEnd"/>
      <w:r w:rsidRPr="00DC6301">
        <w:t xml:space="preserve"> Smith's lab) to characterize the substrate binding thermodynamics (</w:t>
      </w:r>
      <w:proofErr w:type="spellStart"/>
      <w:r w:rsidRPr="00DC6301">
        <w:t>enthalpic</w:t>
      </w:r>
      <w:proofErr w:type="spellEnd"/>
      <w:r w:rsidRPr="00DC6301">
        <w:t xml:space="preserve">, entropic, solvent and steric contributions) in Aim 4.2 and in Milestone 4.2 (Identification of at least 10 amino acids modulating substrate binding). Once we have identified these key interactions, we will generate variants that will lead to weaker binding, thus to faster product release. We will then experimentally determine the steady-state and </w:t>
      </w:r>
      <w:proofErr w:type="spellStart"/>
      <w:r w:rsidRPr="00DC6301">
        <w:t>presteady</w:t>
      </w:r>
      <w:proofErr w:type="spellEnd"/>
      <w:r w:rsidRPr="00DC6301">
        <w:t xml:space="preserve"> state kinetics for the MCR reaction and test our hypothesis by comparing these rates with those of the wild-type protein. </w:t>
      </w:r>
    </w:p>
    <w:p w14:paraId="7EF68336" w14:textId="4ADDEC38" w:rsidR="00DC6301" w:rsidRPr="00DC6301" w:rsidRDefault="00DC6301" w:rsidP="00DC6301">
      <w:r w:rsidRPr="00DC6301">
        <w:t xml:space="preserve">As described at the site visit, we plan to measure the reverse reaction by coupling the endergonic anaerobic oxidation of methane (reaction 1) with the exergonic reduction of </w:t>
      </w:r>
      <w:proofErr w:type="spellStart"/>
      <w:r w:rsidRPr="00DC6301">
        <w:t>fumarate</w:t>
      </w:r>
      <w:proofErr w:type="spellEnd"/>
      <w:r w:rsidRPr="00DC6301">
        <w:t xml:space="preserve"> with HS-</w:t>
      </w:r>
      <w:proofErr w:type="spellStart"/>
      <w:r w:rsidRPr="00DC6301">
        <w:t>CoM</w:t>
      </w:r>
      <w:proofErr w:type="spellEnd"/>
      <w:r w:rsidRPr="00DC6301">
        <w:t xml:space="preserve"> and HS-</w:t>
      </w:r>
      <w:proofErr w:type="spellStart"/>
      <w:r w:rsidRPr="00DC6301">
        <w:t>CoB</w:t>
      </w:r>
      <w:proofErr w:type="spellEnd"/>
      <w:r w:rsidRPr="00DC6301">
        <w:t xml:space="preserve"> catalyzed by cytoplasmic </w:t>
      </w:r>
      <w:proofErr w:type="spellStart"/>
      <w:r w:rsidRPr="00DC6301">
        <w:t>thiol:fumarate</w:t>
      </w:r>
      <w:proofErr w:type="spellEnd"/>
      <w:r w:rsidRPr="00DC6301">
        <w:t xml:space="preserve"> reductase (reaction 2) from </w:t>
      </w:r>
      <w:proofErr w:type="spellStart"/>
      <w:r w:rsidRPr="00DC6301">
        <w:t>hydrogenotrophic</w:t>
      </w:r>
      <w:proofErr w:type="spellEnd"/>
      <w:r w:rsidRPr="00DC6301">
        <w:t xml:space="preserve"> methanogens (Figure 1). Cell extracts of </w:t>
      </w:r>
      <w:r w:rsidRPr="00DC6301">
        <w:rPr>
          <w:i/>
          <w:iCs/>
        </w:rPr>
        <w:t xml:space="preserve">M. </w:t>
      </w:r>
      <w:proofErr w:type="spellStart"/>
      <w:r w:rsidRPr="00DC6301">
        <w:rPr>
          <w:i/>
          <w:iCs/>
        </w:rPr>
        <w:t>marburgensis</w:t>
      </w:r>
      <w:proofErr w:type="spellEnd"/>
      <w:r w:rsidRPr="00DC6301">
        <w:rPr>
          <w:i/>
          <w:iCs/>
        </w:rPr>
        <w:t xml:space="preserve"> </w:t>
      </w:r>
      <w:r w:rsidRPr="00DC6301">
        <w:t xml:space="preserve">(0.7 U/mg, and </w:t>
      </w:r>
      <w:r w:rsidRPr="00DC6301">
        <w:rPr>
          <w:i/>
        </w:rPr>
        <w:t xml:space="preserve">M. </w:t>
      </w:r>
      <w:proofErr w:type="spellStart"/>
      <w:r w:rsidRPr="00DC6301">
        <w:rPr>
          <w:i/>
        </w:rPr>
        <w:t>thermophila</w:t>
      </w:r>
      <w:proofErr w:type="spellEnd"/>
      <w:r w:rsidRPr="00DC6301">
        <w:t xml:space="preserve"> strain ∆ H (0.6 U/mg) have quite high levels of this enzyme, with the activity of the purified </w:t>
      </w:r>
      <w:r w:rsidRPr="00DC6301">
        <w:rPr>
          <w:i/>
        </w:rPr>
        <w:t xml:space="preserve">M. </w:t>
      </w:r>
      <w:proofErr w:type="spellStart"/>
      <w:r w:rsidRPr="00DC6301">
        <w:rPr>
          <w:i/>
        </w:rPr>
        <w:t>marburgensis</w:t>
      </w:r>
      <w:proofErr w:type="spellEnd"/>
      <w:r w:rsidRPr="00DC6301">
        <w:t xml:space="preserve"> enzyme reaching 150 U/mg </w:t>
      </w:r>
      <w:r w:rsidRPr="00DC6301">
        <w:fldChar w:fldCharType="begin"/>
      </w:r>
      <w:r w:rsidR="002F0778">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2F0778">
        <w:rPr>
          <w:noProof/>
        </w:rPr>
        <w:t>(11)</w:t>
      </w:r>
      <w:r w:rsidRPr="00DC6301">
        <w:fldChar w:fldCharType="end"/>
      </w:r>
      <w:r w:rsidRPr="00DC6301">
        <w:t xml:space="preserve">.  The enzyme has also been found in many strains of methanogens including </w:t>
      </w:r>
      <w:proofErr w:type="spellStart"/>
      <w:r w:rsidRPr="00DC6301">
        <w:rPr>
          <w:i/>
          <w:iCs/>
        </w:rPr>
        <w:t>Methanococcus</w:t>
      </w:r>
      <w:proofErr w:type="spellEnd"/>
      <w:r w:rsidRPr="00DC6301">
        <w:t xml:space="preserve">, </w:t>
      </w:r>
      <w:proofErr w:type="spellStart"/>
      <w:r w:rsidRPr="00DC6301">
        <w:rPr>
          <w:i/>
          <w:iCs/>
        </w:rPr>
        <w:t>Methanopyrus</w:t>
      </w:r>
      <w:proofErr w:type="spellEnd"/>
      <w:r w:rsidRPr="00DC6301">
        <w:t xml:space="preserve">, </w:t>
      </w:r>
      <w:proofErr w:type="spellStart"/>
      <w:r w:rsidRPr="00DC6301">
        <w:rPr>
          <w:i/>
          <w:iCs/>
        </w:rPr>
        <w:t>Methanosarcina</w:t>
      </w:r>
      <w:proofErr w:type="spellEnd"/>
      <w:r w:rsidRPr="00DC6301">
        <w:rPr>
          <w:i/>
          <w:iCs/>
        </w:rPr>
        <w:t xml:space="preserve"> </w:t>
      </w:r>
      <w:r w:rsidRPr="00DC6301">
        <w:t xml:space="preserve">and </w:t>
      </w:r>
      <w:proofErr w:type="spellStart"/>
      <w:r w:rsidRPr="00DC6301">
        <w:rPr>
          <w:i/>
          <w:iCs/>
        </w:rPr>
        <w:t>Methanogenium</w:t>
      </w:r>
      <w:proofErr w:type="spellEnd"/>
      <w:r w:rsidRPr="00DC6301">
        <w:t xml:space="preserve"> </w:t>
      </w:r>
      <w:r w:rsidRPr="00DC6301">
        <w:fldChar w:fldCharType="begin"/>
      </w:r>
      <w:r w:rsidR="002F0778">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2F0778">
        <w:rPr>
          <w:noProof/>
        </w:rPr>
        <w:t>(11)</w:t>
      </w:r>
      <w:r w:rsidRPr="00DC6301">
        <w:fldChar w:fldCharType="end"/>
      </w:r>
      <w:r w:rsidRPr="00DC6301">
        <w:t xml:space="preserve">. The coding sequence is also present in </w:t>
      </w:r>
      <w:r w:rsidRPr="00DC6301">
        <w:rPr>
          <w:i/>
        </w:rPr>
        <w:t xml:space="preserve">M. </w:t>
      </w:r>
      <w:proofErr w:type="spellStart"/>
      <w:proofErr w:type="gramStart"/>
      <w:r w:rsidRPr="00DC6301">
        <w:rPr>
          <w:i/>
        </w:rPr>
        <w:t>maripaludis</w:t>
      </w:r>
      <w:proofErr w:type="spellEnd"/>
      <w:r w:rsidRPr="00DC6301">
        <w:t xml:space="preserve"> ,</w:t>
      </w:r>
      <w:proofErr w:type="gramEnd"/>
      <w:r w:rsidRPr="00DC6301">
        <w:t xml:space="preserve"> but the enzyme has not been yet isolated or studied from our host strain. As described below, we also plan to study the properties of this purified enzyme and its coupling as the electron donor to couple to and drive methane oxidation. </w:t>
      </w:r>
    </w:p>
    <w:p w14:paraId="5214B99C" w14:textId="77777777" w:rsidR="00DC6301" w:rsidRPr="00DC6301" w:rsidRDefault="00DC6301" w:rsidP="00DC6301">
      <w:r w:rsidRPr="00DC6301">
        <w:rPr>
          <w:bCs/>
        </w:rPr>
        <w:t>(1) CH</w:t>
      </w:r>
      <w:r w:rsidRPr="00DC6301">
        <w:rPr>
          <w:bCs/>
          <w:vertAlign w:val="subscript"/>
        </w:rPr>
        <w:t>4</w:t>
      </w:r>
      <w:r w:rsidRPr="00DC6301">
        <w:rPr>
          <w:bCs/>
        </w:rPr>
        <w:t xml:space="preserv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w:t>
      </w:r>
      <w:r w:rsidRPr="00DC6301">
        <w:rPr>
          <w:rFonts w:ascii="Lucida Sans Unicode" w:hAnsi="Lucida Sans Unicode" w:cs="Lucida Sans Unicode"/>
          <w:bCs/>
        </w:rPr>
        <w:t>⇌</w:t>
      </w:r>
      <w:r w:rsidRPr="00DC6301">
        <w:rPr>
          <w:bCs/>
        </w:rPr>
        <w:t>CH</w:t>
      </w:r>
      <w:r w:rsidRPr="00DC6301">
        <w:rPr>
          <w:bCs/>
          <w:vertAlign w:val="subscript"/>
        </w:rPr>
        <w:t>3</w:t>
      </w:r>
      <w:r w:rsidRPr="00DC6301">
        <w:rPr>
          <w:bCs/>
        </w:rPr>
        <w:t>-S-CoM + HS-</w:t>
      </w:r>
      <w:proofErr w:type="spellStart"/>
      <w:r w:rsidRPr="00DC6301">
        <w:rPr>
          <w:bCs/>
        </w:rPr>
        <w:t>CoB</w:t>
      </w:r>
      <w:proofErr w:type="spellEnd"/>
      <w:r w:rsidRPr="00DC6301">
        <w:rPr>
          <w:bCs/>
        </w:rPr>
        <w:t xml:space="preserve">   ∆G</w:t>
      </w:r>
      <w:r w:rsidRPr="00DC6301">
        <w:rPr>
          <w:bCs/>
          <w:vertAlign w:val="superscript"/>
        </w:rPr>
        <w:t>o</w:t>
      </w:r>
      <w:r w:rsidRPr="00DC6301">
        <w:rPr>
          <w:bCs/>
        </w:rPr>
        <w:t xml:space="preserve"> = + 30 kJ/</w:t>
      </w:r>
      <w:proofErr w:type="spellStart"/>
      <w:r w:rsidRPr="00DC6301">
        <w:rPr>
          <w:bCs/>
        </w:rPr>
        <w:t>mol</w:t>
      </w:r>
      <w:proofErr w:type="spellEnd"/>
    </w:p>
    <w:p w14:paraId="00216D6B" w14:textId="77777777" w:rsidR="00DC6301" w:rsidRPr="00DC6301" w:rsidRDefault="00DC6301" w:rsidP="00DC6301">
      <w:r w:rsidRPr="00DC6301">
        <w:rPr>
          <w:bCs/>
        </w:rPr>
        <w:t>(2) HS-</w:t>
      </w:r>
      <w:proofErr w:type="spellStart"/>
      <w:r w:rsidRPr="00DC6301">
        <w:rPr>
          <w:bCs/>
        </w:rPr>
        <w:t>CoM</w:t>
      </w:r>
      <w:proofErr w:type="spellEnd"/>
      <w:r w:rsidRPr="00DC6301">
        <w:rPr>
          <w:bCs/>
        </w:rPr>
        <w:t xml:space="preserve"> + HS-</w:t>
      </w:r>
      <w:proofErr w:type="spellStart"/>
      <w:r w:rsidRPr="00DC6301">
        <w:rPr>
          <w:bCs/>
        </w:rPr>
        <w:t>CoB</w:t>
      </w:r>
      <w:proofErr w:type="spellEnd"/>
      <w:r w:rsidRPr="00DC6301">
        <w:rPr>
          <w:bCs/>
        </w:rPr>
        <w:t xml:space="preserve"> + </w:t>
      </w:r>
      <w:proofErr w:type="spellStart"/>
      <w:r w:rsidRPr="00DC6301">
        <w:rPr>
          <w:bCs/>
        </w:rPr>
        <w:t>fumarate</w:t>
      </w:r>
      <w:proofErr w:type="spellEnd"/>
      <w:r w:rsidRPr="00DC6301">
        <w:rPr>
          <w:bCs/>
        </w:rPr>
        <w:t xml:space="preserv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 succinate ∆G</w:t>
      </w:r>
      <w:r w:rsidRPr="00DC6301">
        <w:rPr>
          <w:bCs/>
          <w:vertAlign w:val="superscript"/>
        </w:rPr>
        <w:t>o´</w:t>
      </w:r>
      <w:r w:rsidRPr="00DC6301">
        <w:rPr>
          <w:bCs/>
        </w:rPr>
        <w:t xml:space="preserve"> = - 35 kJ/</w:t>
      </w:r>
      <w:proofErr w:type="spellStart"/>
      <w:r w:rsidRPr="00DC6301">
        <w:rPr>
          <w:bCs/>
        </w:rPr>
        <w:t>mol</w:t>
      </w:r>
      <w:proofErr w:type="spellEnd"/>
    </w:p>
    <w:p w14:paraId="1D6F49E3" w14:textId="77777777" w:rsidR="00DC6301" w:rsidRPr="00DC6301" w:rsidRDefault="00DC6301" w:rsidP="00DC6301">
      <w:r w:rsidRPr="00DC6301">
        <w:rPr>
          <w:bCs/>
        </w:rPr>
        <w:t>(3) CH</w:t>
      </w:r>
      <w:r w:rsidRPr="00DC6301">
        <w:rPr>
          <w:bCs/>
          <w:vertAlign w:val="subscript"/>
        </w:rPr>
        <w:t>4</w:t>
      </w:r>
      <w:r w:rsidRPr="00DC6301">
        <w:rPr>
          <w:bCs/>
        </w:rPr>
        <w:t xml:space="preserve"> + H-S-</w:t>
      </w:r>
      <w:proofErr w:type="spellStart"/>
      <w:r w:rsidRPr="00DC6301">
        <w:rPr>
          <w:bCs/>
        </w:rPr>
        <w:t>CoM</w:t>
      </w:r>
      <w:proofErr w:type="spellEnd"/>
      <w:r w:rsidRPr="00DC6301">
        <w:rPr>
          <w:bCs/>
        </w:rPr>
        <w:t xml:space="preserve"> + </w:t>
      </w:r>
      <w:proofErr w:type="spellStart"/>
      <w:r w:rsidRPr="00DC6301">
        <w:rPr>
          <w:bCs/>
        </w:rPr>
        <w:t>fumarate</w:t>
      </w:r>
      <w:proofErr w:type="spellEnd"/>
      <w:r w:rsidRPr="00DC6301">
        <w:rPr>
          <w:bCs/>
        </w:rPr>
        <w:t xml:space="preserve"> →CH</w:t>
      </w:r>
      <w:r w:rsidRPr="00DC6301">
        <w:rPr>
          <w:bCs/>
          <w:vertAlign w:val="subscript"/>
        </w:rPr>
        <w:t>3</w:t>
      </w:r>
      <w:r w:rsidRPr="00DC6301">
        <w:rPr>
          <w:bCs/>
        </w:rPr>
        <w:t xml:space="preserve">-S-CoM + </w:t>
      </w:r>
      <w:proofErr w:type="gramStart"/>
      <w:r w:rsidRPr="00DC6301">
        <w:rPr>
          <w:bCs/>
        </w:rPr>
        <w:t>succinate  ∆</w:t>
      </w:r>
      <w:proofErr w:type="gramEnd"/>
      <w:r w:rsidRPr="00DC6301">
        <w:rPr>
          <w:bCs/>
        </w:rPr>
        <w:t>G</w:t>
      </w:r>
      <w:r w:rsidRPr="00DC6301">
        <w:rPr>
          <w:bCs/>
          <w:vertAlign w:val="superscript"/>
        </w:rPr>
        <w:t>o´</w:t>
      </w:r>
      <w:r w:rsidRPr="00DC6301">
        <w:rPr>
          <w:bCs/>
        </w:rPr>
        <w:t xml:space="preserve"> = - 5 kJ/</w:t>
      </w:r>
      <w:proofErr w:type="spellStart"/>
      <w:r w:rsidRPr="00DC6301">
        <w:rPr>
          <w:bCs/>
        </w:rPr>
        <w:t>mol</w:t>
      </w:r>
      <w:proofErr w:type="spellEnd"/>
    </w:p>
    <w:p w14:paraId="51723CCB" w14:textId="77777777" w:rsidR="00DC6301" w:rsidRPr="00DC6301" w:rsidRDefault="00DC6301" w:rsidP="00DC6301"/>
    <w:p w14:paraId="269309DF" w14:textId="77777777" w:rsidR="00DC6301" w:rsidRPr="00DC6301" w:rsidRDefault="00DC6301" w:rsidP="00DC6301">
      <w:r w:rsidRPr="00DC6301">
        <w:rPr>
          <w:noProof/>
        </w:rPr>
        <w:drawing>
          <wp:inline distT="0" distB="0" distL="0" distR="0" wp14:anchorId="50014B53" wp14:editId="5CB398F3">
            <wp:extent cx="3096609" cy="948337"/>
            <wp:effectExtent l="0" t="0" r="254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3097353" cy="948565"/>
                    </a:xfrm>
                    <a:prstGeom prst="rect">
                      <a:avLst/>
                    </a:prstGeom>
                  </pic:spPr>
                </pic:pic>
              </a:graphicData>
            </a:graphic>
          </wp:inline>
        </w:drawing>
      </w:r>
    </w:p>
    <w:p w14:paraId="71EE667B" w14:textId="77777777" w:rsidR="00DC6301" w:rsidRPr="00DC6301" w:rsidRDefault="00DC6301" w:rsidP="00DC6301"/>
    <w:p w14:paraId="61DE7EE8" w14:textId="77777777" w:rsidR="00DC6301" w:rsidRPr="00DC6301" w:rsidRDefault="00DC6301" w:rsidP="00DC6301">
      <w:r w:rsidRPr="00DC6301">
        <w:t xml:space="preserve">Thus our new project goal (3.8.), as described in the attached file (Michigan milestone revisions 3-5-2015 w revised dates.docx) is to Evaluate steady-state kinetics for the reverse MCR reaction, determining its kinetic parameters and establishing the rate-limiting step. The associated milestones are: </w:t>
      </w:r>
    </w:p>
    <w:p w14:paraId="2FB77ECC" w14:textId="77777777" w:rsidR="00DC6301" w:rsidRPr="00DC6301" w:rsidRDefault="00DC6301" w:rsidP="00DC6301">
      <w:pPr>
        <w:numPr>
          <w:ilvl w:val="0"/>
          <w:numId w:val="2"/>
        </w:numPr>
      </w:pPr>
      <w:r w:rsidRPr="00DC6301">
        <w:t xml:space="preserve">M3.8 Provide the steady-state rate of the reverse reaction </w:t>
      </w:r>
      <w:r w:rsidRPr="00DC6301">
        <w:tab/>
      </w:r>
      <w:r w:rsidRPr="00DC6301">
        <w:tab/>
      </w:r>
    </w:p>
    <w:p w14:paraId="2D881CE5" w14:textId="77777777" w:rsidR="00DC6301" w:rsidRPr="00DC6301" w:rsidRDefault="00DC6301" w:rsidP="00DC6301">
      <w:pPr>
        <w:numPr>
          <w:ilvl w:val="0"/>
          <w:numId w:val="2"/>
        </w:numPr>
      </w:pPr>
      <w:r w:rsidRPr="00DC6301">
        <w:t>M3.9 Establish if product release or chemistry is rate-limiting in AOM</w:t>
      </w:r>
      <w:r w:rsidRPr="00DC6301">
        <w:tab/>
      </w:r>
      <w:r w:rsidRPr="00DC6301">
        <w:tab/>
      </w:r>
    </w:p>
    <w:p w14:paraId="59C94D4A" w14:textId="77777777" w:rsidR="00DC6301" w:rsidRPr="00DC6301" w:rsidRDefault="00DC6301" w:rsidP="00DC6301"/>
    <w:p w14:paraId="1AA6F065" w14:textId="07071F9F" w:rsidR="00DC6301" w:rsidRPr="00DC6301" w:rsidRDefault="00DC6301" w:rsidP="00DC6301">
      <w:r w:rsidRPr="00DC6301">
        <w:t xml:space="preserve">Revision of the electron transfer pathway goals, i.e., to replace the milestones involving sulfate reduction with three alternative approaches, also requires some changes in the objectives and milestones for the enzymology section in Project 3. We feel that the three most fruitful approaches are to couple methane oxidation to an electrochemical system, to </w:t>
      </w:r>
      <w:proofErr w:type="spellStart"/>
      <w:r w:rsidRPr="00DC6301">
        <w:t>fumarate</w:t>
      </w:r>
      <w:proofErr w:type="spellEnd"/>
      <w:r w:rsidRPr="00DC6301">
        <w:t xml:space="preserve"> reduction or to sulfite reduction.  As mentioned above, </w:t>
      </w:r>
      <w:r w:rsidRPr="00DC6301">
        <w:rPr>
          <w:i/>
        </w:rPr>
        <w:t xml:space="preserve">M. </w:t>
      </w:r>
      <w:proofErr w:type="spellStart"/>
      <w:r w:rsidRPr="00DC6301">
        <w:rPr>
          <w:i/>
        </w:rPr>
        <w:t>maripaludis</w:t>
      </w:r>
      <w:proofErr w:type="spellEnd"/>
      <w:r w:rsidRPr="00DC6301">
        <w:t xml:space="preserve"> has been shown to couple </w:t>
      </w:r>
      <w:proofErr w:type="spellStart"/>
      <w:r w:rsidRPr="00DC6301">
        <w:t>methaneogenesis</w:t>
      </w:r>
      <w:proofErr w:type="spellEnd"/>
      <w:r w:rsidRPr="00DC6301">
        <w:t xml:space="preserve"> to an electrochemical cell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 </w:instrText>
      </w:r>
      <w:r w:rsidR="002F0778">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EN.CITE.DATA </w:instrText>
      </w:r>
      <w:r w:rsidR="002F0778">
        <w:fldChar w:fldCharType="end"/>
      </w:r>
      <w:r w:rsidRPr="00DC6301">
        <w:fldChar w:fldCharType="separate"/>
      </w:r>
      <w:r w:rsidR="002F0778">
        <w:rPr>
          <w:noProof/>
        </w:rPr>
        <w:t>(10)</w:t>
      </w:r>
      <w:r w:rsidRPr="00DC6301">
        <w:fldChar w:fldCharType="end"/>
      </w:r>
      <w:r w:rsidRPr="00DC6301">
        <w:t xml:space="preserve">. </w:t>
      </w:r>
    </w:p>
    <w:p w14:paraId="1161045F" w14:textId="1AF1F006" w:rsidR="00DC6301" w:rsidRPr="00DC6301" w:rsidRDefault="00DC6301" w:rsidP="00DC6301">
      <w:r w:rsidRPr="00DC6301">
        <w:t xml:space="preserve">We propose to perform in vitro studies to characterize </w:t>
      </w:r>
      <w:proofErr w:type="spellStart"/>
      <w:r w:rsidRPr="00DC6301">
        <w:t>fumarate</w:t>
      </w:r>
      <w:proofErr w:type="spellEnd"/>
      <w:r w:rsidRPr="00DC6301">
        <w:t xml:space="preserve"> reduction by the </w:t>
      </w:r>
      <w:proofErr w:type="spellStart"/>
      <w:r w:rsidRPr="00DC6301">
        <w:t>thiol</w:t>
      </w:r>
      <w:proofErr w:type="gramStart"/>
      <w:r w:rsidRPr="00DC6301">
        <w:t>:fumarate</w:t>
      </w:r>
      <w:proofErr w:type="spellEnd"/>
      <w:proofErr w:type="gramEnd"/>
      <w:r w:rsidRPr="00DC6301">
        <w:t xml:space="preserve"> reductase and its  potential coupling to methane oxidation by MCR. These experiments are closely linked to the in-vitro experiments described above to assay methane oxidation by MCR. We will perform enzymatic studies to characterize the </w:t>
      </w:r>
      <w:r w:rsidRPr="00DC6301">
        <w:rPr>
          <w:i/>
        </w:rPr>
        <w:t xml:space="preserve">M. </w:t>
      </w:r>
      <w:proofErr w:type="spellStart"/>
      <w:r w:rsidRPr="00DC6301">
        <w:rPr>
          <w:i/>
        </w:rPr>
        <w:t>marburgensis</w:t>
      </w:r>
      <w:proofErr w:type="spellEnd"/>
      <w:r w:rsidRPr="00DC6301">
        <w:t xml:space="preserve"> </w:t>
      </w:r>
      <w:r w:rsidRPr="00DC6301">
        <w:rPr>
          <w:i/>
        </w:rPr>
        <w:fldChar w:fldCharType="begin"/>
      </w:r>
      <w:r w:rsidR="002F0778">
        <w:rPr>
          <w:i/>
        </w:rPr>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2F0778">
        <w:rPr>
          <w:i/>
          <w:noProof/>
        </w:rPr>
        <w:t>(11)</w:t>
      </w:r>
      <w:r w:rsidRPr="00DC6301">
        <w:fldChar w:fldCharType="end"/>
      </w:r>
      <w:r w:rsidRPr="00DC6301">
        <w:rPr>
          <w:i/>
        </w:rPr>
        <w:t xml:space="preserve"> </w:t>
      </w:r>
      <w:r w:rsidRPr="00DC6301">
        <w:t xml:space="preserve">and </w:t>
      </w:r>
      <w:r w:rsidRPr="00DC6301">
        <w:rPr>
          <w:i/>
        </w:rPr>
        <w:t xml:space="preserve">M. </w:t>
      </w:r>
      <w:proofErr w:type="spellStart"/>
      <w:r w:rsidRPr="00DC6301">
        <w:rPr>
          <w:i/>
        </w:rPr>
        <w:t>maripaludis</w:t>
      </w:r>
      <w:proofErr w:type="spellEnd"/>
      <w:r w:rsidRPr="00DC6301">
        <w:t xml:space="preserve"> </w:t>
      </w:r>
      <w:proofErr w:type="spellStart"/>
      <w:r w:rsidRPr="00DC6301">
        <w:t>thiol:fumarate</w:t>
      </w:r>
      <w:proofErr w:type="spellEnd"/>
      <w:r w:rsidRPr="00DC6301">
        <w:t xml:space="preserve"> reductases </w:t>
      </w:r>
      <w:r w:rsidRPr="00DC6301">
        <w:lastRenderedPageBreak/>
        <w:t xml:space="preserve">and optimize their interaction with the MCRs.  We think it is best to begin studies with the </w:t>
      </w:r>
      <w:r w:rsidRPr="00DC6301">
        <w:rPr>
          <w:i/>
        </w:rPr>
        <w:t xml:space="preserve">M. </w:t>
      </w:r>
      <w:proofErr w:type="spellStart"/>
      <w:r w:rsidRPr="00DC6301">
        <w:rPr>
          <w:i/>
        </w:rPr>
        <w:t>marburgensis</w:t>
      </w:r>
      <w:proofErr w:type="spellEnd"/>
      <w:r w:rsidRPr="00DC6301">
        <w:t xml:space="preserve"> </w:t>
      </w:r>
      <w:proofErr w:type="spellStart"/>
      <w:r w:rsidRPr="00DC6301">
        <w:t>thiol:fumarate</w:t>
      </w:r>
      <w:proofErr w:type="spellEnd"/>
      <w:r w:rsidRPr="00DC6301">
        <w:t xml:space="preserve"> reductase because it has very high activity and may couple best to </w:t>
      </w:r>
      <w:r w:rsidRPr="00DC6301">
        <w:rPr>
          <w:i/>
        </w:rPr>
        <w:t xml:space="preserve">M. </w:t>
      </w:r>
      <w:proofErr w:type="spellStart"/>
      <w:r w:rsidRPr="00DC6301">
        <w:rPr>
          <w:i/>
        </w:rPr>
        <w:t>marburgensis</w:t>
      </w:r>
      <w:proofErr w:type="spellEnd"/>
      <w:r w:rsidRPr="00DC6301">
        <w:t xml:space="preserve"> MCR, which at present is the best system for in vitro studies of methane oxidation. It also is important to study the coupling between the analogous enzymes from our host organism.</w:t>
      </w:r>
    </w:p>
    <w:p w14:paraId="51F17465" w14:textId="007535C7" w:rsidR="00DC6301" w:rsidRPr="00DC6301" w:rsidRDefault="00DC6301" w:rsidP="00DC6301">
      <w:r w:rsidRPr="00DC6301">
        <w:t xml:space="preserve">We already had described plans to study the properties of sulfite reductase and note that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has been demonstrated </w:t>
      </w:r>
      <w:r w:rsidRPr="00DC6301">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 </w:instrText>
      </w:r>
      <w:r w:rsidR="002F0778">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EN.CITE.DATA </w:instrText>
      </w:r>
      <w:r w:rsidR="002F0778">
        <w:fldChar w:fldCharType="end"/>
      </w:r>
      <w:r w:rsidRPr="00DC6301">
        <w:fldChar w:fldCharType="separate"/>
      </w:r>
      <w:r w:rsidR="002F0778">
        <w:rPr>
          <w:noProof/>
        </w:rPr>
        <w:t>(12)</w:t>
      </w:r>
      <w:r w:rsidRPr="00DC6301">
        <w:fldChar w:fldCharType="end"/>
      </w:r>
      <w:r w:rsidRPr="00DC6301">
        <w:t xml:space="preserve">. </w:t>
      </w:r>
    </w:p>
    <w:p w14:paraId="370B3643" w14:textId="77777777" w:rsidR="00DC6301" w:rsidRPr="00DC6301" w:rsidRDefault="00DC6301" w:rsidP="00DC6301"/>
    <w:p w14:paraId="442D6D93" w14:textId="77777777" w:rsidR="00DC6301" w:rsidRPr="00DC6301" w:rsidRDefault="00DC6301" w:rsidP="00DC6301">
      <w:r w:rsidRPr="00DC6301">
        <w:t>3. Description and explanation of Proposed Revisions in Project 2 (N. Price):</w:t>
      </w:r>
    </w:p>
    <w:p w14:paraId="1DD173F3" w14:textId="77777777" w:rsidR="00DC6301" w:rsidRPr="00DC6301" w:rsidRDefault="00DC6301" w:rsidP="00DC6301"/>
    <w:p w14:paraId="0759F910" w14:textId="07B10CB0" w:rsidR="00DC6301" w:rsidRPr="00DC6301" w:rsidRDefault="00DC6301" w:rsidP="00DC6301">
      <w:r w:rsidRPr="00DC6301">
        <w:t xml:space="preserve">In the first year of the project, we successfully built a genome-scale metabolic model of </w:t>
      </w:r>
      <w:r w:rsidRPr="00DC6301">
        <w:rPr>
          <w:i/>
        </w:rPr>
        <w:t xml:space="preserve">M. </w:t>
      </w:r>
      <w:proofErr w:type="spellStart"/>
      <w:r w:rsidRPr="00DC6301">
        <w:rPr>
          <w:i/>
        </w:rPr>
        <w:t>maripaludis</w:t>
      </w:r>
      <w:proofErr w:type="spellEnd"/>
      <w:r w:rsidRPr="00DC6301">
        <w:rPr>
          <w:i/>
        </w:rPr>
        <w:t xml:space="preserve"> S2 </w:t>
      </w:r>
      <w:r w:rsidRPr="00DC6301">
        <w:t xml:space="preserve">including an updated accurate representation of the Wolfe Cycle, a primary catabolic pathway in our organism </w:t>
      </w:r>
      <w:r w:rsidRPr="00DC6301">
        <w:fldChar w:fldCharType="begin"/>
      </w:r>
      <w:r w:rsidR="002F0778">
        <w:instrText xml:space="preserve"> ADDIN EN.CITE &lt;EndNote&gt;&lt;Cite&gt;&lt;Author&gt;Thauer&lt;/Author&gt;&lt;Year&gt;2012&lt;/Year&gt;&lt;RecNum&gt;7870&lt;/RecNum&gt;&lt;DisplayText&gt;(14)&lt;/DisplayText&gt;&lt;record&gt;&lt;rec-number&gt;7870&lt;/rec-number&gt;&lt;foreign-keys&gt;&lt;key app="EN" db-id="tfrxp0v07xtd9je9s2r5dtwuxvz2xxzaepp0" timestamp="1371502634"&gt;7870&lt;/key&gt;&lt;/foreign-keys&gt;&lt;ref-type name="Journal Article"&gt;17&lt;/ref-type&gt;&lt;contributors&gt;&lt;authors&gt;&lt;author&gt;Thauer, R. K.&lt;/author&gt;&lt;/authors&gt;&lt;/contributors&gt;&lt;auth-address&gt;Max Planck Institute for Terrestrial Microbiology, Marburg, Germany. thauer@mpi-marburg.mpg.de&lt;/auth-address&gt;&lt;titles&gt;&lt;title&gt;The Wolfe cycle comes full circle&lt;/title&gt;&lt;secondary-title&gt;Proceedings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U.S.A&lt;/abbr-1&gt;&lt;/periodical&gt;&lt;alt-periodical&gt;&lt;full-title&gt;Proc Natl Acad Sci U S A&lt;/full-title&gt;&lt;abbr-1&gt;Proc. Natl. Acad. Sci. U.S.A.&lt;/abbr-1&gt;&lt;/alt-periodical&gt;&lt;pages&gt;15084-5&lt;/pages&gt;&lt;volume&gt;109&lt;/volume&gt;&lt;number&gt;38&lt;/number&gt;&lt;edition&gt;2012/09/08&lt;/edition&gt;&lt;dates&gt;&lt;year&gt;2012&lt;/year&gt;&lt;pub-dates&gt;&lt;date&gt;Sep 18&lt;/date&gt;&lt;/pub-dates&gt;&lt;/dates&gt;&lt;isbn&gt;1091-6490 (Electronic)&amp;#xD;0027-8424 (Linking)&lt;/isbn&gt;&lt;accession-num&gt;22955879&lt;/accession-num&gt;&lt;work-type&gt;Comment&lt;/work-type&gt;&lt;urls&gt;&lt;related-urls&gt;&lt;url&gt;http://www.ncbi.nlm.nih.gov/pubmed/22955879&lt;/url&gt;&lt;/related-urls&gt;&lt;/urls&gt;&lt;custom2&gt;3458314&lt;/custom2&gt;&lt;electronic-resource-num&gt;10.1073/pnas.1213193109&lt;/electronic-resource-num&gt;&lt;language&gt;eng&lt;/language&gt;&lt;/record&gt;&lt;/Cite&gt;&lt;/EndNote&gt;</w:instrText>
      </w:r>
      <w:r w:rsidRPr="00DC6301">
        <w:fldChar w:fldCharType="separate"/>
      </w:r>
      <w:r w:rsidR="002F0778">
        <w:rPr>
          <w:noProof/>
        </w:rPr>
        <w:t>(14)</w:t>
      </w:r>
      <w:r w:rsidRPr="00DC6301">
        <w:fldChar w:fldCharType="end"/>
      </w:r>
      <w:r w:rsidRPr="00DC6301">
        <w:t xml:space="preserve">.   When we had initially written the proposal a couple of years ago, the idea had been to also do a detailed model to track at the atom level transitions of a subset of metabolism and then use this approach coupled with </w:t>
      </w:r>
      <w:proofErr w:type="spellStart"/>
      <w:r w:rsidRPr="00DC6301">
        <w:t>isotopomer</w:t>
      </w:r>
      <w:proofErr w:type="spellEnd"/>
      <w:r w:rsidRPr="00DC6301">
        <w:t xml:space="preserve"> labeling to make flux calculations.   This has proven to be much more challenging than anticipated.  The uniqueness of the intermediates involved in the </w:t>
      </w:r>
      <w:proofErr w:type="spellStart"/>
      <w:r w:rsidRPr="00DC6301">
        <w:t>methanogenic</w:t>
      </w:r>
      <w:proofErr w:type="spellEnd"/>
      <w:r w:rsidRPr="00DC6301">
        <w:t xml:space="preserve"> pathway </w:t>
      </w:r>
      <w:r w:rsidRPr="00DC6301">
        <w:fldChar w:fldCharType="begin"/>
      </w:r>
      <w:r w:rsidR="002F0778">
        <w:instrText xml:space="preserve"> ADDIN EN.CITE &lt;EndNote&gt;&lt;Cite&gt;&lt;Author&gt;Deppenmeier&lt;/Author&gt;&lt;Year&gt;2002&lt;/Year&gt;&lt;RecNum&gt;6991&lt;/RecNum&gt;&lt;DisplayText&gt;(15)&lt;/DisplayText&gt;&lt;record&gt;&lt;rec-number&gt;6991&lt;/rec-number&gt;&lt;foreign-keys&gt;&lt;key app="EN" db-id="tfrxp0v07xtd9je9s2r5dtwuxvz2xxzaepp0" timestamp="0"&gt;6991&lt;/key&gt;&lt;/foreign-keys&gt;&lt;ref-type name="Journal Article"&gt;17&lt;/ref-type&gt;&lt;contributors&gt;&lt;authors&gt;&lt;author&gt;Deppenmeier, U.&lt;/author&gt;&lt;/authors&gt;&lt;/contributors&gt;&lt;titles&gt;&lt;title&gt;The unique biochemistry of methanogenesis&lt;/title&gt;&lt;secondary-title&gt;Prog. Nucleic Acid Res. Mol. Biol.&lt;/secondary-title&gt;&lt;/titles&gt;&lt;pages&gt;223-83&lt;/pages&gt;&lt;volume&gt;71&lt;/volume&gt;&lt;dates&gt;&lt;year&gt;2002&lt;/year&gt;&lt;/dates&gt;&lt;urls&gt;&lt;/urls&gt;&lt;/record&gt;&lt;/Cite&gt;&lt;/EndNote&gt;</w:instrText>
      </w:r>
      <w:r w:rsidRPr="00DC6301">
        <w:fldChar w:fldCharType="separate"/>
      </w:r>
      <w:r w:rsidR="002F0778">
        <w:rPr>
          <w:noProof/>
        </w:rPr>
        <w:t>(15)</w:t>
      </w:r>
      <w:r w:rsidRPr="00DC6301">
        <w:fldChar w:fldCharType="end"/>
      </w:r>
      <w:r w:rsidRPr="00DC6301">
        <w:t xml:space="preserve"> presents a challenge for performing targeted metabolomics and </w:t>
      </w:r>
      <w:proofErr w:type="spellStart"/>
      <w:r w:rsidRPr="00DC6301">
        <w:t>fluxomics</w:t>
      </w:r>
      <w:proofErr w:type="spellEnd"/>
      <w:r w:rsidRPr="00DC6301">
        <w:t xml:space="preserve"> experiments because measuring these compounds would require developing novel assays and cannot be performed by our metabolomics collaborators – where the techniques have been focused on more conventional central carbon metabolism in other species (e.g. E. coli, yeast, humans).  What this means is that there is a (likely multi-year) development program needed before this will really be feasible for an organism like M. </w:t>
      </w:r>
      <w:proofErr w:type="spellStart"/>
      <w:r w:rsidRPr="00DC6301">
        <w:t>maripaludis</w:t>
      </w:r>
      <w:proofErr w:type="spellEnd"/>
      <w:r w:rsidRPr="00DC6301">
        <w:t xml:space="preserve">.  We propose to instead to more-profitably focus our efforts on metabolomics, which we believe will better advance the present project.  We will measure these metabolites on a common targeted LC-MS platform; this will help us shed light on crucial biosynthetic pathways and allow us to improve the model around central catabolism. We are currently collecting cells from a </w:t>
      </w:r>
      <w:proofErr w:type="spellStart"/>
      <w:r w:rsidRPr="00DC6301">
        <w:t>chemostat</w:t>
      </w:r>
      <w:proofErr w:type="spellEnd"/>
      <w:r w:rsidRPr="00DC6301">
        <w:t xml:space="preserve"> under high- and low-H</w:t>
      </w:r>
      <w:r w:rsidRPr="00DC6301">
        <w:rPr>
          <w:vertAlign w:val="subscript"/>
        </w:rPr>
        <w:t>2</w:t>
      </w:r>
      <w:r w:rsidRPr="00DC6301">
        <w:t xml:space="preserve"> conditions and expect to submit these cells for processing by the end of March. </w:t>
      </w:r>
    </w:p>
    <w:p w14:paraId="21B48EBD" w14:textId="77777777" w:rsidR="00DC6301" w:rsidRPr="00DC6301" w:rsidRDefault="00DC6301" w:rsidP="00DC6301"/>
    <w:p w14:paraId="26D4BDC8" w14:textId="3A299220" w:rsidR="00DC6301" w:rsidRPr="00DC6301" w:rsidRDefault="00DC6301" w:rsidP="00DC6301">
      <w:r w:rsidRPr="00DC6301">
        <w:t xml:space="preserve">John Leigh has also contacted the White group at Virginia Tech, another group that works with </w:t>
      </w:r>
      <w:r w:rsidRPr="00DC6301">
        <w:rPr>
          <w:i/>
        </w:rPr>
        <w:t xml:space="preserve">M. </w:t>
      </w:r>
      <w:proofErr w:type="spellStart"/>
      <w:r w:rsidRPr="00DC6301">
        <w:rPr>
          <w:i/>
        </w:rPr>
        <w:t>maripaludis</w:t>
      </w:r>
      <w:proofErr w:type="spellEnd"/>
      <w:r w:rsidRPr="00DC6301">
        <w:rPr>
          <w:i/>
        </w:rPr>
        <w:t xml:space="preserve">, </w:t>
      </w:r>
      <w:r w:rsidRPr="00DC6301">
        <w:t xml:space="preserve">to work with us as we find ways to better measure </w:t>
      </w:r>
      <w:proofErr w:type="spellStart"/>
      <w:r w:rsidRPr="00DC6301">
        <w:t>methanogenic</w:t>
      </w:r>
      <w:proofErr w:type="spellEnd"/>
      <w:r w:rsidRPr="00DC6301">
        <w:t xml:space="preserve"> intermediates. The White group has expertise in identifying unique compounds in </w:t>
      </w:r>
      <w:proofErr w:type="spellStart"/>
      <w:r w:rsidRPr="00DC6301">
        <w:t>methanogenic</w:t>
      </w:r>
      <w:proofErr w:type="spellEnd"/>
      <w:r w:rsidRPr="00DC6301">
        <w:t xml:space="preserve"> archaea, including key synthesis steps for </w:t>
      </w:r>
      <w:proofErr w:type="spellStart"/>
      <w:r w:rsidRPr="00DC6301">
        <w:t>methanogenic</w:t>
      </w:r>
      <w:proofErr w:type="spellEnd"/>
      <w:r w:rsidRPr="00DC6301">
        <w:t xml:space="preserve"> coenzymes </w:t>
      </w:r>
      <w:r w:rsidRPr="00DC6301">
        <w:fldChar w:fldCharType="begin"/>
      </w:r>
      <w:r w:rsidR="002F0778">
        <w:instrText xml:space="preserve"> ADDIN EN.CITE &lt;EndNote&gt;&lt;Cite&gt;&lt;Author&gt;Graham&lt;/Author&gt;&lt;Year&gt;2002&lt;/Year&gt;&lt;RecNum&gt;8155&lt;/RecNum&gt;&lt;DisplayText&gt;(16)&lt;/DisplayText&gt;&lt;record&gt;&lt;rec-number&gt;8155&lt;/rec-number&gt;&lt;foreign-keys&gt;&lt;key app="EN" db-id="tfrxp0v07xtd9je9s2r5dtwuxvz2xxzaepp0" timestamp="1426036930"&gt;8155&lt;/key&gt;&lt;/foreign-keys&gt;&lt;ref-type name="Journal Article"&gt;17&lt;/ref-type&gt;&lt;contributors&gt;&lt;authors&gt;&lt;author&gt;Graham, D. E.&lt;/author&gt;&lt;author&gt;White, R. H.&lt;/author&gt;&lt;/authors&gt;&lt;/contributors&gt;&lt;auth-address&gt;Department of Biochemistry, Virginia Polytechnic Institute and State University, Blacksburg 24061-0308, USA.&lt;/auth-address&gt;&lt;titles&gt;&lt;title&gt;Elucidation of methanogenic coenzyme biosyntheses: from spectroscopy to genomics&lt;/title&gt;&lt;secondary-title&gt;Nat Prod Rep&lt;/secondary-title&gt;&lt;alt-title&gt;Natural product reports&lt;/alt-title&gt;&lt;/titles&gt;&lt;periodical&gt;&lt;full-title&gt;Nat Prod Rep&lt;/full-title&gt;&lt;abbr-1&gt;Natural product reports&lt;/abbr-1&gt;&lt;/periodical&gt;&lt;alt-periodical&gt;&lt;full-title&gt;Nat Prod Rep&lt;/full-title&gt;&lt;abbr-1&gt;Natural product reports&lt;/abbr-1&gt;&lt;/alt-periodical&gt;&lt;pages&gt;133-47&lt;/pages&gt;&lt;volume&gt;19&lt;/volume&gt;&lt;number&gt;2&lt;/number&gt;&lt;keywords&gt;&lt;keyword&gt;Archaea/metabolism&lt;/keyword&gt;&lt;keyword&gt;Carbon Dioxide/*metabolism&lt;/keyword&gt;&lt;keyword&gt;Coenzymes/*biosynthesis&lt;/keyword&gt;&lt;keyword&gt;Diterpenes/*chemistry&lt;/keyword&gt;&lt;keyword&gt;Euryarchaeota/*metabolism&lt;/keyword&gt;&lt;keyword&gt;Furans/chemistry&lt;/keyword&gt;&lt;keyword&gt;Genomics&lt;/keyword&gt;&lt;keyword&gt;Magnetic Resonance Spectroscopy&lt;/keyword&gt;&lt;keyword&gt;Mesna/chemistry/metabolism&lt;/keyword&gt;&lt;keyword&gt;Methane/*metabolism&lt;/keyword&gt;&lt;keyword&gt;Molecular Structure&lt;/keyword&gt;&lt;keyword&gt;Phosphothreonine/analogs &amp;amp; derivatives/chemistry/metabolism&lt;/keyword&gt;&lt;keyword&gt;Pterins/chemistry&lt;/keyword&gt;&lt;keyword&gt;Riboflavin/*analogs &amp;amp; derivatives/biosynthesis/chemistry&lt;/keyword&gt;&lt;/keywords&gt;&lt;dates&gt;&lt;year&gt;2002&lt;/year&gt;&lt;pub-dates&gt;&lt;date&gt;Apr&lt;/date&gt;&lt;/pub-dates&gt;&lt;/dates&gt;&lt;isbn&gt;0265-0568 (Print)&amp;#xD;0265-0568 (Linking)&lt;/isbn&gt;&lt;accession-num&gt;12013276&lt;/accession-num&gt;&lt;urls&gt;&lt;related-urls&gt;&lt;url&gt;http://www.ncbi.nlm.nih.gov/pubmed/12013276&lt;/url&gt;&lt;/related-urls&gt;&lt;/urls&gt;&lt;/record&gt;&lt;/Cite&gt;&lt;/EndNote&gt;</w:instrText>
      </w:r>
      <w:r w:rsidRPr="00DC6301">
        <w:fldChar w:fldCharType="separate"/>
      </w:r>
      <w:r w:rsidR="002F0778">
        <w:rPr>
          <w:noProof/>
        </w:rPr>
        <w:t>(16)</w:t>
      </w:r>
      <w:r w:rsidRPr="00DC6301">
        <w:fldChar w:fldCharType="end"/>
      </w:r>
      <w:r w:rsidRPr="00DC6301">
        <w:t xml:space="preserve">, and they are interested in running metabolite measurements on samples of our </w:t>
      </w:r>
      <w:proofErr w:type="spellStart"/>
      <w:r w:rsidRPr="00DC6301">
        <w:t>chemostat</w:t>
      </w:r>
      <w:proofErr w:type="spellEnd"/>
      <w:r w:rsidRPr="00DC6301">
        <w:t xml:space="preserve"> cultures. We propose to collaborate with the White group by sending them samples of our cells under low- and high-H2 conditions so that they can help us analyze the levels of metabolites that we cannot measure in an ordinary targeted LC-MS or GC-MS.   </w:t>
      </w:r>
    </w:p>
    <w:p w14:paraId="4A816252" w14:textId="77777777" w:rsidR="00DC6301" w:rsidRPr="00DC6301" w:rsidRDefault="00DC6301" w:rsidP="00DC6301"/>
    <w:p w14:paraId="0AA7DFAE" w14:textId="075A9BEB" w:rsidR="00E759CA" w:rsidRDefault="00DC6301" w:rsidP="00DC6301">
      <w:r w:rsidRPr="00DC6301">
        <w:t xml:space="preserve">In the process of validating our model on experimental data, we have encountered a relative dearth of information and have relied on very few measured growth yields to guide model development </w:t>
      </w:r>
      <w:r w:rsidRPr="00DC6301">
        <w:fldChar w:fldCharType="begin"/>
      </w:r>
      <w:r w:rsidR="002F0778">
        <w:instrText xml:space="preserve"> ADDIN EN.CITE &lt;EndNote&gt;&lt;Cite&gt;&lt;Author&gt;Costa&lt;/Author&gt;&lt;Year&gt;2013&lt;/Year&gt;&lt;RecNum&gt;7883&lt;/RecNum&gt;&lt;DisplayText&gt;(17)&lt;/DisplayText&gt;&lt;record&gt;&lt;rec-number&gt;7883&lt;/rec-number&gt;&lt;foreign-keys&gt;&lt;key app="EN" db-id="tfrxp0v07xtd9je9s2r5dtwuxvz2xxzaepp0" timestamp="1371502635"&gt;7883&lt;/key&gt;&lt;/foreign-keys&gt;&lt;ref-type name="Journal Article"&gt;17&lt;/ref-type&gt;&lt;contributors&gt;&lt;authors&gt;&lt;author&gt;Costa, K. C.&lt;/author&gt;&lt;author&gt;Yoon, S. H.&lt;/author&gt;&lt;author&gt;Pan, M.&lt;/author&gt;&lt;author&gt;Burn, J. A.&lt;/author&gt;&lt;author&gt;Baliga, N. S.&lt;/author&gt;&lt;author&gt;Leigh, J. A.&lt;/author&gt;&lt;/authors&gt;&lt;/contributors&gt;&lt;auth-address&gt;Department of Microbiology, University of Washington, Seattle, Washington, USA.&lt;/auth-address&gt;&lt;titles&gt;&lt;title&gt;Effects of H2 and Formate on Growth Yield and Regulation of Methanogenesis in Methanococcus maripaludis&lt;/title&gt;&lt;secondary-title&gt;Journal of Bacteriology&lt;/secondary-title&gt;&lt;alt-title&gt;J Bacteriol&lt;/alt-title&gt;&lt;/titles&gt;&lt;periodical&gt;&lt;full-title&gt;Journal of Bacteriology&lt;/full-title&gt;&lt;abbr-1&gt;J. Bacteriol.&lt;/abbr-1&gt;&lt;/periodical&gt;&lt;pages&gt;1456-62&lt;/pages&gt;&lt;volume&gt;195&lt;/volume&gt;&lt;number&gt;7&lt;/number&gt;&lt;edition&gt;2013/01/22&lt;/edition&gt;&lt;dates&gt;&lt;year&gt;2013&lt;/year&gt;&lt;pub-dates&gt;&lt;date&gt;Apr&lt;/date&gt;&lt;/pub-dates&gt;&lt;/dates&gt;&lt;isbn&gt;1098-5530 (Electronic)&amp;#xD;0021-9193 (Linking)&lt;/isbn&gt;&lt;accession-num&gt;23335420&lt;/accession-num&gt;&lt;urls&gt;&lt;related-urls&gt;&lt;url&gt;http://www.ncbi.nlm.nih.gov/pubmed/23335420&lt;/url&gt;&lt;/related-urls&gt;&lt;/urls&gt;&lt;electronic-resource-num&gt;10.1128/JB.02141-12&lt;/electronic-resource-num&gt;&lt;language&gt;eng&lt;/language&gt;&lt;/record&gt;&lt;/Cite&gt;&lt;/EndNote&gt;</w:instrText>
      </w:r>
      <w:r w:rsidRPr="00DC6301">
        <w:fldChar w:fldCharType="separate"/>
      </w:r>
      <w:r w:rsidR="002F0778">
        <w:rPr>
          <w:noProof/>
        </w:rPr>
        <w:t>(17)</w:t>
      </w:r>
      <w:r w:rsidRPr="00DC6301">
        <w:fldChar w:fldCharType="end"/>
      </w:r>
      <w:r w:rsidRPr="00DC6301">
        <w:t>. We are not equipped to measure hydrogen uptake rates, but we will be measuring additional growth rate, growth yield, and byproduct secretion using gas chromatography.  These experiments will be key for continuing to improve the model and for testing strain designs from model predictions. For growth yield calculations, we calculate dry cell weight by measuring optical density (OD) and relating this number to dry cell weight using a calibration curve. Expanding these experiments, coupled with the metabolomics, will greatly aid our efforts because it will give us higher-quality standards against which to measure predictions from our model.</w:t>
      </w:r>
    </w:p>
    <w:p w14:paraId="2D9F8EC6" w14:textId="77777777" w:rsidR="00012ACC" w:rsidRDefault="00012ACC" w:rsidP="00DC6301"/>
    <w:p w14:paraId="2824E8BD" w14:textId="77777777" w:rsidR="005E2EA0" w:rsidRDefault="005E2EA0">
      <w:pPr>
        <w:ind w:firstLine="0"/>
        <w:jc w:val="left"/>
        <w:rPr>
          <w:b/>
        </w:rPr>
        <w:sectPr w:rsidR="005E2EA0" w:rsidSect="005E2EA0">
          <w:pgSz w:w="12240" w:h="15840"/>
          <w:pgMar w:top="1440" w:right="1440" w:bottom="1440" w:left="1440" w:header="763" w:footer="1584" w:gutter="0"/>
          <w:cols w:space="720"/>
        </w:sectPr>
      </w:pPr>
    </w:p>
    <w:p w14:paraId="55B151B1" w14:textId="6E5E4C85" w:rsidR="00012ACC" w:rsidRPr="00012ACC" w:rsidRDefault="00012ACC" w:rsidP="005E2EA0">
      <w:pPr>
        <w:ind w:firstLine="0"/>
        <w:jc w:val="left"/>
        <w:rPr>
          <w:b/>
        </w:rPr>
      </w:pPr>
      <w:r w:rsidRPr="00012ACC">
        <w:rPr>
          <w:b/>
        </w:rPr>
        <w:lastRenderedPageBreak/>
        <w:t xml:space="preserve">Section </w:t>
      </w:r>
      <w:r>
        <w:rPr>
          <w:b/>
        </w:rPr>
        <w:t>B</w:t>
      </w:r>
      <w:r w:rsidRPr="00012ACC">
        <w:rPr>
          <w:b/>
        </w:rPr>
        <w:t>: Proposed Revisions</w:t>
      </w:r>
      <w:r>
        <w:rPr>
          <w:b/>
        </w:rPr>
        <w:t xml:space="preserve"> to </w:t>
      </w:r>
      <w:r w:rsidR="00A8597C" w:rsidRPr="00BA337B">
        <w:rPr>
          <w:b/>
          <w:bCs/>
          <w:u w:val="thick"/>
        </w:rPr>
        <w:t>SCHEDULE OF TECHNICAL TASKS, MILESTONES, AND DELIVERABLES</w:t>
      </w:r>
    </w:p>
    <w:p w14:paraId="41176CD3" w14:textId="77777777" w:rsidR="00BA337B" w:rsidRPr="00BA337B" w:rsidRDefault="00BA337B" w:rsidP="00A8597C">
      <w:pPr>
        <w:ind w:firstLine="0"/>
      </w:pPr>
    </w:p>
    <w:tbl>
      <w:tblPr>
        <w:tblW w:w="9990" w:type="dxa"/>
        <w:jc w:val="center"/>
        <w:tblInd w:w="828" w:type="dxa"/>
        <w:tblLayout w:type="fixed"/>
        <w:tblLook w:val="04A0" w:firstRow="1" w:lastRow="0" w:firstColumn="1" w:lastColumn="0" w:noHBand="0" w:noVBand="1"/>
      </w:tblPr>
      <w:tblGrid>
        <w:gridCol w:w="900"/>
        <w:gridCol w:w="5940"/>
        <w:gridCol w:w="990"/>
        <w:gridCol w:w="900"/>
        <w:gridCol w:w="1260"/>
      </w:tblGrid>
      <w:tr w:rsidR="00A8597C" w:rsidRPr="00F356D7" w14:paraId="77CD892F" w14:textId="77777777" w:rsidTr="005E2EA0">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5EABD" w14:textId="77777777" w:rsidR="00A8597C" w:rsidRPr="00F356D7" w:rsidRDefault="00A8597C" w:rsidP="009E330D">
            <w:pPr>
              <w:ind w:hanging="3"/>
            </w:pPr>
            <w:r w:rsidRPr="00F356D7">
              <w:t>WBS</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14:paraId="00AB2CA1" w14:textId="77777777" w:rsidR="00A8597C" w:rsidRPr="00F356D7" w:rsidRDefault="00A8597C" w:rsidP="009E330D">
            <w:pPr>
              <w:ind w:hanging="18"/>
            </w:pPr>
            <w:r w:rsidRPr="00F356D7">
              <w:t>Name (task, subtask, milestone)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1DBD968" w14:textId="77777777" w:rsidR="00A8597C" w:rsidRPr="00F356D7" w:rsidRDefault="00A8597C" w:rsidP="009E330D">
            <w:pPr>
              <w:ind w:left="-18"/>
            </w:pPr>
            <w:r w:rsidRPr="00F356D7">
              <w:t>Duration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A30381C" w14:textId="77777777" w:rsidR="00A8597C" w:rsidRPr="00F356D7" w:rsidRDefault="00A8597C" w:rsidP="009E330D">
            <w:pPr>
              <w:ind w:hanging="18"/>
            </w:pPr>
            <w:r w:rsidRPr="00F356D7">
              <w:t>Start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6E55A7F" w14:textId="77777777" w:rsidR="00A8597C" w:rsidRPr="00F356D7" w:rsidRDefault="00A8597C" w:rsidP="009E330D">
            <w:pPr>
              <w:ind w:right="-18"/>
            </w:pPr>
            <w:r w:rsidRPr="00F356D7">
              <w:t>Finish</w:t>
            </w:r>
          </w:p>
        </w:tc>
      </w:tr>
      <w:tr w:rsidR="00A8597C" w:rsidRPr="00F356D7" w14:paraId="2E2607F0"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314C21E" w14:textId="77777777" w:rsidR="00A8597C" w:rsidRPr="00F356D7" w:rsidRDefault="00A8597C" w:rsidP="009E330D">
            <w:pPr>
              <w:ind w:hanging="3"/>
            </w:pPr>
          </w:p>
        </w:tc>
        <w:tc>
          <w:tcPr>
            <w:tcW w:w="5940" w:type="dxa"/>
            <w:tcBorders>
              <w:top w:val="nil"/>
              <w:left w:val="nil"/>
              <w:bottom w:val="single" w:sz="4" w:space="0" w:color="auto"/>
              <w:right w:val="single" w:sz="4" w:space="0" w:color="auto"/>
            </w:tcBorders>
            <w:shd w:val="clear" w:color="auto" w:fill="auto"/>
            <w:vAlign w:val="bottom"/>
            <w:hideMark/>
          </w:tcPr>
          <w:p w14:paraId="6E67BE0E"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vAlign w:val="bottom"/>
            <w:hideMark/>
          </w:tcPr>
          <w:p w14:paraId="1CF31207" w14:textId="77777777" w:rsidR="00A8597C" w:rsidRPr="00F356D7" w:rsidRDefault="00A8597C" w:rsidP="009E330D">
            <w:pPr>
              <w:ind w:left="-18"/>
            </w:pPr>
            <w:r w:rsidRPr="00F356D7">
              <w:t>months</w:t>
            </w:r>
          </w:p>
        </w:tc>
        <w:tc>
          <w:tcPr>
            <w:tcW w:w="900" w:type="dxa"/>
            <w:tcBorders>
              <w:top w:val="nil"/>
              <w:left w:val="nil"/>
              <w:bottom w:val="single" w:sz="4" w:space="0" w:color="auto"/>
              <w:right w:val="single" w:sz="4" w:space="0" w:color="auto"/>
            </w:tcBorders>
            <w:shd w:val="clear" w:color="auto" w:fill="auto"/>
            <w:noWrap/>
            <w:vAlign w:val="bottom"/>
            <w:hideMark/>
          </w:tcPr>
          <w:p w14:paraId="34076299"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1A5E4912" w14:textId="77777777" w:rsidR="00A8597C" w:rsidRPr="00F356D7" w:rsidRDefault="00A8597C" w:rsidP="009E330D">
            <w:pPr>
              <w:ind w:right="-18"/>
            </w:pPr>
          </w:p>
        </w:tc>
      </w:tr>
      <w:tr w:rsidR="00A8597C" w:rsidRPr="00F356D7" w14:paraId="5AD7F74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40B5836" w14:textId="77777777" w:rsidR="00A8597C" w:rsidRPr="00F356D7" w:rsidRDefault="00A8597C" w:rsidP="009E330D">
            <w:pPr>
              <w:ind w:hanging="3"/>
            </w:pPr>
            <w:r w:rsidRPr="00F356D7">
              <w:t>1</w:t>
            </w:r>
          </w:p>
        </w:tc>
        <w:tc>
          <w:tcPr>
            <w:tcW w:w="5940" w:type="dxa"/>
            <w:tcBorders>
              <w:top w:val="single" w:sz="4" w:space="0" w:color="auto"/>
              <w:left w:val="nil"/>
              <w:bottom w:val="single" w:sz="4" w:space="0" w:color="auto"/>
              <w:right w:val="single" w:sz="4" w:space="0" w:color="000000"/>
            </w:tcBorders>
            <w:shd w:val="clear" w:color="auto" w:fill="auto"/>
            <w:vAlign w:val="bottom"/>
            <w:hideMark/>
          </w:tcPr>
          <w:p w14:paraId="4243B0D0" w14:textId="77777777" w:rsidR="00A8597C" w:rsidRPr="00F356D7" w:rsidRDefault="00A8597C" w:rsidP="009E330D">
            <w:pPr>
              <w:ind w:hanging="18"/>
            </w:pPr>
            <w:r w:rsidRPr="00F356D7">
              <w:t>Engineer pathways for anaerobic bioconversion methane to liquid fuels - John Leigh (U. Washington)</w:t>
            </w:r>
          </w:p>
        </w:tc>
        <w:tc>
          <w:tcPr>
            <w:tcW w:w="990" w:type="dxa"/>
            <w:tcBorders>
              <w:top w:val="single" w:sz="4" w:space="0" w:color="auto"/>
              <w:left w:val="nil"/>
              <w:bottom w:val="single" w:sz="4" w:space="0" w:color="auto"/>
              <w:right w:val="single" w:sz="4" w:space="0" w:color="000000"/>
            </w:tcBorders>
            <w:shd w:val="clear" w:color="auto" w:fill="auto"/>
            <w:vAlign w:val="bottom"/>
          </w:tcPr>
          <w:p w14:paraId="39E2E0F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FDC8565"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59F65998" w14:textId="77777777" w:rsidR="00A8597C" w:rsidRPr="00F356D7" w:rsidRDefault="00A8597C" w:rsidP="009E330D">
            <w:pPr>
              <w:ind w:right="-18"/>
            </w:pPr>
          </w:p>
        </w:tc>
      </w:tr>
      <w:tr w:rsidR="00A8597C" w:rsidRPr="00F356D7" w14:paraId="7DED422E"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A356D0E" w14:textId="77777777" w:rsidR="00A8597C" w:rsidRPr="00F356D7" w:rsidRDefault="00A8597C" w:rsidP="009E330D">
            <w:pPr>
              <w:ind w:hanging="3"/>
            </w:pPr>
            <w:r w:rsidRPr="00F356D7">
              <w:t>1.1</w:t>
            </w:r>
          </w:p>
        </w:tc>
        <w:tc>
          <w:tcPr>
            <w:tcW w:w="5940" w:type="dxa"/>
            <w:tcBorders>
              <w:top w:val="nil"/>
              <w:left w:val="nil"/>
              <w:bottom w:val="single" w:sz="4" w:space="0" w:color="auto"/>
              <w:right w:val="single" w:sz="4" w:space="0" w:color="auto"/>
            </w:tcBorders>
            <w:shd w:val="clear" w:color="auto" w:fill="auto"/>
            <w:vAlign w:val="bottom"/>
            <w:hideMark/>
          </w:tcPr>
          <w:p w14:paraId="5EA56FE6" w14:textId="77777777" w:rsidR="00A8597C" w:rsidRPr="00F356D7" w:rsidRDefault="00A8597C" w:rsidP="009E330D">
            <w:pPr>
              <w:ind w:hanging="18"/>
            </w:pPr>
            <w:r w:rsidRPr="00F356D7">
              <w:t xml:space="preserve">Clone ANME MCR genes into </w:t>
            </w:r>
            <w:proofErr w:type="spellStart"/>
            <w:r w:rsidRPr="00F356D7">
              <w:t>Methanococcus</w:t>
            </w:r>
            <w:proofErr w:type="spellEnd"/>
            <w:r w:rsidRPr="00F356D7">
              <w:t xml:space="preserve">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0BC2C52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4A11AFD9"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2393F365" w14:textId="77777777" w:rsidR="00A8597C" w:rsidRPr="00F356D7" w:rsidRDefault="00A8597C" w:rsidP="009E330D">
            <w:pPr>
              <w:ind w:right="-18"/>
            </w:pPr>
            <w:r w:rsidRPr="00F356D7">
              <w:t>6/1/14</w:t>
            </w:r>
          </w:p>
        </w:tc>
      </w:tr>
      <w:tr w:rsidR="00A8597C" w:rsidRPr="00F356D7" w14:paraId="0D127D9F" w14:textId="77777777" w:rsidTr="005E2EA0">
        <w:trPr>
          <w:trHeight w:val="8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10CC69" w14:textId="77777777" w:rsidR="00A8597C" w:rsidRPr="00F356D7" w:rsidRDefault="00A8597C" w:rsidP="009E330D">
            <w:pPr>
              <w:ind w:hanging="3"/>
            </w:pPr>
            <w:r w:rsidRPr="00F356D7">
              <w:t>M1.1</w:t>
            </w:r>
          </w:p>
        </w:tc>
        <w:tc>
          <w:tcPr>
            <w:tcW w:w="5940" w:type="dxa"/>
            <w:tcBorders>
              <w:top w:val="nil"/>
              <w:left w:val="nil"/>
              <w:bottom w:val="single" w:sz="4" w:space="0" w:color="auto"/>
              <w:right w:val="single" w:sz="4" w:space="0" w:color="auto"/>
            </w:tcBorders>
            <w:shd w:val="clear" w:color="auto" w:fill="auto"/>
            <w:vAlign w:val="bottom"/>
            <w:hideMark/>
          </w:tcPr>
          <w:p w14:paraId="297E88A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 xml:space="preserve">.  Expressed protein will be </w:t>
            </w:r>
            <w:proofErr w:type="spellStart"/>
            <w:r w:rsidRPr="00F356D7">
              <w:t>oligo</w:t>
            </w:r>
            <w:proofErr w:type="spellEnd"/>
            <w:r w:rsidRPr="00F356D7">
              <w:t>-His tagged for purification and blotting.</w:t>
            </w:r>
          </w:p>
        </w:tc>
        <w:tc>
          <w:tcPr>
            <w:tcW w:w="990" w:type="dxa"/>
            <w:tcBorders>
              <w:top w:val="nil"/>
              <w:left w:val="nil"/>
              <w:bottom w:val="single" w:sz="4" w:space="0" w:color="auto"/>
              <w:right w:val="single" w:sz="4" w:space="0" w:color="auto"/>
            </w:tcBorders>
            <w:shd w:val="clear" w:color="auto" w:fill="auto"/>
            <w:vAlign w:val="bottom"/>
            <w:hideMark/>
          </w:tcPr>
          <w:p w14:paraId="764C29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E50416" w14:textId="77777777" w:rsidR="00A8597C" w:rsidRPr="00F356D7" w:rsidRDefault="00A8597C" w:rsidP="009E330D">
            <w:pPr>
              <w:ind w:hanging="18"/>
            </w:pPr>
            <w:r w:rsidRPr="00F356D7">
              <w:t>6/1/14</w:t>
            </w:r>
          </w:p>
        </w:tc>
        <w:tc>
          <w:tcPr>
            <w:tcW w:w="1260" w:type="dxa"/>
            <w:tcBorders>
              <w:top w:val="nil"/>
              <w:left w:val="nil"/>
              <w:bottom w:val="single" w:sz="4" w:space="0" w:color="auto"/>
              <w:right w:val="single" w:sz="4" w:space="0" w:color="auto"/>
            </w:tcBorders>
            <w:shd w:val="clear" w:color="auto" w:fill="auto"/>
            <w:noWrap/>
            <w:vAlign w:val="bottom"/>
            <w:hideMark/>
          </w:tcPr>
          <w:p w14:paraId="06DAA5AC" w14:textId="77777777" w:rsidR="00A8597C" w:rsidRPr="00F356D7" w:rsidRDefault="00A8597C" w:rsidP="009E330D">
            <w:pPr>
              <w:ind w:right="-18"/>
            </w:pPr>
            <w:r w:rsidRPr="00F356D7">
              <w:t>6/1/14</w:t>
            </w:r>
          </w:p>
        </w:tc>
      </w:tr>
      <w:tr w:rsidR="00A8597C" w:rsidRPr="00F356D7" w14:paraId="3A8440BB"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969F0D7" w14:textId="77777777" w:rsidR="00A8597C" w:rsidRPr="00F356D7" w:rsidRDefault="00A8597C" w:rsidP="009E330D">
            <w:pPr>
              <w:ind w:hanging="3"/>
            </w:pPr>
            <w:r w:rsidRPr="00F356D7">
              <w:t>1.2</w:t>
            </w:r>
          </w:p>
        </w:tc>
        <w:tc>
          <w:tcPr>
            <w:tcW w:w="5940" w:type="dxa"/>
            <w:tcBorders>
              <w:top w:val="nil"/>
              <w:left w:val="nil"/>
              <w:bottom w:val="single" w:sz="4" w:space="0" w:color="auto"/>
              <w:right w:val="single" w:sz="4" w:space="0" w:color="auto"/>
            </w:tcBorders>
            <w:shd w:val="clear" w:color="auto" w:fill="auto"/>
            <w:vAlign w:val="bottom"/>
            <w:hideMark/>
          </w:tcPr>
          <w:p w14:paraId="104924CD" w14:textId="77777777" w:rsidR="00A8597C" w:rsidRPr="00F356D7" w:rsidRDefault="00A8597C" w:rsidP="009E330D">
            <w:pPr>
              <w:ind w:hanging="18"/>
            </w:pPr>
            <w:r w:rsidRPr="00F356D7">
              <w:t xml:space="preserve">Clone </w:t>
            </w:r>
            <w:proofErr w:type="spellStart"/>
            <w:r w:rsidRPr="00F356D7">
              <w:t>Methanothermobacter</w:t>
            </w:r>
            <w:proofErr w:type="spellEnd"/>
            <w:r w:rsidRPr="00F356D7">
              <w:t xml:space="preserve"> </w:t>
            </w:r>
            <w:proofErr w:type="spellStart"/>
            <w:r w:rsidRPr="00F356D7">
              <w:t>marburgensis</w:t>
            </w:r>
            <w:proofErr w:type="spellEnd"/>
            <w:r w:rsidRPr="00F356D7">
              <w:t xml:space="preserve"> MCR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11584E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1198166B" w14:textId="77777777" w:rsidR="00A8597C" w:rsidRPr="00F356D7" w:rsidRDefault="00A8597C" w:rsidP="009E330D">
            <w:pPr>
              <w:ind w:hanging="18"/>
            </w:pPr>
            <w:r w:rsidRPr="00F356D7">
              <w:t>6/1/14</w:t>
            </w:r>
          </w:p>
        </w:tc>
        <w:tc>
          <w:tcPr>
            <w:tcW w:w="1260" w:type="dxa"/>
            <w:tcBorders>
              <w:top w:val="nil"/>
              <w:left w:val="nil"/>
              <w:bottom w:val="single" w:sz="4" w:space="0" w:color="auto"/>
              <w:right w:val="single" w:sz="4" w:space="0" w:color="auto"/>
            </w:tcBorders>
            <w:shd w:val="clear" w:color="auto" w:fill="auto"/>
            <w:noWrap/>
            <w:vAlign w:val="bottom"/>
            <w:hideMark/>
          </w:tcPr>
          <w:p w14:paraId="12A0B674" w14:textId="77777777" w:rsidR="00A8597C" w:rsidRPr="00F356D7" w:rsidRDefault="00A8597C" w:rsidP="009E330D">
            <w:pPr>
              <w:ind w:right="-18"/>
            </w:pPr>
            <w:r w:rsidRPr="00F356D7">
              <w:t>11/1/14</w:t>
            </w:r>
          </w:p>
        </w:tc>
      </w:tr>
      <w:tr w:rsidR="00A8597C" w:rsidRPr="00F356D7" w14:paraId="28F78D73"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EB40F6F" w14:textId="77777777" w:rsidR="00A8597C" w:rsidRPr="00F356D7" w:rsidRDefault="00A8597C" w:rsidP="009E330D">
            <w:pPr>
              <w:ind w:hanging="3"/>
            </w:pPr>
            <w:r w:rsidRPr="00F356D7">
              <w:t>M1.2</w:t>
            </w:r>
          </w:p>
        </w:tc>
        <w:tc>
          <w:tcPr>
            <w:tcW w:w="5940" w:type="dxa"/>
            <w:tcBorders>
              <w:top w:val="nil"/>
              <w:left w:val="nil"/>
              <w:bottom w:val="single" w:sz="4" w:space="0" w:color="auto"/>
              <w:right w:val="single" w:sz="4" w:space="0" w:color="auto"/>
            </w:tcBorders>
            <w:shd w:val="clear" w:color="auto" w:fill="auto"/>
            <w:vAlign w:val="bottom"/>
            <w:hideMark/>
          </w:tcPr>
          <w:p w14:paraId="5CC11CCB"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777A812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BA3E44" w14:textId="77777777" w:rsidR="00A8597C" w:rsidRPr="00F356D7" w:rsidRDefault="00A8597C" w:rsidP="009E330D">
            <w:pPr>
              <w:ind w:hanging="18"/>
            </w:pPr>
            <w:r w:rsidRPr="00F356D7">
              <w:t>11/1/14</w:t>
            </w:r>
          </w:p>
        </w:tc>
        <w:tc>
          <w:tcPr>
            <w:tcW w:w="1260" w:type="dxa"/>
            <w:tcBorders>
              <w:top w:val="nil"/>
              <w:left w:val="nil"/>
              <w:bottom w:val="single" w:sz="4" w:space="0" w:color="auto"/>
              <w:right w:val="single" w:sz="4" w:space="0" w:color="auto"/>
            </w:tcBorders>
            <w:shd w:val="clear" w:color="auto" w:fill="auto"/>
            <w:noWrap/>
            <w:vAlign w:val="bottom"/>
            <w:hideMark/>
          </w:tcPr>
          <w:p w14:paraId="50F3830E" w14:textId="77777777" w:rsidR="00A8597C" w:rsidRPr="00F356D7" w:rsidRDefault="00A8597C" w:rsidP="009E330D">
            <w:pPr>
              <w:ind w:right="-18"/>
            </w:pPr>
            <w:r w:rsidRPr="00F356D7">
              <w:t>11/1/14</w:t>
            </w:r>
          </w:p>
        </w:tc>
      </w:tr>
      <w:tr w:rsidR="00A8597C" w:rsidRPr="00F356D7" w14:paraId="69061764"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BFA34B1" w14:textId="77777777" w:rsidR="00A8597C" w:rsidRPr="00F356D7" w:rsidRDefault="00A8597C" w:rsidP="009E330D">
            <w:pPr>
              <w:ind w:hanging="3"/>
            </w:pPr>
            <w:r>
              <w:t>1.3.</w:t>
            </w:r>
          </w:p>
        </w:tc>
        <w:tc>
          <w:tcPr>
            <w:tcW w:w="5940" w:type="dxa"/>
            <w:tcBorders>
              <w:top w:val="nil"/>
              <w:left w:val="nil"/>
              <w:bottom w:val="single" w:sz="4" w:space="0" w:color="auto"/>
              <w:right w:val="single" w:sz="4" w:space="0" w:color="auto"/>
            </w:tcBorders>
            <w:shd w:val="clear" w:color="auto" w:fill="auto"/>
            <w:vAlign w:val="bottom"/>
          </w:tcPr>
          <w:p w14:paraId="08C441D2" w14:textId="77777777" w:rsidR="00A8597C" w:rsidRPr="00F356D7" w:rsidRDefault="00A8597C" w:rsidP="009E330D">
            <w:pPr>
              <w:ind w:hanging="18"/>
            </w:pPr>
            <w:r>
              <w:t xml:space="preserve">Test expression strategy by introducing his-tagged </w:t>
            </w:r>
            <w:r w:rsidRPr="00A04171">
              <w:rPr>
                <w:i/>
              </w:rPr>
              <w:t xml:space="preserve">M. </w:t>
            </w:r>
            <w:proofErr w:type="spellStart"/>
            <w:r w:rsidRPr="00A04171">
              <w:rPr>
                <w:i/>
              </w:rPr>
              <w:t>maripaludis</w:t>
            </w:r>
            <w:proofErr w:type="spellEnd"/>
            <w:r>
              <w:t xml:space="preserve"> </w:t>
            </w:r>
            <w:proofErr w:type="spellStart"/>
            <w:r>
              <w:t>Mcr</w:t>
            </w:r>
            <w:proofErr w:type="spellEnd"/>
            <w:r>
              <w:t xml:space="preserve"> on a vector</w:t>
            </w:r>
          </w:p>
        </w:tc>
        <w:tc>
          <w:tcPr>
            <w:tcW w:w="990" w:type="dxa"/>
            <w:tcBorders>
              <w:top w:val="nil"/>
              <w:left w:val="nil"/>
              <w:bottom w:val="single" w:sz="4" w:space="0" w:color="auto"/>
              <w:right w:val="single" w:sz="4" w:space="0" w:color="auto"/>
            </w:tcBorders>
            <w:shd w:val="clear" w:color="auto" w:fill="auto"/>
            <w:vAlign w:val="bottom"/>
          </w:tcPr>
          <w:p w14:paraId="6C1DCEC2"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4E91CE87" w14:textId="77777777" w:rsidR="00A8597C" w:rsidRPr="00F356D7" w:rsidRDefault="00A8597C" w:rsidP="009E330D">
            <w:pPr>
              <w:ind w:hanging="18"/>
            </w:pPr>
            <w:r>
              <w:t>3/1/15</w:t>
            </w:r>
          </w:p>
        </w:tc>
        <w:tc>
          <w:tcPr>
            <w:tcW w:w="1260" w:type="dxa"/>
            <w:tcBorders>
              <w:top w:val="nil"/>
              <w:left w:val="nil"/>
              <w:bottom w:val="single" w:sz="4" w:space="0" w:color="auto"/>
              <w:right w:val="single" w:sz="4" w:space="0" w:color="auto"/>
            </w:tcBorders>
            <w:shd w:val="clear" w:color="auto" w:fill="auto"/>
            <w:noWrap/>
            <w:vAlign w:val="bottom"/>
          </w:tcPr>
          <w:p w14:paraId="4AACFA2B" w14:textId="77777777" w:rsidR="00A8597C" w:rsidRPr="00F356D7" w:rsidRDefault="00A8597C" w:rsidP="009E330D">
            <w:pPr>
              <w:ind w:right="-18"/>
            </w:pPr>
            <w:r>
              <w:t>5/1/15</w:t>
            </w:r>
          </w:p>
        </w:tc>
      </w:tr>
      <w:tr w:rsidR="00A8597C" w:rsidRPr="00F356D7" w14:paraId="4A1EBC00"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9BC3404" w14:textId="77777777" w:rsidR="00A8597C" w:rsidRPr="00F356D7" w:rsidRDefault="00A8597C" w:rsidP="009E330D">
            <w:pPr>
              <w:ind w:hanging="3"/>
            </w:pPr>
            <w:r>
              <w:t>M1.3</w:t>
            </w:r>
          </w:p>
        </w:tc>
        <w:tc>
          <w:tcPr>
            <w:tcW w:w="5940" w:type="dxa"/>
            <w:tcBorders>
              <w:top w:val="nil"/>
              <w:left w:val="nil"/>
              <w:bottom w:val="single" w:sz="4" w:space="0" w:color="auto"/>
              <w:right w:val="single" w:sz="4" w:space="0" w:color="auto"/>
            </w:tcBorders>
            <w:shd w:val="clear" w:color="auto" w:fill="auto"/>
            <w:vAlign w:val="bottom"/>
          </w:tcPr>
          <w:p w14:paraId="34244B61" w14:textId="77777777" w:rsidR="00A8597C" w:rsidRPr="00F356D7" w:rsidRDefault="00A8597C" w:rsidP="009E330D">
            <w:pPr>
              <w:ind w:hanging="18"/>
            </w:pPr>
            <w:r>
              <w:t xml:space="preserve">Achieve expressed M. </w:t>
            </w:r>
            <w:proofErr w:type="spellStart"/>
            <w:r>
              <w:t>maripaludis</w:t>
            </w:r>
            <w:proofErr w:type="spellEnd"/>
            <w:r>
              <w:t xml:space="preserve"> </w:t>
            </w:r>
            <w:proofErr w:type="spellStart"/>
            <w:r>
              <w:t>Mcr</w:t>
            </w:r>
            <w:proofErr w:type="spellEnd"/>
            <w:r>
              <w:t xml:space="preserve"> protein level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F6C9E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508B125"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2980B7FA" w14:textId="77777777" w:rsidR="00A8597C" w:rsidRPr="00F356D7" w:rsidRDefault="00A8597C" w:rsidP="009E330D">
            <w:pPr>
              <w:ind w:right="-18"/>
            </w:pPr>
            <w:r>
              <w:t>5/1/15</w:t>
            </w:r>
          </w:p>
        </w:tc>
      </w:tr>
      <w:tr w:rsidR="00A8597C" w:rsidRPr="00F356D7" w14:paraId="5B73A53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81F1F19" w14:textId="77777777" w:rsidR="00A8597C" w:rsidRPr="00F356D7" w:rsidRDefault="00A8597C" w:rsidP="009E330D">
            <w:pPr>
              <w:ind w:hanging="3"/>
            </w:pPr>
            <w:r>
              <w:t>1.4</w:t>
            </w:r>
          </w:p>
        </w:tc>
        <w:tc>
          <w:tcPr>
            <w:tcW w:w="5940" w:type="dxa"/>
            <w:tcBorders>
              <w:top w:val="nil"/>
              <w:left w:val="nil"/>
              <w:bottom w:val="single" w:sz="4" w:space="0" w:color="auto"/>
              <w:right w:val="single" w:sz="4" w:space="0" w:color="auto"/>
            </w:tcBorders>
            <w:shd w:val="clear" w:color="auto" w:fill="auto"/>
            <w:vAlign w:val="bottom"/>
          </w:tcPr>
          <w:p w14:paraId="7CF8C66A" w14:textId="77777777" w:rsidR="00A8597C" w:rsidRPr="00F356D7" w:rsidRDefault="00A8597C" w:rsidP="009E330D">
            <w:pPr>
              <w:ind w:hanging="18"/>
            </w:pPr>
            <w:r>
              <w:t xml:space="preserve">Test activity of expressed M. </w:t>
            </w:r>
            <w:proofErr w:type="spellStart"/>
            <w:r>
              <w:t>maripaludis</w:t>
            </w:r>
            <w:proofErr w:type="spellEnd"/>
            <w:r>
              <w:t xml:space="preserve"> </w:t>
            </w:r>
            <w:proofErr w:type="spellStart"/>
            <w:r>
              <w:t>Mcr</w:t>
            </w:r>
            <w:proofErr w:type="spellEnd"/>
            <w:r>
              <w:t xml:space="preserve"> by deleting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EE0C385"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3FB9BEA0" w14:textId="77777777" w:rsidR="00A8597C" w:rsidRPr="00F356D7" w:rsidRDefault="00A8597C" w:rsidP="009E330D">
            <w:pPr>
              <w:ind w:hanging="18"/>
            </w:pPr>
            <w:r>
              <w:t>5/1/15</w:t>
            </w:r>
          </w:p>
        </w:tc>
        <w:tc>
          <w:tcPr>
            <w:tcW w:w="1260" w:type="dxa"/>
            <w:tcBorders>
              <w:top w:val="nil"/>
              <w:left w:val="nil"/>
              <w:bottom w:val="single" w:sz="4" w:space="0" w:color="auto"/>
              <w:right w:val="single" w:sz="4" w:space="0" w:color="auto"/>
            </w:tcBorders>
            <w:shd w:val="clear" w:color="auto" w:fill="auto"/>
            <w:noWrap/>
            <w:vAlign w:val="bottom"/>
          </w:tcPr>
          <w:p w14:paraId="53D2DCF6" w14:textId="77777777" w:rsidR="00A8597C" w:rsidRPr="00F356D7" w:rsidRDefault="00A8597C" w:rsidP="009E330D">
            <w:pPr>
              <w:ind w:right="-18"/>
            </w:pPr>
            <w:r>
              <w:t>7/1/15</w:t>
            </w:r>
          </w:p>
        </w:tc>
      </w:tr>
      <w:tr w:rsidR="00A8597C" w:rsidRPr="00F356D7" w14:paraId="7EB8B6A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7E96966E" w14:textId="77777777" w:rsidR="00A8597C" w:rsidRPr="00F356D7" w:rsidRDefault="00A8597C" w:rsidP="009E330D">
            <w:pPr>
              <w:ind w:hanging="3"/>
            </w:pPr>
            <w:r>
              <w:t>M.1.4.</w:t>
            </w:r>
          </w:p>
        </w:tc>
        <w:tc>
          <w:tcPr>
            <w:tcW w:w="5940" w:type="dxa"/>
            <w:tcBorders>
              <w:top w:val="nil"/>
              <w:left w:val="nil"/>
              <w:bottom w:val="single" w:sz="4" w:space="0" w:color="auto"/>
              <w:right w:val="single" w:sz="4" w:space="0" w:color="auto"/>
            </w:tcBorders>
            <w:shd w:val="clear" w:color="auto" w:fill="auto"/>
            <w:vAlign w:val="bottom"/>
          </w:tcPr>
          <w:p w14:paraId="7215FD88" w14:textId="77777777" w:rsidR="00A8597C" w:rsidRPr="00F356D7" w:rsidRDefault="00A8597C" w:rsidP="009E330D">
            <w:pPr>
              <w:ind w:hanging="18"/>
            </w:pPr>
            <w:r>
              <w:t>Demonstrate activity by viability of knock-out strain</w:t>
            </w:r>
          </w:p>
        </w:tc>
        <w:tc>
          <w:tcPr>
            <w:tcW w:w="990" w:type="dxa"/>
            <w:tcBorders>
              <w:top w:val="nil"/>
              <w:left w:val="nil"/>
              <w:bottom w:val="single" w:sz="4" w:space="0" w:color="auto"/>
              <w:right w:val="single" w:sz="4" w:space="0" w:color="auto"/>
            </w:tcBorders>
            <w:shd w:val="clear" w:color="auto" w:fill="auto"/>
            <w:vAlign w:val="bottom"/>
          </w:tcPr>
          <w:p w14:paraId="50AC491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7C7D9700"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7916E76A" w14:textId="77777777" w:rsidR="00A8597C" w:rsidRPr="00F356D7" w:rsidRDefault="00A8597C" w:rsidP="009E330D">
            <w:pPr>
              <w:ind w:right="-18"/>
            </w:pPr>
            <w:r>
              <w:t>7/1/15</w:t>
            </w:r>
          </w:p>
        </w:tc>
      </w:tr>
      <w:tr w:rsidR="00A8597C" w:rsidRPr="00F356D7" w14:paraId="54A0E9B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F4338B3" w14:textId="77777777" w:rsidR="00A8597C" w:rsidRPr="00F356D7" w:rsidRDefault="00A8597C" w:rsidP="009E330D">
            <w:pPr>
              <w:ind w:hanging="3"/>
            </w:pPr>
            <w:r>
              <w:t>1.5.</w:t>
            </w:r>
          </w:p>
        </w:tc>
        <w:tc>
          <w:tcPr>
            <w:tcW w:w="5940" w:type="dxa"/>
            <w:tcBorders>
              <w:top w:val="nil"/>
              <w:left w:val="nil"/>
              <w:bottom w:val="single" w:sz="4" w:space="0" w:color="auto"/>
              <w:right w:val="single" w:sz="4" w:space="0" w:color="auto"/>
            </w:tcBorders>
            <w:shd w:val="clear" w:color="auto" w:fill="auto"/>
            <w:vAlign w:val="bottom"/>
          </w:tcPr>
          <w:p w14:paraId="20E2E865" w14:textId="77777777" w:rsidR="00A8597C" w:rsidRPr="00F356D7" w:rsidRDefault="00A8597C" w:rsidP="009E330D">
            <w:pPr>
              <w:ind w:hanging="18"/>
            </w:pPr>
            <w:r>
              <w:t>Determine mRNA levels for heterologous proteins</w:t>
            </w:r>
          </w:p>
        </w:tc>
        <w:tc>
          <w:tcPr>
            <w:tcW w:w="990" w:type="dxa"/>
            <w:tcBorders>
              <w:top w:val="nil"/>
              <w:left w:val="nil"/>
              <w:bottom w:val="single" w:sz="4" w:space="0" w:color="auto"/>
              <w:right w:val="single" w:sz="4" w:space="0" w:color="auto"/>
            </w:tcBorders>
            <w:shd w:val="clear" w:color="auto" w:fill="auto"/>
            <w:vAlign w:val="bottom"/>
          </w:tcPr>
          <w:p w14:paraId="3BFA3B77" w14:textId="77777777" w:rsidR="00A8597C" w:rsidRPr="00F356D7"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09C816BB" w14:textId="77777777" w:rsidR="00A8597C" w:rsidRPr="00F356D7" w:rsidRDefault="00A8597C" w:rsidP="009E330D">
            <w:pPr>
              <w:ind w:hanging="18"/>
            </w:pPr>
            <w:r>
              <w:t>3/1/15</w:t>
            </w:r>
          </w:p>
        </w:tc>
        <w:tc>
          <w:tcPr>
            <w:tcW w:w="1260" w:type="dxa"/>
            <w:tcBorders>
              <w:top w:val="nil"/>
              <w:left w:val="nil"/>
              <w:bottom w:val="single" w:sz="4" w:space="0" w:color="auto"/>
              <w:right w:val="single" w:sz="4" w:space="0" w:color="auto"/>
            </w:tcBorders>
            <w:shd w:val="clear" w:color="auto" w:fill="auto"/>
            <w:noWrap/>
            <w:vAlign w:val="bottom"/>
          </w:tcPr>
          <w:p w14:paraId="5C1CB6E2" w14:textId="77777777" w:rsidR="00A8597C" w:rsidRPr="00F356D7" w:rsidRDefault="00A8597C" w:rsidP="009E330D">
            <w:pPr>
              <w:ind w:right="-18"/>
            </w:pPr>
            <w:r>
              <w:t>6/1/15</w:t>
            </w:r>
          </w:p>
        </w:tc>
      </w:tr>
      <w:tr w:rsidR="00A8597C" w:rsidRPr="00F356D7" w14:paraId="3CF6E58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C332E15" w14:textId="77777777" w:rsidR="00A8597C" w:rsidRPr="00F356D7" w:rsidRDefault="00A8597C" w:rsidP="009E330D">
            <w:pPr>
              <w:ind w:hanging="3"/>
            </w:pPr>
            <w:r>
              <w:t>M.1.5.</w:t>
            </w:r>
          </w:p>
        </w:tc>
        <w:tc>
          <w:tcPr>
            <w:tcW w:w="5940" w:type="dxa"/>
            <w:tcBorders>
              <w:top w:val="nil"/>
              <w:left w:val="nil"/>
              <w:bottom w:val="single" w:sz="4" w:space="0" w:color="auto"/>
              <w:right w:val="single" w:sz="4" w:space="0" w:color="auto"/>
            </w:tcBorders>
            <w:shd w:val="clear" w:color="auto" w:fill="auto"/>
            <w:vAlign w:val="bottom"/>
          </w:tcPr>
          <w:p w14:paraId="127BA73C" w14:textId="77777777" w:rsidR="00A8597C" w:rsidRPr="00F356D7" w:rsidRDefault="00A8597C" w:rsidP="009E330D">
            <w:pPr>
              <w:ind w:hanging="18"/>
            </w:pPr>
            <w:r>
              <w:t xml:space="preserve">Achieve mRNA levels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2CCB66D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3508DF"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17A2006C" w14:textId="77777777" w:rsidR="00A8597C" w:rsidRPr="00F356D7" w:rsidRDefault="00A8597C" w:rsidP="009E330D">
            <w:pPr>
              <w:ind w:right="-18"/>
            </w:pPr>
            <w:r>
              <w:t>6/1/15</w:t>
            </w:r>
          </w:p>
        </w:tc>
      </w:tr>
      <w:tr w:rsidR="00A8597C" w:rsidRPr="00F356D7" w14:paraId="4DC591E3"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6D16CDF" w14:textId="77777777" w:rsidR="00A8597C" w:rsidRPr="00F356D7" w:rsidRDefault="00A8597C" w:rsidP="009E330D">
            <w:pPr>
              <w:ind w:hanging="3"/>
            </w:pPr>
            <w:r>
              <w:t>1.6.</w:t>
            </w:r>
          </w:p>
        </w:tc>
        <w:tc>
          <w:tcPr>
            <w:tcW w:w="5940" w:type="dxa"/>
            <w:tcBorders>
              <w:top w:val="nil"/>
              <w:left w:val="nil"/>
              <w:bottom w:val="single" w:sz="4" w:space="0" w:color="auto"/>
              <w:right w:val="single" w:sz="4" w:space="0" w:color="auto"/>
            </w:tcBorders>
            <w:shd w:val="clear" w:color="auto" w:fill="auto"/>
            <w:vAlign w:val="bottom"/>
          </w:tcPr>
          <w:p w14:paraId="0B4AA39F" w14:textId="77777777" w:rsidR="00A8597C" w:rsidRPr="00F356D7" w:rsidRDefault="00A8597C" w:rsidP="009E330D">
            <w:pPr>
              <w:ind w:hanging="18"/>
            </w:pPr>
            <w:r>
              <w:t xml:space="preserve">Implement measures to increase levels of heterologous proteins: Construct an M. </w:t>
            </w:r>
            <w:proofErr w:type="spellStart"/>
            <w:r>
              <w:t>maripaludis</w:t>
            </w:r>
            <w:proofErr w:type="spellEnd"/>
            <w:r>
              <w:t xml:space="preserve"> strain to support replication of a smaller expression plasmid, overexpress chaperonin, knock out proteasome activator</w:t>
            </w:r>
          </w:p>
        </w:tc>
        <w:tc>
          <w:tcPr>
            <w:tcW w:w="990" w:type="dxa"/>
            <w:tcBorders>
              <w:top w:val="nil"/>
              <w:left w:val="nil"/>
              <w:bottom w:val="single" w:sz="4" w:space="0" w:color="auto"/>
              <w:right w:val="single" w:sz="4" w:space="0" w:color="auto"/>
            </w:tcBorders>
            <w:shd w:val="clear" w:color="auto" w:fill="auto"/>
            <w:vAlign w:val="bottom"/>
          </w:tcPr>
          <w:p w14:paraId="4973C0DC" w14:textId="77777777" w:rsidR="00A8597C" w:rsidRPr="00F356D7" w:rsidRDefault="00A8597C" w:rsidP="009E330D">
            <w:pPr>
              <w:ind w:left="-18"/>
            </w:pPr>
            <w:r>
              <w:t>5</w:t>
            </w:r>
          </w:p>
        </w:tc>
        <w:tc>
          <w:tcPr>
            <w:tcW w:w="900" w:type="dxa"/>
            <w:tcBorders>
              <w:top w:val="nil"/>
              <w:left w:val="nil"/>
              <w:bottom w:val="single" w:sz="4" w:space="0" w:color="auto"/>
              <w:right w:val="single" w:sz="4" w:space="0" w:color="auto"/>
            </w:tcBorders>
            <w:shd w:val="clear" w:color="auto" w:fill="auto"/>
            <w:noWrap/>
            <w:vAlign w:val="bottom"/>
          </w:tcPr>
          <w:p w14:paraId="78BA974D" w14:textId="77777777" w:rsidR="00A8597C" w:rsidRPr="00F356D7" w:rsidRDefault="00A8597C" w:rsidP="009E330D">
            <w:pPr>
              <w:ind w:hanging="18"/>
            </w:pPr>
            <w:r>
              <w:t>3/1/15</w:t>
            </w:r>
          </w:p>
        </w:tc>
        <w:tc>
          <w:tcPr>
            <w:tcW w:w="1260" w:type="dxa"/>
            <w:tcBorders>
              <w:top w:val="nil"/>
              <w:left w:val="nil"/>
              <w:bottom w:val="single" w:sz="4" w:space="0" w:color="auto"/>
              <w:right w:val="single" w:sz="4" w:space="0" w:color="auto"/>
            </w:tcBorders>
            <w:shd w:val="clear" w:color="auto" w:fill="auto"/>
            <w:noWrap/>
            <w:vAlign w:val="bottom"/>
          </w:tcPr>
          <w:p w14:paraId="294B6DF1" w14:textId="77777777" w:rsidR="00A8597C" w:rsidRPr="00F356D7" w:rsidRDefault="00A8597C" w:rsidP="009E330D">
            <w:pPr>
              <w:ind w:right="-18"/>
            </w:pPr>
            <w:r>
              <w:t>8/1/15</w:t>
            </w:r>
          </w:p>
        </w:tc>
      </w:tr>
      <w:tr w:rsidR="00A8597C" w:rsidRPr="00F356D7" w14:paraId="1B02651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F7A9B6A" w14:textId="77777777" w:rsidR="00A8597C" w:rsidRPr="00F356D7" w:rsidRDefault="00A8597C" w:rsidP="009E330D">
            <w:pPr>
              <w:ind w:hanging="3"/>
            </w:pPr>
            <w:r>
              <w:t>M.1.6.</w:t>
            </w:r>
          </w:p>
        </w:tc>
        <w:tc>
          <w:tcPr>
            <w:tcW w:w="5940" w:type="dxa"/>
            <w:tcBorders>
              <w:top w:val="nil"/>
              <w:left w:val="nil"/>
              <w:bottom w:val="single" w:sz="4" w:space="0" w:color="auto"/>
              <w:right w:val="single" w:sz="4" w:space="0" w:color="auto"/>
            </w:tcBorders>
            <w:shd w:val="clear" w:color="auto" w:fill="auto"/>
            <w:vAlign w:val="bottom"/>
          </w:tcPr>
          <w:p w14:paraId="0DA90535" w14:textId="77777777" w:rsidR="00A8597C" w:rsidRDefault="00A8597C" w:rsidP="009E330D">
            <w:pPr>
              <w:ind w:hanging="18"/>
            </w:pPr>
            <w:r>
              <w:t xml:space="preserve">Achieve introduction of gene for plasmid maintenance into M. </w:t>
            </w:r>
            <w:proofErr w:type="spellStart"/>
            <w:r>
              <w:t>maripaludis</w:t>
            </w:r>
            <w:proofErr w:type="spellEnd"/>
            <w:r>
              <w:t xml:space="preserve"> chromosome, achieve introduction of expressed chaperonin, achieve knock out of proteasome activator</w:t>
            </w:r>
          </w:p>
        </w:tc>
        <w:tc>
          <w:tcPr>
            <w:tcW w:w="990" w:type="dxa"/>
            <w:tcBorders>
              <w:top w:val="nil"/>
              <w:left w:val="nil"/>
              <w:bottom w:val="single" w:sz="4" w:space="0" w:color="auto"/>
              <w:right w:val="single" w:sz="4" w:space="0" w:color="auto"/>
            </w:tcBorders>
            <w:shd w:val="clear" w:color="auto" w:fill="auto"/>
            <w:vAlign w:val="bottom"/>
          </w:tcPr>
          <w:p w14:paraId="2839719C"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EC83FB8" w14:textId="77777777" w:rsidR="00A8597C"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23414BB7" w14:textId="77777777" w:rsidR="00A8597C" w:rsidRDefault="00A8597C" w:rsidP="009E330D">
            <w:pPr>
              <w:ind w:right="-18"/>
            </w:pPr>
            <w:r>
              <w:t>8/1/15</w:t>
            </w:r>
          </w:p>
        </w:tc>
      </w:tr>
      <w:tr w:rsidR="00A8597C" w:rsidRPr="00F356D7" w14:paraId="3A23EAD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45ED6412" w14:textId="77777777" w:rsidR="00A8597C" w:rsidRPr="00F356D7" w:rsidRDefault="00A8597C" w:rsidP="009E330D">
            <w:pPr>
              <w:ind w:hanging="3"/>
            </w:pPr>
            <w:r>
              <w:t>1.7.</w:t>
            </w:r>
          </w:p>
        </w:tc>
        <w:tc>
          <w:tcPr>
            <w:tcW w:w="5940" w:type="dxa"/>
            <w:tcBorders>
              <w:top w:val="nil"/>
              <w:left w:val="nil"/>
              <w:bottom w:val="single" w:sz="4" w:space="0" w:color="auto"/>
              <w:right w:val="single" w:sz="4" w:space="0" w:color="auto"/>
            </w:tcBorders>
            <w:shd w:val="clear" w:color="auto" w:fill="auto"/>
            <w:vAlign w:val="bottom"/>
          </w:tcPr>
          <w:p w14:paraId="3F24E746" w14:textId="77777777" w:rsidR="00A8597C" w:rsidRDefault="00A8597C" w:rsidP="009E330D">
            <w:pPr>
              <w:ind w:hanging="18"/>
            </w:pPr>
            <w:r>
              <w:t xml:space="preserve">Determine effect of measures to increase levels of heterologous proteins: re-introduce heterologous </w:t>
            </w:r>
            <w:proofErr w:type="spellStart"/>
            <w:r>
              <w:t>Mcr’s</w:t>
            </w:r>
            <w:proofErr w:type="spellEnd"/>
            <w:r>
              <w:t xml:space="preserve"> and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05C92F04" w14:textId="77777777" w:rsidR="00A8597C"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121D63FA" w14:textId="77777777" w:rsidR="00A8597C" w:rsidRDefault="00A8597C" w:rsidP="009E330D">
            <w:pPr>
              <w:ind w:hanging="18"/>
            </w:pPr>
            <w:r>
              <w:t>8/1/15</w:t>
            </w:r>
          </w:p>
        </w:tc>
        <w:tc>
          <w:tcPr>
            <w:tcW w:w="1260" w:type="dxa"/>
            <w:tcBorders>
              <w:top w:val="nil"/>
              <w:left w:val="nil"/>
              <w:bottom w:val="single" w:sz="4" w:space="0" w:color="auto"/>
              <w:right w:val="single" w:sz="4" w:space="0" w:color="auto"/>
            </w:tcBorders>
            <w:shd w:val="clear" w:color="auto" w:fill="auto"/>
            <w:noWrap/>
            <w:vAlign w:val="bottom"/>
          </w:tcPr>
          <w:p w14:paraId="0C913827" w14:textId="77777777" w:rsidR="00A8597C" w:rsidRDefault="00A8597C" w:rsidP="009E330D">
            <w:pPr>
              <w:ind w:right="-18"/>
            </w:pPr>
            <w:r>
              <w:t>10/1/15</w:t>
            </w:r>
          </w:p>
        </w:tc>
      </w:tr>
      <w:tr w:rsidR="00A8597C" w:rsidRPr="00F356D7" w14:paraId="6ACB622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EF4F634" w14:textId="77777777" w:rsidR="00A8597C" w:rsidRDefault="00A8597C" w:rsidP="009E330D">
            <w:pPr>
              <w:ind w:hanging="3"/>
            </w:pPr>
            <w:r>
              <w:t>M1.7</w:t>
            </w:r>
          </w:p>
        </w:tc>
        <w:tc>
          <w:tcPr>
            <w:tcW w:w="5940" w:type="dxa"/>
            <w:tcBorders>
              <w:top w:val="nil"/>
              <w:left w:val="nil"/>
              <w:bottom w:val="single" w:sz="4" w:space="0" w:color="auto"/>
              <w:right w:val="single" w:sz="4" w:space="0" w:color="auto"/>
            </w:tcBorders>
            <w:shd w:val="clear" w:color="auto" w:fill="auto"/>
            <w:vAlign w:val="bottom"/>
          </w:tcPr>
          <w:p w14:paraId="6695CFED" w14:textId="77777777" w:rsidR="00A8597C" w:rsidRDefault="00A8597C" w:rsidP="009E330D">
            <w:pPr>
              <w:ind w:hanging="18"/>
            </w:pPr>
            <w:r>
              <w:t>Achieve increased levels of heterologous proteins as determined by Western blot</w:t>
            </w:r>
          </w:p>
        </w:tc>
        <w:tc>
          <w:tcPr>
            <w:tcW w:w="990" w:type="dxa"/>
            <w:tcBorders>
              <w:top w:val="nil"/>
              <w:left w:val="nil"/>
              <w:bottom w:val="single" w:sz="4" w:space="0" w:color="auto"/>
              <w:right w:val="single" w:sz="4" w:space="0" w:color="auto"/>
            </w:tcBorders>
            <w:shd w:val="clear" w:color="auto" w:fill="auto"/>
            <w:vAlign w:val="bottom"/>
          </w:tcPr>
          <w:p w14:paraId="1C56A94A"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3A94ED4" w14:textId="77777777" w:rsidR="00A8597C"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5141F7C7" w14:textId="77777777" w:rsidR="00A8597C" w:rsidRDefault="00A8597C" w:rsidP="009E330D">
            <w:pPr>
              <w:ind w:right="-18"/>
            </w:pPr>
            <w:r>
              <w:t>10/1/15</w:t>
            </w:r>
          </w:p>
        </w:tc>
      </w:tr>
      <w:tr w:rsidR="00A8597C" w:rsidRPr="00F356D7" w14:paraId="4ECC305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7829D90" w14:textId="77777777" w:rsidR="00A8597C" w:rsidRPr="00A04171" w:rsidRDefault="00A8597C" w:rsidP="009E330D">
            <w:pPr>
              <w:ind w:hanging="3"/>
              <w:rPr>
                <w:strike/>
              </w:rPr>
            </w:pPr>
            <w:r w:rsidRPr="00A04171">
              <w:rPr>
                <w:strike/>
              </w:rPr>
              <w:t>1.3</w:t>
            </w:r>
          </w:p>
        </w:tc>
        <w:tc>
          <w:tcPr>
            <w:tcW w:w="5940" w:type="dxa"/>
            <w:tcBorders>
              <w:top w:val="nil"/>
              <w:left w:val="nil"/>
              <w:bottom w:val="single" w:sz="4" w:space="0" w:color="auto"/>
              <w:right w:val="single" w:sz="4" w:space="0" w:color="auto"/>
            </w:tcBorders>
            <w:shd w:val="clear" w:color="auto" w:fill="auto"/>
            <w:vAlign w:val="bottom"/>
            <w:hideMark/>
          </w:tcPr>
          <w:p w14:paraId="08E353CA" w14:textId="77777777" w:rsidR="00A8597C" w:rsidRPr="00A04171" w:rsidRDefault="00A8597C" w:rsidP="009E330D">
            <w:pPr>
              <w:ind w:hanging="18"/>
              <w:rPr>
                <w:strike/>
              </w:rPr>
            </w:pPr>
            <w:r w:rsidRPr="00A04171">
              <w:rPr>
                <w:strike/>
              </w:rPr>
              <w:t xml:space="preserve">Test for genetic complementation of MCR deletion mutation in M. </w:t>
            </w:r>
            <w:proofErr w:type="spellStart"/>
            <w:r w:rsidRPr="00A04171">
              <w:rPr>
                <w:strike/>
              </w:rPr>
              <w:t>maripaludis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141221E2" w14:textId="77777777" w:rsidR="00A8597C" w:rsidRPr="00A04171" w:rsidRDefault="00A8597C" w:rsidP="009E330D">
            <w:pPr>
              <w:ind w:left="-18"/>
              <w:rPr>
                <w:strike/>
              </w:rPr>
            </w:pPr>
            <w:r w:rsidRPr="00A041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16AAA91B" w14:textId="77777777" w:rsidR="00A8597C" w:rsidRPr="00A04171" w:rsidRDefault="00A8597C" w:rsidP="009E330D">
            <w:pPr>
              <w:ind w:hanging="18"/>
              <w:rPr>
                <w:strike/>
              </w:rPr>
            </w:pPr>
            <w:r w:rsidRPr="00A04171">
              <w:rPr>
                <w:strike/>
              </w:rPr>
              <w:t>11/1/14</w:t>
            </w:r>
          </w:p>
        </w:tc>
        <w:tc>
          <w:tcPr>
            <w:tcW w:w="1260" w:type="dxa"/>
            <w:tcBorders>
              <w:top w:val="nil"/>
              <w:left w:val="nil"/>
              <w:bottom w:val="single" w:sz="4" w:space="0" w:color="auto"/>
              <w:right w:val="single" w:sz="4" w:space="0" w:color="auto"/>
            </w:tcBorders>
            <w:shd w:val="clear" w:color="auto" w:fill="auto"/>
            <w:noWrap/>
            <w:vAlign w:val="bottom"/>
            <w:hideMark/>
          </w:tcPr>
          <w:p w14:paraId="2C2627A8" w14:textId="77777777" w:rsidR="00A8597C" w:rsidRPr="00A04171" w:rsidRDefault="00A8597C" w:rsidP="009E330D">
            <w:pPr>
              <w:ind w:right="-18"/>
              <w:rPr>
                <w:strike/>
              </w:rPr>
            </w:pPr>
            <w:r w:rsidRPr="00A04171">
              <w:rPr>
                <w:strike/>
              </w:rPr>
              <w:t>1/1/15</w:t>
            </w:r>
          </w:p>
        </w:tc>
      </w:tr>
      <w:tr w:rsidR="00A8597C" w:rsidRPr="00F356D7" w14:paraId="458513EF"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A688C46" w14:textId="77777777" w:rsidR="00A8597C" w:rsidRPr="00A04171" w:rsidRDefault="00A8597C" w:rsidP="009E330D">
            <w:pPr>
              <w:ind w:hanging="3"/>
              <w:rPr>
                <w:strike/>
              </w:rPr>
            </w:pPr>
            <w:r w:rsidRPr="00A04171">
              <w:rPr>
                <w:strike/>
              </w:rPr>
              <w:t>M1.3</w:t>
            </w:r>
          </w:p>
        </w:tc>
        <w:tc>
          <w:tcPr>
            <w:tcW w:w="5940" w:type="dxa"/>
            <w:tcBorders>
              <w:top w:val="nil"/>
              <w:left w:val="nil"/>
              <w:bottom w:val="single" w:sz="4" w:space="0" w:color="auto"/>
              <w:right w:val="single" w:sz="4" w:space="0" w:color="auto"/>
            </w:tcBorders>
            <w:shd w:val="clear" w:color="auto" w:fill="auto"/>
            <w:vAlign w:val="bottom"/>
            <w:hideMark/>
          </w:tcPr>
          <w:p w14:paraId="67DA1226" w14:textId="77777777" w:rsidR="00A8597C" w:rsidRPr="00A04171" w:rsidRDefault="00A8597C" w:rsidP="009E330D">
            <w:pPr>
              <w:ind w:hanging="18"/>
              <w:rPr>
                <w:strike/>
              </w:rPr>
            </w:pPr>
            <w:r w:rsidRPr="00A04171">
              <w:rPr>
                <w:strike/>
              </w:rPr>
              <w:t xml:space="preserve">Confirm activity of introduced enzymes by demonstrating viability of M. </w:t>
            </w:r>
            <w:proofErr w:type="spellStart"/>
            <w:r w:rsidRPr="00A04171">
              <w:rPr>
                <w:strike/>
              </w:rPr>
              <w:t>maripaludis</w:t>
            </w:r>
            <w:proofErr w:type="spellEnd"/>
            <w:r w:rsidRPr="00A04171">
              <w:rPr>
                <w:strike/>
              </w:rPr>
              <w:t xml:space="preserve"> MCR deletion mutants in expression strains </w:t>
            </w:r>
          </w:p>
        </w:tc>
        <w:tc>
          <w:tcPr>
            <w:tcW w:w="990" w:type="dxa"/>
            <w:tcBorders>
              <w:top w:val="nil"/>
              <w:left w:val="nil"/>
              <w:bottom w:val="single" w:sz="4" w:space="0" w:color="auto"/>
              <w:right w:val="single" w:sz="4" w:space="0" w:color="auto"/>
            </w:tcBorders>
            <w:shd w:val="clear" w:color="auto" w:fill="auto"/>
            <w:vAlign w:val="bottom"/>
            <w:hideMark/>
          </w:tcPr>
          <w:p w14:paraId="33F728E7" w14:textId="77777777" w:rsidR="00A8597C" w:rsidRPr="00A041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BE8EB61" w14:textId="77777777" w:rsidR="00A8597C" w:rsidRPr="00A04171" w:rsidRDefault="00A8597C" w:rsidP="009E330D">
            <w:pPr>
              <w:ind w:hanging="18"/>
              <w:rPr>
                <w:strike/>
              </w:rPr>
            </w:pPr>
            <w:r w:rsidRPr="00A04171">
              <w:rPr>
                <w:strike/>
              </w:rPr>
              <w:t>1/1/15</w:t>
            </w:r>
          </w:p>
        </w:tc>
        <w:tc>
          <w:tcPr>
            <w:tcW w:w="1260" w:type="dxa"/>
            <w:tcBorders>
              <w:top w:val="nil"/>
              <w:left w:val="nil"/>
              <w:bottom w:val="single" w:sz="4" w:space="0" w:color="auto"/>
              <w:right w:val="single" w:sz="4" w:space="0" w:color="auto"/>
            </w:tcBorders>
            <w:shd w:val="clear" w:color="auto" w:fill="auto"/>
            <w:noWrap/>
            <w:vAlign w:val="bottom"/>
            <w:hideMark/>
          </w:tcPr>
          <w:p w14:paraId="219AAA54" w14:textId="77777777" w:rsidR="00A8597C" w:rsidRPr="00A04171" w:rsidRDefault="00A8597C" w:rsidP="009E330D">
            <w:pPr>
              <w:ind w:right="-18"/>
              <w:rPr>
                <w:strike/>
              </w:rPr>
            </w:pPr>
            <w:r w:rsidRPr="00A04171">
              <w:rPr>
                <w:strike/>
              </w:rPr>
              <w:t>1/1/15</w:t>
            </w:r>
          </w:p>
        </w:tc>
      </w:tr>
      <w:tr w:rsidR="00A8597C" w:rsidRPr="00F356D7" w14:paraId="291D246D"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D5A933D" w14:textId="77777777" w:rsidR="00A8597C" w:rsidRPr="00F356D7" w:rsidRDefault="00A8597C" w:rsidP="009E330D">
            <w:pPr>
              <w:ind w:hanging="3"/>
            </w:pPr>
            <w:r>
              <w:t>1.8</w:t>
            </w:r>
          </w:p>
        </w:tc>
        <w:tc>
          <w:tcPr>
            <w:tcW w:w="5940" w:type="dxa"/>
            <w:tcBorders>
              <w:top w:val="nil"/>
              <w:left w:val="nil"/>
              <w:bottom w:val="single" w:sz="4" w:space="0" w:color="auto"/>
              <w:right w:val="single" w:sz="4" w:space="0" w:color="auto"/>
            </w:tcBorders>
            <w:shd w:val="clear" w:color="auto" w:fill="auto"/>
            <w:vAlign w:val="bottom"/>
          </w:tcPr>
          <w:p w14:paraId="36CF55B7" w14:textId="77777777" w:rsidR="00A8597C" w:rsidRPr="00F356D7" w:rsidRDefault="00A8597C" w:rsidP="009E330D">
            <w:pPr>
              <w:ind w:hanging="18"/>
            </w:pPr>
            <w:r>
              <w:t xml:space="preserve">Introduce genes for activation of heterologous </w:t>
            </w:r>
            <w:proofErr w:type="spellStart"/>
            <w:r>
              <w:t>Mcr’s</w:t>
            </w:r>
            <w:proofErr w:type="spellEnd"/>
            <w:r>
              <w:t xml:space="preserve"> as necessary</w:t>
            </w:r>
          </w:p>
        </w:tc>
        <w:tc>
          <w:tcPr>
            <w:tcW w:w="990" w:type="dxa"/>
            <w:tcBorders>
              <w:top w:val="nil"/>
              <w:left w:val="nil"/>
              <w:bottom w:val="single" w:sz="4" w:space="0" w:color="auto"/>
              <w:right w:val="single" w:sz="4" w:space="0" w:color="auto"/>
            </w:tcBorders>
            <w:shd w:val="clear" w:color="auto" w:fill="auto"/>
            <w:vAlign w:val="bottom"/>
          </w:tcPr>
          <w:p w14:paraId="4B181D0E" w14:textId="77777777" w:rsidR="00A8597C" w:rsidRPr="00F356D7" w:rsidRDefault="00A8597C" w:rsidP="009E330D">
            <w:pPr>
              <w:ind w:left="-18"/>
            </w:pPr>
            <w:r>
              <w:t>6</w:t>
            </w:r>
          </w:p>
        </w:tc>
        <w:tc>
          <w:tcPr>
            <w:tcW w:w="900" w:type="dxa"/>
            <w:tcBorders>
              <w:top w:val="nil"/>
              <w:left w:val="nil"/>
              <w:bottom w:val="single" w:sz="4" w:space="0" w:color="auto"/>
              <w:right w:val="single" w:sz="4" w:space="0" w:color="auto"/>
            </w:tcBorders>
            <w:shd w:val="clear" w:color="auto" w:fill="auto"/>
            <w:noWrap/>
            <w:vAlign w:val="bottom"/>
          </w:tcPr>
          <w:p w14:paraId="771F782D" w14:textId="77777777" w:rsidR="00A8597C" w:rsidRPr="00F356D7" w:rsidRDefault="00A8597C" w:rsidP="009E330D">
            <w:pPr>
              <w:ind w:hanging="18"/>
            </w:pPr>
            <w:r>
              <w:t>1/1/16</w:t>
            </w:r>
          </w:p>
        </w:tc>
        <w:tc>
          <w:tcPr>
            <w:tcW w:w="1260" w:type="dxa"/>
            <w:tcBorders>
              <w:top w:val="nil"/>
              <w:left w:val="nil"/>
              <w:bottom w:val="single" w:sz="4" w:space="0" w:color="auto"/>
              <w:right w:val="single" w:sz="4" w:space="0" w:color="auto"/>
            </w:tcBorders>
            <w:shd w:val="clear" w:color="auto" w:fill="auto"/>
            <w:noWrap/>
            <w:vAlign w:val="bottom"/>
          </w:tcPr>
          <w:p w14:paraId="0D524B3D" w14:textId="77777777" w:rsidR="00A8597C" w:rsidRPr="00F356D7" w:rsidRDefault="00A8597C" w:rsidP="009E330D">
            <w:pPr>
              <w:ind w:right="-18"/>
            </w:pPr>
            <w:r>
              <w:t>7/1/16</w:t>
            </w:r>
          </w:p>
        </w:tc>
      </w:tr>
      <w:tr w:rsidR="00A8597C" w:rsidRPr="00F356D7" w14:paraId="6FA7CA95"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E0B2517" w14:textId="77777777" w:rsidR="00A8597C" w:rsidRPr="00F356D7" w:rsidRDefault="00A8597C" w:rsidP="009E330D">
            <w:pPr>
              <w:ind w:hanging="3"/>
            </w:pPr>
            <w:r>
              <w:lastRenderedPageBreak/>
              <w:t>M1.8</w:t>
            </w:r>
          </w:p>
        </w:tc>
        <w:tc>
          <w:tcPr>
            <w:tcW w:w="5940" w:type="dxa"/>
            <w:tcBorders>
              <w:top w:val="nil"/>
              <w:left w:val="nil"/>
              <w:bottom w:val="single" w:sz="4" w:space="0" w:color="auto"/>
              <w:right w:val="single" w:sz="4" w:space="0" w:color="auto"/>
            </w:tcBorders>
            <w:shd w:val="clear" w:color="auto" w:fill="auto"/>
            <w:vAlign w:val="bottom"/>
          </w:tcPr>
          <w:p w14:paraId="6C9AC5BC" w14:textId="77777777" w:rsidR="00A8597C" w:rsidRPr="00F356D7" w:rsidRDefault="00A8597C" w:rsidP="009E330D">
            <w:pPr>
              <w:ind w:hanging="18"/>
            </w:pPr>
            <w:r>
              <w:t xml:space="preserve">Demonstrate activation of heterologous </w:t>
            </w:r>
            <w:proofErr w:type="spellStart"/>
            <w:r>
              <w:t>Mcr’s</w:t>
            </w:r>
            <w:proofErr w:type="spellEnd"/>
            <w:r>
              <w:t xml:space="preserve"> by viability of M. </w:t>
            </w:r>
            <w:proofErr w:type="spellStart"/>
            <w:r>
              <w:t>maripaludis</w:t>
            </w:r>
            <w:proofErr w:type="spellEnd"/>
            <w:r>
              <w:t xml:space="preserve"> </w:t>
            </w:r>
            <w:proofErr w:type="spellStart"/>
            <w:r>
              <w:t>Mcr</w:t>
            </w:r>
            <w:proofErr w:type="spellEnd"/>
            <w:r>
              <w:t xml:space="preserve"> knock-out strain, or use M. </w:t>
            </w:r>
            <w:proofErr w:type="spellStart"/>
            <w:r>
              <w:t>maripaludis</w:t>
            </w:r>
            <w:proofErr w:type="spellEnd"/>
            <w:r>
              <w:t xml:space="preser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08A0AA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6AA2AAC"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1933B4B2" w14:textId="77777777" w:rsidR="00A8597C" w:rsidRPr="00F356D7" w:rsidRDefault="00A8597C" w:rsidP="009E330D">
            <w:pPr>
              <w:ind w:right="-18"/>
            </w:pPr>
            <w:r>
              <w:t>7/1/16</w:t>
            </w:r>
          </w:p>
        </w:tc>
      </w:tr>
      <w:tr w:rsidR="00A8597C" w:rsidRPr="00F356D7" w14:paraId="2ECBD0FA"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3139FA2" w14:textId="77777777" w:rsidR="00A8597C" w:rsidRPr="00F356D7" w:rsidRDefault="00A8597C" w:rsidP="009E330D">
            <w:pPr>
              <w:ind w:hanging="3"/>
            </w:pPr>
            <w:r w:rsidRPr="00F356D7">
              <w:t>1.</w:t>
            </w:r>
            <w:r>
              <w:t>9</w:t>
            </w:r>
          </w:p>
        </w:tc>
        <w:tc>
          <w:tcPr>
            <w:tcW w:w="5940" w:type="dxa"/>
            <w:tcBorders>
              <w:top w:val="nil"/>
              <w:left w:val="nil"/>
              <w:bottom w:val="single" w:sz="4" w:space="0" w:color="auto"/>
              <w:right w:val="single" w:sz="4" w:space="0" w:color="auto"/>
            </w:tcBorders>
            <w:shd w:val="clear" w:color="auto" w:fill="auto"/>
            <w:vAlign w:val="bottom"/>
          </w:tcPr>
          <w:p w14:paraId="72DFB3BC" w14:textId="77777777" w:rsidR="00A8597C" w:rsidRPr="00F356D7" w:rsidRDefault="00A8597C" w:rsidP="009E330D">
            <w:pPr>
              <w:ind w:hanging="18"/>
            </w:pPr>
            <w:r w:rsidRPr="00F356D7">
              <w:t>Increase expression level of MCR</w:t>
            </w:r>
            <w:r>
              <w:t xml:space="preserve"> or use M. </w:t>
            </w:r>
            <w:proofErr w:type="spellStart"/>
            <w:r>
              <w:t>maripaludis</w:t>
            </w:r>
            <w:proofErr w:type="spellEnd"/>
            <w:r>
              <w:t xml:space="preserve"> </w:t>
            </w:r>
            <w:proofErr w:type="spellStart"/>
            <w:r>
              <w:t>Mcr</w:t>
            </w:r>
            <w:proofErr w:type="spellEnd"/>
            <w:r>
              <w:t xml:space="preserve"> (already expressed at high level)</w:t>
            </w:r>
          </w:p>
        </w:tc>
        <w:tc>
          <w:tcPr>
            <w:tcW w:w="990" w:type="dxa"/>
            <w:tcBorders>
              <w:top w:val="nil"/>
              <w:left w:val="nil"/>
              <w:bottom w:val="single" w:sz="4" w:space="0" w:color="auto"/>
              <w:right w:val="single" w:sz="4" w:space="0" w:color="auto"/>
            </w:tcBorders>
            <w:shd w:val="clear" w:color="auto" w:fill="auto"/>
            <w:vAlign w:val="bottom"/>
          </w:tcPr>
          <w:p w14:paraId="0AFF21BF" w14:textId="77777777" w:rsidR="00A8597C" w:rsidRPr="00F356D7" w:rsidRDefault="00A8597C" w:rsidP="009E330D">
            <w:pPr>
              <w:ind w:left="-18"/>
            </w:pPr>
            <w:r w:rsidRPr="00F356D7">
              <w:t>18</w:t>
            </w:r>
          </w:p>
        </w:tc>
        <w:tc>
          <w:tcPr>
            <w:tcW w:w="900" w:type="dxa"/>
            <w:tcBorders>
              <w:top w:val="nil"/>
              <w:left w:val="nil"/>
              <w:bottom w:val="single" w:sz="4" w:space="0" w:color="auto"/>
              <w:right w:val="single" w:sz="4" w:space="0" w:color="auto"/>
            </w:tcBorders>
            <w:shd w:val="clear" w:color="auto" w:fill="auto"/>
            <w:noWrap/>
            <w:vAlign w:val="bottom"/>
          </w:tcPr>
          <w:p w14:paraId="78BE45F8"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tcPr>
          <w:p w14:paraId="368F3407" w14:textId="77777777" w:rsidR="00A8597C" w:rsidRPr="00F356D7" w:rsidRDefault="00A8597C" w:rsidP="009E330D">
            <w:pPr>
              <w:ind w:right="-18"/>
            </w:pPr>
            <w:r w:rsidRPr="00F356D7">
              <w:t>1/1/17</w:t>
            </w:r>
          </w:p>
        </w:tc>
      </w:tr>
      <w:tr w:rsidR="00A8597C" w:rsidRPr="00F356D7" w14:paraId="5E385947"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C1CD7E4" w14:textId="77777777" w:rsidR="00A8597C" w:rsidRPr="00F356D7" w:rsidRDefault="00A8597C" w:rsidP="009E330D">
            <w:pPr>
              <w:ind w:hanging="3"/>
            </w:pPr>
            <w:r w:rsidRPr="00F356D7">
              <w:t>M1.</w:t>
            </w:r>
            <w:r>
              <w:t>9</w:t>
            </w:r>
          </w:p>
        </w:tc>
        <w:tc>
          <w:tcPr>
            <w:tcW w:w="5940" w:type="dxa"/>
            <w:tcBorders>
              <w:top w:val="nil"/>
              <w:left w:val="nil"/>
              <w:bottom w:val="single" w:sz="4" w:space="0" w:color="auto"/>
              <w:right w:val="single" w:sz="4" w:space="0" w:color="auto"/>
            </w:tcBorders>
            <w:shd w:val="clear" w:color="auto" w:fill="auto"/>
            <w:vAlign w:val="bottom"/>
          </w:tcPr>
          <w:p w14:paraId="59933432" w14:textId="77777777" w:rsidR="00A8597C" w:rsidRPr="00F356D7" w:rsidRDefault="00A8597C" w:rsidP="009E330D">
            <w:pPr>
              <w:ind w:hanging="18"/>
            </w:pPr>
            <w:r w:rsidRPr="00F356D7">
              <w:t xml:space="preserve">Obtain 50 mg MCR protein/g cell </w:t>
            </w:r>
            <w:proofErr w:type="spellStart"/>
            <w:r w:rsidRPr="00F356D7">
              <w:t>dw</w:t>
            </w:r>
            <w:proofErr w:type="spellEnd"/>
            <w:r w:rsidRPr="00F356D7">
              <w:t xml:space="preserve"> (10% of total cell protein)</w:t>
            </w:r>
            <w:r>
              <w:t xml:space="preserve"> or show that M. </w:t>
            </w:r>
            <w:proofErr w:type="spellStart"/>
            <w:r>
              <w:t>maripaludis</w:t>
            </w:r>
            <w:proofErr w:type="spellEnd"/>
            <w:r>
              <w:t xml:space="preserve"> </w:t>
            </w:r>
            <w:proofErr w:type="spellStart"/>
            <w:r>
              <w:t>Mcr</w:t>
            </w:r>
            <w:proofErr w:type="spellEnd"/>
            <w:r>
              <w:t xml:space="preserve"> will catalyze reverse reaction</w:t>
            </w:r>
            <w:r w:rsidRPr="00F356D7">
              <w:t>.</w:t>
            </w:r>
          </w:p>
        </w:tc>
        <w:tc>
          <w:tcPr>
            <w:tcW w:w="990" w:type="dxa"/>
            <w:tcBorders>
              <w:top w:val="nil"/>
              <w:left w:val="nil"/>
              <w:bottom w:val="single" w:sz="4" w:space="0" w:color="auto"/>
              <w:right w:val="single" w:sz="4" w:space="0" w:color="auto"/>
            </w:tcBorders>
            <w:shd w:val="clear" w:color="auto" w:fill="auto"/>
            <w:vAlign w:val="bottom"/>
          </w:tcPr>
          <w:p w14:paraId="7F46515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7ABFF2D"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tcPr>
          <w:p w14:paraId="2C694993" w14:textId="77777777" w:rsidR="00A8597C" w:rsidRPr="00F356D7" w:rsidRDefault="00A8597C" w:rsidP="009E330D">
            <w:pPr>
              <w:ind w:right="-18"/>
            </w:pPr>
            <w:r w:rsidRPr="00F356D7">
              <w:t>1/1/17</w:t>
            </w:r>
          </w:p>
        </w:tc>
      </w:tr>
      <w:tr w:rsidR="00A8597C" w:rsidRPr="00F356D7" w14:paraId="52D7E6BD"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2C5E092" w14:textId="77777777" w:rsidR="00A8597C" w:rsidRPr="008F09D8" w:rsidRDefault="00A8597C" w:rsidP="009E330D">
            <w:pPr>
              <w:ind w:hanging="3"/>
              <w:rPr>
                <w:strike/>
              </w:rPr>
            </w:pPr>
            <w:r w:rsidRPr="008F09D8">
              <w:rPr>
                <w:strike/>
              </w:rPr>
              <w:t>1.4</w:t>
            </w:r>
          </w:p>
          <w:p w14:paraId="6C450A77" w14:textId="77777777" w:rsidR="00A8597C" w:rsidRPr="00F356D7" w:rsidRDefault="00A8597C" w:rsidP="009E330D">
            <w:pPr>
              <w:ind w:hanging="3"/>
            </w:pPr>
            <w:r>
              <w:t>1.10.</w:t>
            </w:r>
          </w:p>
        </w:tc>
        <w:tc>
          <w:tcPr>
            <w:tcW w:w="5940" w:type="dxa"/>
            <w:tcBorders>
              <w:top w:val="nil"/>
              <w:left w:val="nil"/>
              <w:bottom w:val="single" w:sz="4" w:space="0" w:color="auto"/>
              <w:right w:val="single" w:sz="4" w:space="0" w:color="auto"/>
            </w:tcBorders>
            <w:shd w:val="clear" w:color="auto" w:fill="auto"/>
            <w:vAlign w:val="bottom"/>
          </w:tcPr>
          <w:p w14:paraId="2FAF77BC" w14:textId="77777777" w:rsidR="00A8597C" w:rsidRPr="00F356D7" w:rsidRDefault="00A8597C" w:rsidP="009E330D">
            <w:pPr>
              <w:ind w:hanging="18"/>
            </w:pPr>
            <w:r w:rsidRPr="00F356D7">
              <w:t xml:space="preserve">Clone </w:t>
            </w:r>
            <w:proofErr w:type="spellStart"/>
            <w:r w:rsidRPr="00F356D7">
              <w:t>Methanosarcina</w:t>
            </w:r>
            <w:proofErr w:type="spellEnd"/>
            <w:r w:rsidRPr="00F356D7">
              <w:t xml:space="preserve"> and </w:t>
            </w:r>
            <w:proofErr w:type="spellStart"/>
            <w:r w:rsidRPr="00F356D7">
              <w:t>Methanosphaera</w:t>
            </w:r>
            <w:proofErr w:type="spellEnd"/>
            <w:r w:rsidRPr="00F356D7">
              <w:t xml:space="preserve"> methanol </w:t>
            </w:r>
            <w:proofErr w:type="spellStart"/>
            <w:r w:rsidRPr="00F356D7">
              <w:t>methyltransferase</w:t>
            </w:r>
            <w:proofErr w:type="spellEnd"/>
            <w:r w:rsidRPr="00F356D7">
              <w:t xml:space="preserve">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tcPr>
          <w:p w14:paraId="79912E8D"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tcPr>
          <w:p w14:paraId="51B3CD75" w14:textId="77777777" w:rsidR="00A8597C" w:rsidRPr="00F356D7" w:rsidRDefault="00A8597C" w:rsidP="009E330D">
            <w:pPr>
              <w:ind w:hanging="18"/>
            </w:pPr>
            <w:r w:rsidRPr="00F356D7">
              <w:t>1/1/15</w:t>
            </w:r>
          </w:p>
        </w:tc>
        <w:tc>
          <w:tcPr>
            <w:tcW w:w="1260" w:type="dxa"/>
            <w:tcBorders>
              <w:top w:val="nil"/>
              <w:left w:val="nil"/>
              <w:bottom w:val="single" w:sz="4" w:space="0" w:color="auto"/>
              <w:right w:val="single" w:sz="4" w:space="0" w:color="auto"/>
            </w:tcBorders>
            <w:shd w:val="clear" w:color="auto" w:fill="auto"/>
            <w:noWrap/>
            <w:vAlign w:val="bottom"/>
          </w:tcPr>
          <w:p w14:paraId="79DDF39E" w14:textId="77777777" w:rsidR="00A8597C" w:rsidRPr="00F356D7" w:rsidRDefault="00A8597C" w:rsidP="009E330D">
            <w:pPr>
              <w:ind w:right="-18"/>
            </w:pPr>
            <w:r w:rsidRPr="00F356D7">
              <w:t>5/1/15</w:t>
            </w:r>
          </w:p>
        </w:tc>
      </w:tr>
      <w:tr w:rsidR="00A8597C" w:rsidRPr="00F356D7" w14:paraId="78F84D92"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FBBC1B1" w14:textId="77777777" w:rsidR="00A8597C" w:rsidRPr="008F09D8" w:rsidRDefault="00A8597C" w:rsidP="009E330D">
            <w:pPr>
              <w:ind w:hanging="3"/>
              <w:rPr>
                <w:strike/>
              </w:rPr>
            </w:pPr>
            <w:r w:rsidRPr="008F09D8">
              <w:rPr>
                <w:strike/>
              </w:rPr>
              <w:t>M1.4</w:t>
            </w:r>
          </w:p>
          <w:p w14:paraId="210285C2" w14:textId="77777777" w:rsidR="00A8597C" w:rsidRPr="00F356D7" w:rsidRDefault="00A8597C" w:rsidP="009E330D">
            <w:pPr>
              <w:ind w:hanging="3"/>
            </w:pPr>
            <w:r>
              <w:t>M1.10.</w:t>
            </w:r>
          </w:p>
        </w:tc>
        <w:tc>
          <w:tcPr>
            <w:tcW w:w="5940" w:type="dxa"/>
            <w:tcBorders>
              <w:top w:val="nil"/>
              <w:left w:val="nil"/>
              <w:bottom w:val="single" w:sz="4" w:space="0" w:color="auto"/>
              <w:right w:val="single" w:sz="4" w:space="0" w:color="auto"/>
            </w:tcBorders>
            <w:shd w:val="clear" w:color="auto" w:fill="auto"/>
            <w:vAlign w:val="bottom"/>
          </w:tcPr>
          <w:p w14:paraId="78D230E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tcPr>
          <w:p w14:paraId="32A9F39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CF1D49F" w14:textId="77777777" w:rsidR="00A8597C" w:rsidRPr="00F356D7" w:rsidRDefault="00A8597C" w:rsidP="009E330D">
            <w:pPr>
              <w:ind w:hanging="18"/>
            </w:pPr>
            <w:r w:rsidRPr="00F356D7">
              <w:t>5/1/15</w:t>
            </w:r>
          </w:p>
        </w:tc>
        <w:tc>
          <w:tcPr>
            <w:tcW w:w="1260" w:type="dxa"/>
            <w:tcBorders>
              <w:top w:val="nil"/>
              <w:left w:val="nil"/>
              <w:bottom w:val="single" w:sz="4" w:space="0" w:color="auto"/>
              <w:right w:val="single" w:sz="4" w:space="0" w:color="auto"/>
            </w:tcBorders>
            <w:shd w:val="clear" w:color="auto" w:fill="auto"/>
            <w:noWrap/>
            <w:vAlign w:val="bottom"/>
          </w:tcPr>
          <w:p w14:paraId="2476B486" w14:textId="77777777" w:rsidR="00A8597C" w:rsidRPr="00F356D7" w:rsidRDefault="00A8597C" w:rsidP="009E330D">
            <w:pPr>
              <w:ind w:right="-18"/>
            </w:pPr>
            <w:r w:rsidRPr="00F356D7">
              <w:t>5/1/15</w:t>
            </w:r>
          </w:p>
        </w:tc>
      </w:tr>
      <w:tr w:rsidR="00A8597C" w:rsidRPr="00F356D7" w14:paraId="1D3B6865"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8C4D286" w14:textId="77777777" w:rsidR="00A8597C" w:rsidRPr="00A04171" w:rsidRDefault="00A8597C" w:rsidP="009E330D">
            <w:pPr>
              <w:ind w:hanging="3"/>
              <w:rPr>
                <w:strike/>
              </w:rPr>
            </w:pPr>
            <w:r w:rsidRPr="00A04171">
              <w:rPr>
                <w:strike/>
              </w:rPr>
              <w:t>1.5</w:t>
            </w:r>
          </w:p>
          <w:p w14:paraId="61CD3B84" w14:textId="77777777" w:rsidR="00A8597C" w:rsidRPr="00F356D7" w:rsidRDefault="00A8597C" w:rsidP="009E330D">
            <w:pPr>
              <w:ind w:hanging="3"/>
            </w:pPr>
            <w:r>
              <w:t>1.11</w:t>
            </w:r>
          </w:p>
        </w:tc>
        <w:tc>
          <w:tcPr>
            <w:tcW w:w="5940" w:type="dxa"/>
            <w:tcBorders>
              <w:top w:val="nil"/>
              <w:left w:val="nil"/>
              <w:bottom w:val="single" w:sz="4" w:space="0" w:color="auto"/>
              <w:right w:val="single" w:sz="4" w:space="0" w:color="auto"/>
            </w:tcBorders>
            <w:shd w:val="clear" w:color="auto" w:fill="auto"/>
            <w:vAlign w:val="bottom"/>
          </w:tcPr>
          <w:p w14:paraId="197112D1" w14:textId="77777777" w:rsidR="00A8597C" w:rsidRPr="00F356D7" w:rsidRDefault="00A8597C" w:rsidP="009E330D">
            <w:pPr>
              <w:ind w:hanging="18"/>
            </w:pPr>
            <w:r w:rsidRPr="00F356D7">
              <w:t xml:space="preserve">Test for methanol </w:t>
            </w:r>
            <w:proofErr w:type="spellStart"/>
            <w:r w:rsidRPr="00F356D7">
              <w:t>methyltransferase</w:t>
            </w:r>
            <w:proofErr w:type="spellEnd"/>
            <w:r w:rsidRPr="00F356D7">
              <w:t xml:space="preserve"> activity in cell extract</w:t>
            </w:r>
          </w:p>
        </w:tc>
        <w:tc>
          <w:tcPr>
            <w:tcW w:w="990" w:type="dxa"/>
            <w:tcBorders>
              <w:top w:val="nil"/>
              <w:left w:val="nil"/>
              <w:bottom w:val="single" w:sz="4" w:space="0" w:color="auto"/>
              <w:right w:val="single" w:sz="4" w:space="0" w:color="auto"/>
            </w:tcBorders>
            <w:shd w:val="clear" w:color="auto" w:fill="auto"/>
            <w:vAlign w:val="bottom"/>
          </w:tcPr>
          <w:p w14:paraId="21EBA9EE"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68E2C64E" w14:textId="77777777" w:rsidR="00A8597C" w:rsidRPr="00F356D7" w:rsidRDefault="00A8597C" w:rsidP="009E330D">
            <w:pPr>
              <w:ind w:hanging="18"/>
            </w:pPr>
            <w:r>
              <w:t>12/1/15</w:t>
            </w:r>
          </w:p>
        </w:tc>
        <w:tc>
          <w:tcPr>
            <w:tcW w:w="1260" w:type="dxa"/>
            <w:tcBorders>
              <w:top w:val="nil"/>
              <w:left w:val="nil"/>
              <w:bottom w:val="single" w:sz="4" w:space="0" w:color="auto"/>
              <w:right w:val="single" w:sz="4" w:space="0" w:color="auto"/>
            </w:tcBorders>
            <w:shd w:val="clear" w:color="auto" w:fill="auto"/>
            <w:noWrap/>
            <w:vAlign w:val="bottom"/>
          </w:tcPr>
          <w:p w14:paraId="5EDE9D0A" w14:textId="77777777" w:rsidR="00A8597C" w:rsidRPr="00F356D7" w:rsidRDefault="00A8597C" w:rsidP="009E330D">
            <w:pPr>
              <w:ind w:right="-18"/>
            </w:pPr>
            <w:r>
              <w:t>2/1/16</w:t>
            </w:r>
          </w:p>
        </w:tc>
      </w:tr>
      <w:tr w:rsidR="00A8597C" w:rsidRPr="00F356D7" w14:paraId="5DD54575"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B20A36A" w14:textId="77777777" w:rsidR="00A8597C" w:rsidRDefault="00A8597C" w:rsidP="009E330D">
            <w:pPr>
              <w:ind w:hanging="3"/>
            </w:pPr>
            <w:r w:rsidRPr="00F356D7">
              <w:t>M1.5</w:t>
            </w:r>
          </w:p>
          <w:p w14:paraId="7E29E03D" w14:textId="77777777" w:rsidR="00A8597C" w:rsidRPr="00F356D7" w:rsidRDefault="00A8597C" w:rsidP="009E330D">
            <w:pPr>
              <w:ind w:hanging="3"/>
            </w:pPr>
            <w:r>
              <w:t>M1.11</w:t>
            </w:r>
          </w:p>
        </w:tc>
        <w:tc>
          <w:tcPr>
            <w:tcW w:w="5940" w:type="dxa"/>
            <w:tcBorders>
              <w:top w:val="nil"/>
              <w:left w:val="nil"/>
              <w:bottom w:val="single" w:sz="4" w:space="0" w:color="auto"/>
              <w:right w:val="single" w:sz="4" w:space="0" w:color="auto"/>
            </w:tcBorders>
            <w:shd w:val="clear" w:color="auto" w:fill="auto"/>
            <w:vAlign w:val="bottom"/>
          </w:tcPr>
          <w:p w14:paraId="278C6FFC" w14:textId="77777777" w:rsidR="00A8597C" w:rsidRPr="00F356D7" w:rsidRDefault="00A8597C" w:rsidP="009E330D">
            <w:pPr>
              <w:ind w:hanging="18"/>
            </w:pPr>
            <w:r w:rsidRPr="00F356D7">
              <w:t xml:space="preserve">Demonstrate activity of introduced enzymes by in vitro assay.  Obtain at least 2x10-4 </w:t>
            </w:r>
            <w:proofErr w:type="spellStart"/>
            <w:r w:rsidRPr="00F356D7">
              <w:t>umoles</w:t>
            </w:r>
            <w:proofErr w:type="spellEnd"/>
            <w:r w:rsidRPr="00F356D7">
              <w:t xml:space="preserve"> CH3OH/g total cell protein/second. </w:t>
            </w:r>
          </w:p>
        </w:tc>
        <w:tc>
          <w:tcPr>
            <w:tcW w:w="990" w:type="dxa"/>
            <w:tcBorders>
              <w:top w:val="nil"/>
              <w:left w:val="nil"/>
              <w:bottom w:val="single" w:sz="4" w:space="0" w:color="auto"/>
              <w:right w:val="single" w:sz="4" w:space="0" w:color="auto"/>
            </w:tcBorders>
            <w:shd w:val="clear" w:color="auto" w:fill="auto"/>
            <w:vAlign w:val="bottom"/>
          </w:tcPr>
          <w:p w14:paraId="51B0D8B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8768082"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452CAC28" w14:textId="77777777" w:rsidR="00A8597C" w:rsidRPr="00F356D7" w:rsidRDefault="00A8597C" w:rsidP="009E330D">
            <w:pPr>
              <w:ind w:right="-18"/>
            </w:pPr>
            <w:r>
              <w:t>2/1/16</w:t>
            </w:r>
          </w:p>
        </w:tc>
      </w:tr>
      <w:tr w:rsidR="00A8597C" w:rsidRPr="00F356D7" w14:paraId="066F16CA"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9D68BEB" w14:textId="77777777" w:rsidR="00A8597C" w:rsidRPr="00F356D7" w:rsidRDefault="00A8597C" w:rsidP="009E330D">
            <w:pPr>
              <w:ind w:hanging="3"/>
            </w:pPr>
            <w:r>
              <w:t>1.12</w:t>
            </w:r>
          </w:p>
        </w:tc>
        <w:tc>
          <w:tcPr>
            <w:tcW w:w="5940" w:type="dxa"/>
            <w:tcBorders>
              <w:top w:val="nil"/>
              <w:left w:val="nil"/>
              <w:bottom w:val="single" w:sz="4" w:space="0" w:color="auto"/>
              <w:right w:val="single" w:sz="4" w:space="0" w:color="auto"/>
            </w:tcBorders>
            <w:shd w:val="clear" w:color="auto" w:fill="auto"/>
            <w:vAlign w:val="bottom"/>
          </w:tcPr>
          <w:p w14:paraId="16C29E39" w14:textId="77777777" w:rsidR="00A8597C" w:rsidRPr="00F356D7" w:rsidRDefault="00A8597C" w:rsidP="009E330D">
            <w:pPr>
              <w:ind w:hanging="18"/>
            </w:pPr>
            <w:r>
              <w:t xml:space="preserve">Clone activators of methanol </w:t>
            </w:r>
            <w:proofErr w:type="spellStart"/>
            <w:r>
              <w:t>methyltransferases</w:t>
            </w:r>
            <w:proofErr w:type="spellEnd"/>
            <w:r>
              <w:t xml:space="preserve"> into M. </w:t>
            </w:r>
            <w:proofErr w:type="spellStart"/>
            <w:r>
              <w:t>maripaludis</w:t>
            </w:r>
            <w:proofErr w:type="spellEnd"/>
          </w:p>
        </w:tc>
        <w:tc>
          <w:tcPr>
            <w:tcW w:w="990" w:type="dxa"/>
            <w:tcBorders>
              <w:top w:val="nil"/>
              <w:left w:val="nil"/>
              <w:bottom w:val="single" w:sz="4" w:space="0" w:color="auto"/>
              <w:right w:val="single" w:sz="4" w:space="0" w:color="auto"/>
            </w:tcBorders>
            <w:shd w:val="clear" w:color="auto" w:fill="auto"/>
            <w:vAlign w:val="bottom"/>
          </w:tcPr>
          <w:p w14:paraId="433CC11B"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0CC8FED4" w14:textId="77777777" w:rsidR="00A8597C" w:rsidRPr="00F356D7" w:rsidRDefault="00A8597C" w:rsidP="009E330D">
            <w:pPr>
              <w:ind w:hanging="18"/>
            </w:pPr>
            <w:r>
              <w:t>10/1/15</w:t>
            </w:r>
          </w:p>
        </w:tc>
        <w:tc>
          <w:tcPr>
            <w:tcW w:w="1260" w:type="dxa"/>
            <w:tcBorders>
              <w:top w:val="nil"/>
              <w:left w:val="nil"/>
              <w:bottom w:val="single" w:sz="4" w:space="0" w:color="auto"/>
              <w:right w:val="single" w:sz="4" w:space="0" w:color="auto"/>
            </w:tcBorders>
            <w:shd w:val="clear" w:color="auto" w:fill="auto"/>
            <w:noWrap/>
            <w:vAlign w:val="bottom"/>
          </w:tcPr>
          <w:p w14:paraId="15E4D293" w14:textId="77777777" w:rsidR="00A8597C" w:rsidRPr="00F356D7" w:rsidRDefault="00A8597C" w:rsidP="009E330D">
            <w:pPr>
              <w:ind w:right="-18"/>
            </w:pPr>
            <w:r>
              <w:t>12/1/15</w:t>
            </w:r>
          </w:p>
        </w:tc>
      </w:tr>
      <w:tr w:rsidR="00A8597C" w:rsidRPr="00F356D7" w14:paraId="3DE5B722"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EC9FE80" w14:textId="77777777" w:rsidR="00A8597C" w:rsidRPr="00F356D7" w:rsidRDefault="00A8597C" w:rsidP="009E330D">
            <w:pPr>
              <w:ind w:hanging="3"/>
            </w:pPr>
            <w:r>
              <w:t>M1.12</w:t>
            </w:r>
          </w:p>
        </w:tc>
        <w:tc>
          <w:tcPr>
            <w:tcW w:w="5940" w:type="dxa"/>
            <w:tcBorders>
              <w:top w:val="nil"/>
              <w:left w:val="nil"/>
              <w:bottom w:val="single" w:sz="4" w:space="0" w:color="auto"/>
              <w:right w:val="single" w:sz="4" w:space="0" w:color="auto"/>
            </w:tcBorders>
            <w:shd w:val="clear" w:color="auto" w:fill="auto"/>
            <w:vAlign w:val="bottom"/>
          </w:tcPr>
          <w:p w14:paraId="56355A67" w14:textId="77777777" w:rsidR="00A8597C" w:rsidRPr="00F356D7" w:rsidRDefault="00A8597C" w:rsidP="009E330D">
            <w:pPr>
              <w:ind w:hanging="18"/>
            </w:pPr>
            <w:r>
              <w:t xml:space="preserve">Verify expression of activators of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57D9FC7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60B6E294"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631F2BF1" w14:textId="77777777" w:rsidR="00A8597C" w:rsidRPr="00F356D7" w:rsidRDefault="00A8597C" w:rsidP="009E330D">
            <w:pPr>
              <w:ind w:right="-18"/>
            </w:pPr>
            <w:r>
              <w:t>12/1/15</w:t>
            </w:r>
          </w:p>
        </w:tc>
      </w:tr>
      <w:tr w:rsidR="00A8597C" w:rsidRPr="00F356D7" w14:paraId="1EF08F28"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0AF737C" w14:textId="77777777" w:rsidR="00A8597C" w:rsidRPr="00A04171" w:rsidRDefault="00A8597C" w:rsidP="009E330D">
            <w:pPr>
              <w:ind w:hanging="3"/>
              <w:rPr>
                <w:strike/>
              </w:rPr>
            </w:pPr>
            <w:r w:rsidRPr="00A04171">
              <w:rPr>
                <w:strike/>
              </w:rPr>
              <w:t>1.6</w:t>
            </w:r>
          </w:p>
          <w:p w14:paraId="55EE379C" w14:textId="77777777" w:rsidR="00A8597C" w:rsidRPr="00F356D7" w:rsidRDefault="00A8597C" w:rsidP="009E330D">
            <w:pPr>
              <w:ind w:hanging="3"/>
            </w:pPr>
            <w:r>
              <w:t>1.13</w:t>
            </w:r>
          </w:p>
        </w:tc>
        <w:tc>
          <w:tcPr>
            <w:tcW w:w="5940" w:type="dxa"/>
            <w:tcBorders>
              <w:top w:val="nil"/>
              <w:left w:val="nil"/>
              <w:bottom w:val="nil"/>
              <w:right w:val="nil"/>
            </w:tcBorders>
            <w:shd w:val="clear" w:color="auto" w:fill="auto"/>
            <w:vAlign w:val="bottom"/>
            <w:hideMark/>
          </w:tcPr>
          <w:p w14:paraId="2ED8342A" w14:textId="77777777" w:rsidR="00A8597C" w:rsidRPr="00F356D7" w:rsidRDefault="00A8597C" w:rsidP="009E330D">
            <w:pPr>
              <w:ind w:hanging="18"/>
            </w:pPr>
            <w:r w:rsidRPr="00F356D7">
              <w:t>Test for metabolic conversion of methanol to methane by methanogenesis from methanol, OR demonstrate conversion of methane to methanol using labeled substrates</w:t>
            </w:r>
          </w:p>
        </w:tc>
        <w:tc>
          <w:tcPr>
            <w:tcW w:w="990" w:type="dxa"/>
            <w:tcBorders>
              <w:top w:val="nil"/>
              <w:left w:val="single" w:sz="4" w:space="0" w:color="auto"/>
              <w:bottom w:val="single" w:sz="4" w:space="0" w:color="auto"/>
              <w:right w:val="single" w:sz="4" w:space="0" w:color="auto"/>
            </w:tcBorders>
            <w:shd w:val="clear" w:color="auto" w:fill="auto"/>
            <w:vAlign w:val="bottom"/>
            <w:hideMark/>
          </w:tcPr>
          <w:p w14:paraId="3755F697"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77E1D5B2" w14:textId="77777777" w:rsidR="00A8597C" w:rsidRPr="00F356D7" w:rsidRDefault="00A8597C" w:rsidP="009E330D">
            <w:pPr>
              <w:ind w:hanging="18"/>
            </w:pPr>
            <w:r>
              <w:t>2/1/16</w:t>
            </w:r>
          </w:p>
        </w:tc>
        <w:tc>
          <w:tcPr>
            <w:tcW w:w="1260" w:type="dxa"/>
            <w:tcBorders>
              <w:top w:val="nil"/>
              <w:left w:val="nil"/>
              <w:bottom w:val="single" w:sz="4" w:space="0" w:color="auto"/>
              <w:right w:val="single" w:sz="4" w:space="0" w:color="auto"/>
            </w:tcBorders>
            <w:shd w:val="clear" w:color="auto" w:fill="auto"/>
            <w:noWrap/>
            <w:vAlign w:val="bottom"/>
            <w:hideMark/>
          </w:tcPr>
          <w:p w14:paraId="2DCFFB83" w14:textId="77777777" w:rsidR="00A8597C" w:rsidRPr="00F356D7" w:rsidRDefault="00A8597C" w:rsidP="009E330D">
            <w:pPr>
              <w:ind w:right="-18"/>
            </w:pPr>
            <w:r>
              <w:t>3/1/16</w:t>
            </w:r>
          </w:p>
        </w:tc>
      </w:tr>
      <w:tr w:rsidR="00A8597C" w:rsidRPr="00F356D7" w14:paraId="42FC3A6B"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DB0BEB6" w14:textId="77777777" w:rsidR="00A8597C" w:rsidRPr="00A04171" w:rsidRDefault="00A8597C" w:rsidP="009E330D">
            <w:pPr>
              <w:ind w:hanging="3"/>
              <w:rPr>
                <w:strike/>
              </w:rPr>
            </w:pPr>
            <w:r w:rsidRPr="00A04171">
              <w:rPr>
                <w:strike/>
              </w:rPr>
              <w:t>M1.6</w:t>
            </w:r>
          </w:p>
          <w:p w14:paraId="5091030A" w14:textId="77777777" w:rsidR="00A8597C" w:rsidRPr="00F356D7" w:rsidRDefault="00A8597C" w:rsidP="009E330D">
            <w:pPr>
              <w:ind w:hanging="3"/>
            </w:pPr>
            <w:r>
              <w:t>M1.13</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14:paraId="662E75F1" w14:textId="77777777" w:rsidR="00A8597C" w:rsidRPr="00F356D7" w:rsidRDefault="00A8597C" w:rsidP="009E330D">
            <w:pPr>
              <w:ind w:hanging="18"/>
            </w:pPr>
            <w:r w:rsidRPr="00F356D7">
              <w:t>Demonstrate 2x10</w:t>
            </w:r>
            <w:r w:rsidRPr="008C3B3E">
              <w:rPr>
                <w:vertAlign w:val="superscript"/>
              </w:rPr>
              <w:t>-4</w:t>
            </w:r>
            <w:r w:rsidRPr="00F356D7">
              <w:t xml:space="preserve"> </w:t>
            </w:r>
            <w:proofErr w:type="spellStart"/>
            <w:r w:rsidRPr="00F356D7">
              <w:t>umoles</w:t>
            </w:r>
            <w:proofErr w:type="spellEnd"/>
            <w:r w:rsidRPr="00F356D7">
              <w:t xml:space="preserve"> CH</w:t>
            </w:r>
            <w:r w:rsidRPr="008C3B3E">
              <w:rPr>
                <w:vertAlign w:val="subscript"/>
              </w:rPr>
              <w:t>3</w:t>
            </w:r>
            <w:r w:rsidRPr="00F356D7">
              <w:t>OH to CH</w:t>
            </w:r>
            <w:r w:rsidRPr="008C3B3E">
              <w:rPr>
                <w:vertAlign w:val="subscript"/>
              </w:rPr>
              <w:t>4</w:t>
            </w:r>
            <w:r w:rsidRPr="00F356D7">
              <w:t>/g total cell protein/second, OR show flux of CH</w:t>
            </w:r>
            <w:r w:rsidRPr="008C3B3E">
              <w:rPr>
                <w:vertAlign w:val="subscript"/>
              </w:rPr>
              <w:t>4</w:t>
            </w:r>
            <w:r w:rsidRPr="00F356D7">
              <w:t xml:space="preserve"> to CH</w:t>
            </w:r>
            <w:r w:rsidRPr="008C3B3E">
              <w:rPr>
                <w:vertAlign w:val="subscript"/>
              </w:rPr>
              <w:t>3</w:t>
            </w:r>
            <w:r w:rsidRPr="00F356D7">
              <w:t xml:space="preserve">OH (the latter will be limited at this stage due to thermodynamic limitations). </w:t>
            </w:r>
          </w:p>
        </w:tc>
        <w:tc>
          <w:tcPr>
            <w:tcW w:w="990" w:type="dxa"/>
            <w:tcBorders>
              <w:top w:val="nil"/>
              <w:left w:val="nil"/>
              <w:bottom w:val="single" w:sz="4" w:space="0" w:color="auto"/>
              <w:right w:val="single" w:sz="4" w:space="0" w:color="auto"/>
            </w:tcBorders>
            <w:shd w:val="clear" w:color="auto" w:fill="auto"/>
            <w:vAlign w:val="bottom"/>
            <w:hideMark/>
          </w:tcPr>
          <w:p w14:paraId="1F6F7A3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2AF62E6"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6D71D4C3" w14:textId="77777777" w:rsidR="00A8597C" w:rsidRPr="00F356D7" w:rsidRDefault="00A8597C" w:rsidP="009E330D">
            <w:pPr>
              <w:ind w:right="-18"/>
            </w:pPr>
            <w:r>
              <w:t>3/1/16</w:t>
            </w:r>
          </w:p>
        </w:tc>
      </w:tr>
      <w:tr w:rsidR="00A8597C" w:rsidRPr="00F356D7" w14:paraId="4EEEA8E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15A0531" w14:textId="77777777" w:rsidR="00A8597C" w:rsidRDefault="00A8597C" w:rsidP="009E330D">
            <w:pPr>
              <w:ind w:hanging="3"/>
            </w:pPr>
            <w:r>
              <w:t>1.14</w:t>
            </w:r>
          </w:p>
        </w:tc>
        <w:tc>
          <w:tcPr>
            <w:tcW w:w="5940" w:type="dxa"/>
            <w:tcBorders>
              <w:top w:val="single" w:sz="4" w:space="0" w:color="auto"/>
              <w:left w:val="nil"/>
              <w:bottom w:val="single" w:sz="4" w:space="0" w:color="auto"/>
              <w:right w:val="single" w:sz="4" w:space="0" w:color="auto"/>
            </w:tcBorders>
            <w:shd w:val="clear" w:color="auto" w:fill="auto"/>
            <w:vAlign w:val="bottom"/>
          </w:tcPr>
          <w:p w14:paraId="55861F56" w14:textId="77777777" w:rsidR="00A8597C" w:rsidRDefault="00A8597C" w:rsidP="009E330D">
            <w:pPr>
              <w:ind w:hanging="18"/>
            </w:pPr>
            <w:r>
              <w:t xml:space="preserve">Clone gene for F420-dependent sulfite reductase from a related methanogen into M. </w:t>
            </w:r>
            <w:proofErr w:type="spellStart"/>
            <w:r>
              <w:t>maripaludis</w:t>
            </w:r>
            <w:proofErr w:type="spellEnd"/>
            <w:r>
              <w:t xml:space="preserve"> </w:t>
            </w:r>
          </w:p>
        </w:tc>
        <w:tc>
          <w:tcPr>
            <w:tcW w:w="990" w:type="dxa"/>
            <w:tcBorders>
              <w:top w:val="nil"/>
              <w:left w:val="nil"/>
              <w:bottom w:val="single" w:sz="4" w:space="0" w:color="auto"/>
              <w:right w:val="single" w:sz="4" w:space="0" w:color="auto"/>
            </w:tcBorders>
            <w:shd w:val="clear" w:color="auto" w:fill="auto"/>
            <w:vAlign w:val="bottom"/>
          </w:tcPr>
          <w:p w14:paraId="156D0DB9" w14:textId="77777777" w:rsidR="00A8597C"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13B41FC4" w14:textId="77777777" w:rsidR="00A8597C" w:rsidRDefault="00A8597C" w:rsidP="009E330D">
            <w:pPr>
              <w:ind w:hanging="18"/>
            </w:pPr>
            <w:r>
              <w:t>1/1/16</w:t>
            </w:r>
          </w:p>
        </w:tc>
        <w:tc>
          <w:tcPr>
            <w:tcW w:w="1260" w:type="dxa"/>
            <w:tcBorders>
              <w:top w:val="nil"/>
              <w:left w:val="nil"/>
              <w:bottom w:val="single" w:sz="4" w:space="0" w:color="auto"/>
              <w:right w:val="single" w:sz="4" w:space="0" w:color="auto"/>
            </w:tcBorders>
            <w:shd w:val="clear" w:color="auto" w:fill="auto"/>
            <w:noWrap/>
            <w:vAlign w:val="bottom"/>
          </w:tcPr>
          <w:p w14:paraId="00336678" w14:textId="77777777" w:rsidR="00A8597C" w:rsidRDefault="00A8597C" w:rsidP="009E330D">
            <w:pPr>
              <w:ind w:right="-18"/>
            </w:pPr>
            <w:r>
              <w:t>4/1/16</w:t>
            </w:r>
          </w:p>
        </w:tc>
      </w:tr>
      <w:tr w:rsidR="00A8597C" w:rsidRPr="00F356D7" w14:paraId="10EFBC4E"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4D2F001" w14:textId="77777777" w:rsidR="00A8597C" w:rsidRDefault="00A8597C" w:rsidP="009E330D">
            <w:pPr>
              <w:ind w:hanging="3"/>
            </w:pPr>
            <w:r>
              <w:t>M1.14</w:t>
            </w:r>
          </w:p>
        </w:tc>
        <w:tc>
          <w:tcPr>
            <w:tcW w:w="5940" w:type="dxa"/>
            <w:tcBorders>
              <w:top w:val="single" w:sz="4" w:space="0" w:color="auto"/>
              <w:left w:val="nil"/>
              <w:bottom w:val="single" w:sz="4" w:space="0" w:color="auto"/>
              <w:right w:val="single" w:sz="4" w:space="0" w:color="auto"/>
            </w:tcBorders>
            <w:shd w:val="clear" w:color="auto" w:fill="auto"/>
            <w:vAlign w:val="bottom"/>
          </w:tcPr>
          <w:p w14:paraId="1B4E13CF" w14:textId="77777777" w:rsidR="00A8597C" w:rsidRDefault="00A8597C" w:rsidP="009E330D">
            <w:pPr>
              <w:ind w:hanging="18"/>
            </w:pPr>
            <w:r>
              <w:t>Verify expression of F420-dependent sulfite reductase</w:t>
            </w:r>
          </w:p>
        </w:tc>
        <w:tc>
          <w:tcPr>
            <w:tcW w:w="990" w:type="dxa"/>
            <w:tcBorders>
              <w:top w:val="nil"/>
              <w:left w:val="nil"/>
              <w:bottom w:val="single" w:sz="4" w:space="0" w:color="auto"/>
              <w:right w:val="single" w:sz="4" w:space="0" w:color="auto"/>
            </w:tcBorders>
            <w:shd w:val="clear" w:color="auto" w:fill="auto"/>
            <w:vAlign w:val="bottom"/>
          </w:tcPr>
          <w:p w14:paraId="1D5A9D94"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85C0524" w14:textId="77777777" w:rsidR="00A8597C"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3D3E0FC5" w14:textId="77777777" w:rsidR="00A8597C" w:rsidRDefault="00A8597C" w:rsidP="009E330D">
            <w:pPr>
              <w:ind w:right="-18"/>
            </w:pPr>
            <w:r>
              <w:t>4/1/16</w:t>
            </w:r>
          </w:p>
        </w:tc>
      </w:tr>
      <w:tr w:rsidR="00A8597C" w:rsidRPr="00F356D7" w14:paraId="0951A6D7"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817B79A" w14:textId="77777777" w:rsidR="00A8597C" w:rsidRPr="00F356D7" w:rsidRDefault="00A8597C" w:rsidP="009E330D">
            <w:pPr>
              <w:ind w:hanging="3"/>
            </w:pPr>
            <w:r>
              <w:t>1.15</w:t>
            </w:r>
          </w:p>
        </w:tc>
        <w:tc>
          <w:tcPr>
            <w:tcW w:w="5940" w:type="dxa"/>
            <w:tcBorders>
              <w:top w:val="single" w:sz="4" w:space="0" w:color="auto"/>
              <w:left w:val="nil"/>
              <w:bottom w:val="single" w:sz="4" w:space="0" w:color="auto"/>
              <w:right w:val="single" w:sz="4" w:space="0" w:color="auto"/>
            </w:tcBorders>
            <w:shd w:val="clear" w:color="auto" w:fill="auto"/>
            <w:vAlign w:val="bottom"/>
          </w:tcPr>
          <w:p w14:paraId="20EB82C9" w14:textId="77777777" w:rsidR="00A8597C" w:rsidRPr="00F356D7" w:rsidRDefault="00A8597C" w:rsidP="009E330D">
            <w:pPr>
              <w:ind w:hanging="18"/>
            </w:pPr>
            <w:r>
              <w:t xml:space="preserve">Test alternative strategies for thermodynamic electron sink: methane oxidation on an electrode, methane oxidation with </w:t>
            </w:r>
            <w:proofErr w:type="spellStart"/>
            <w:r>
              <w:t>fumarate</w:t>
            </w:r>
            <w:proofErr w:type="spellEnd"/>
            <w:r>
              <w:t>, or methane oxidation with sulfite</w:t>
            </w:r>
          </w:p>
        </w:tc>
        <w:tc>
          <w:tcPr>
            <w:tcW w:w="990" w:type="dxa"/>
            <w:tcBorders>
              <w:top w:val="nil"/>
              <w:left w:val="nil"/>
              <w:bottom w:val="single" w:sz="4" w:space="0" w:color="auto"/>
              <w:right w:val="single" w:sz="4" w:space="0" w:color="auto"/>
            </w:tcBorders>
            <w:shd w:val="clear" w:color="auto" w:fill="auto"/>
            <w:vAlign w:val="bottom"/>
          </w:tcPr>
          <w:p w14:paraId="06052BD2" w14:textId="77777777" w:rsidR="00A8597C" w:rsidRPr="00F356D7" w:rsidRDefault="00A8597C" w:rsidP="009E330D">
            <w:pPr>
              <w:ind w:left="-18"/>
            </w:pPr>
            <w:r>
              <w:t>8</w:t>
            </w:r>
          </w:p>
        </w:tc>
        <w:tc>
          <w:tcPr>
            <w:tcW w:w="900" w:type="dxa"/>
            <w:tcBorders>
              <w:top w:val="nil"/>
              <w:left w:val="nil"/>
              <w:bottom w:val="single" w:sz="4" w:space="0" w:color="auto"/>
              <w:right w:val="single" w:sz="4" w:space="0" w:color="auto"/>
            </w:tcBorders>
            <w:shd w:val="clear" w:color="auto" w:fill="auto"/>
            <w:noWrap/>
            <w:vAlign w:val="bottom"/>
          </w:tcPr>
          <w:p w14:paraId="0F6EBFC1" w14:textId="77777777" w:rsidR="00A8597C" w:rsidRPr="00F356D7" w:rsidRDefault="00A8597C" w:rsidP="009E330D">
            <w:pPr>
              <w:ind w:hanging="18"/>
            </w:pPr>
            <w:r>
              <w:t>3/1/16</w:t>
            </w:r>
          </w:p>
        </w:tc>
        <w:tc>
          <w:tcPr>
            <w:tcW w:w="1260" w:type="dxa"/>
            <w:tcBorders>
              <w:top w:val="nil"/>
              <w:left w:val="nil"/>
              <w:bottom w:val="single" w:sz="4" w:space="0" w:color="auto"/>
              <w:right w:val="single" w:sz="4" w:space="0" w:color="auto"/>
            </w:tcBorders>
            <w:shd w:val="clear" w:color="auto" w:fill="auto"/>
            <w:noWrap/>
            <w:vAlign w:val="bottom"/>
          </w:tcPr>
          <w:p w14:paraId="26BF05E3" w14:textId="77777777" w:rsidR="00A8597C" w:rsidRPr="00F356D7" w:rsidRDefault="00A8597C" w:rsidP="009E330D">
            <w:pPr>
              <w:ind w:right="-18"/>
            </w:pPr>
            <w:r>
              <w:t>11/1/16</w:t>
            </w:r>
          </w:p>
        </w:tc>
      </w:tr>
      <w:tr w:rsidR="00A8597C" w:rsidRPr="00F356D7" w14:paraId="5A99B568"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C7A43A0" w14:textId="77777777" w:rsidR="00A8597C" w:rsidRPr="00F356D7" w:rsidRDefault="00A8597C" w:rsidP="009E330D">
            <w:pPr>
              <w:ind w:hanging="3"/>
            </w:pPr>
            <w:r>
              <w:t>M1.15</w:t>
            </w:r>
          </w:p>
        </w:tc>
        <w:tc>
          <w:tcPr>
            <w:tcW w:w="5940" w:type="dxa"/>
            <w:tcBorders>
              <w:top w:val="single" w:sz="4" w:space="0" w:color="auto"/>
              <w:left w:val="nil"/>
              <w:bottom w:val="single" w:sz="4" w:space="0" w:color="auto"/>
              <w:right w:val="single" w:sz="4" w:space="0" w:color="auto"/>
            </w:tcBorders>
            <w:shd w:val="clear" w:color="auto" w:fill="auto"/>
            <w:vAlign w:val="bottom"/>
          </w:tcPr>
          <w:p w14:paraId="19810979" w14:textId="77777777" w:rsidR="00A8597C" w:rsidRPr="00F356D7" w:rsidRDefault="00A8597C" w:rsidP="009E330D">
            <w:pPr>
              <w:ind w:hanging="18"/>
            </w:pPr>
            <w:r>
              <w:t xml:space="preserve">Demonstrate methanol from methane on an electrode, with </w:t>
            </w:r>
            <w:proofErr w:type="spellStart"/>
            <w:r>
              <w:t>fumarate</w:t>
            </w:r>
            <w:proofErr w:type="spellEnd"/>
            <w:r>
              <w:t>, or with sulfite</w:t>
            </w:r>
          </w:p>
        </w:tc>
        <w:tc>
          <w:tcPr>
            <w:tcW w:w="990" w:type="dxa"/>
            <w:tcBorders>
              <w:top w:val="nil"/>
              <w:left w:val="nil"/>
              <w:bottom w:val="single" w:sz="4" w:space="0" w:color="auto"/>
              <w:right w:val="single" w:sz="4" w:space="0" w:color="auto"/>
            </w:tcBorders>
            <w:shd w:val="clear" w:color="auto" w:fill="auto"/>
            <w:vAlign w:val="bottom"/>
          </w:tcPr>
          <w:p w14:paraId="0655313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D4DBEAF"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7A98FFC9" w14:textId="77777777" w:rsidR="00A8597C" w:rsidRPr="00F356D7" w:rsidRDefault="00A8597C" w:rsidP="009E330D">
            <w:pPr>
              <w:ind w:right="-18"/>
            </w:pPr>
            <w:r>
              <w:t>11/1/16</w:t>
            </w:r>
          </w:p>
        </w:tc>
      </w:tr>
      <w:tr w:rsidR="00A8597C" w:rsidRPr="00F356D7" w14:paraId="0F65F567"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5D14C7E" w14:textId="77777777" w:rsidR="00A8597C" w:rsidRPr="00682A71" w:rsidRDefault="00A8597C" w:rsidP="009E330D">
            <w:pPr>
              <w:ind w:hanging="3"/>
              <w:rPr>
                <w:strike/>
              </w:rPr>
            </w:pPr>
            <w:r w:rsidRPr="00682A71">
              <w:rPr>
                <w:strike/>
              </w:rPr>
              <w:t>1.8</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14:paraId="59706553" w14:textId="77777777" w:rsidR="00A8597C" w:rsidRPr="00682A71" w:rsidRDefault="00A8597C" w:rsidP="009E330D">
            <w:pPr>
              <w:ind w:hanging="18"/>
              <w:rPr>
                <w:strike/>
              </w:rPr>
            </w:pPr>
            <w:r w:rsidRPr="00682A71">
              <w:rPr>
                <w:strike/>
              </w:rPr>
              <w:t xml:space="preserve">Clone genes for ATP </w:t>
            </w:r>
            <w:proofErr w:type="spellStart"/>
            <w:r w:rsidRPr="00682A71">
              <w:rPr>
                <w:strike/>
              </w:rPr>
              <w:t>sulfurylase</w:t>
            </w:r>
            <w:proofErr w:type="spellEnd"/>
            <w:r w:rsidRPr="00682A71">
              <w:rPr>
                <w:strike/>
              </w:rPr>
              <w:t xml:space="preserve"> and APS reductase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47EBFC0A" w14:textId="77777777" w:rsidR="00A8597C" w:rsidRPr="00682A71" w:rsidRDefault="00A8597C" w:rsidP="009E330D">
            <w:pPr>
              <w:ind w:left="-18"/>
              <w:rPr>
                <w:strike/>
              </w:rPr>
            </w:pPr>
            <w:r w:rsidRPr="00682A71">
              <w:rPr>
                <w:strike/>
              </w:rPr>
              <w:t>5</w:t>
            </w:r>
          </w:p>
        </w:tc>
        <w:tc>
          <w:tcPr>
            <w:tcW w:w="900" w:type="dxa"/>
            <w:tcBorders>
              <w:top w:val="nil"/>
              <w:left w:val="nil"/>
              <w:bottom w:val="single" w:sz="4" w:space="0" w:color="auto"/>
              <w:right w:val="single" w:sz="4" w:space="0" w:color="auto"/>
            </w:tcBorders>
            <w:shd w:val="clear" w:color="auto" w:fill="auto"/>
            <w:noWrap/>
            <w:vAlign w:val="bottom"/>
            <w:hideMark/>
          </w:tcPr>
          <w:p w14:paraId="4330F223" w14:textId="77777777" w:rsidR="00A8597C" w:rsidRPr="00682A71" w:rsidRDefault="00A8597C" w:rsidP="009E330D">
            <w:pPr>
              <w:ind w:hanging="18"/>
              <w:rPr>
                <w:strike/>
              </w:rPr>
            </w:pPr>
            <w:r w:rsidRPr="00682A71">
              <w:rPr>
                <w:strike/>
              </w:rPr>
              <w:t>7/1/15</w:t>
            </w:r>
          </w:p>
        </w:tc>
        <w:tc>
          <w:tcPr>
            <w:tcW w:w="1260" w:type="dxa"/>
            <w:tcBorders>
              <w:top w:val="nil"/>
              <w:left w:val="nil"/>
              <w:bottom w:val="single" w:sz="4" w:space="0" w:color="auto"/>
              <w:right w:val="single" w:sz="4" w:space="0" w:color="auto"/>
            </w:tcBorders>
            <w:shd w:val="clear" w:color="auto" w:fill="auto"/>
            <w:noWrap/>
            <w:vAlign w:val="bottom"/>
            <w:hideMark/>
          </w:tcPr>
          <w:p w14:paraId="47C5EEC6" w14:textId="77777777" w:rsidR="00A8597C" w:rsidRPr="00682A71" w:rsidRDefault="00A8597C" w:rsidP="009E330D">
            <w:pPr>
              <w:ind w:right="-18"/>
              <w:rPr>
                <w:strike/>
              </w:rPr>
            </w:pPr>
            <w:r w:rsidRPr="00682A71">
              <w:rPr>
                <w:strike/>
              </w:rPr>
              <w:t>12/1/15</w:t>
            </w:r>
          </w:p>
        </w:tc>
      </w:tr>
      <w:tr w:rsidR="00A8597C" w:rsidRPr="00F356D7" w14:paraId="74D3A118"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584313B" w14:textId="77777777" w:rsidR="00A8597C" w:rsidRPr="00682A71" w:rsidRDefault="00A8597C" w:rsidP="009E330D">
            <w:pPr>
              <w:ind w:hanging="3"/>
              <w:rPr>
                <w:strike/>
              </w:rPr>
            </w:pPr>
            <w:r w:rsidRPr="00682A71">
              <w:rPr>
                <w:strike/>
              </w:rPr>
              <w:t>M1.8</w:t>
            </w:r>
          </w:p>
        </w:tc>
        <w:tc>
          <w:tcPr>
            <w:tcW w:w="5940" w:type="dxa"/>
            <w:tcBorders>
              <w:top w:val="nil"/>
              <w:left w:val="nil"/>
              <w:bottom w:val="single" w:sz="4" w:space="0" w:color="auto"/>
              <w:right w:val="single" w:sz="4" w:space="0" w:color="auto"/>
            </w:tcBorders>
            <w:shd w:val="clear" w:color="auto" w:fill="auto"/>
            <w:vAlign w:val="bottom"/>
            <w:hideMark/>
          </w:tcPr>
          <w:p w14:paraId="4B6182D8"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76E56D36"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A9B9B2A" w14:textId="77777777" w:rsidR="00A8597C" w:rsidRPr="00682A71" w:rsidRDefault="00A8597C" w:rsidP="009E330D">
            <w:pPr>
              <w:ind w:hanging="18"/>
              <w:rPr>
                <w:strike/>
              </w:rPr>
            </w:pPr>
            <w:r w:rsidRPr="00682A71">
              <w:rPr>
                <w:strike/>
              </w:rPr>
              <w:t>12/1/15</w:t>
            </w:r>
          </w:p>
        </w:tc>
        <w:tc>
          <w:tcPr>
            <w:tcW w:w="1260" w:type="dxa"/>
            <w:tcBorders>
              <w:top w:val="nil"/>
              <w:left w:val="nil"/>
              <w:bottom w:val="single" w:sz="4" w:space="0" w:color="auto"/>
              <w:right w:val="single" w:sz="4" w:space="0" w:color="auto"/>
            </w:tcBorders>
            <w:shd w:val="clear" w:color="auto" w:fill="auto"/>
            <w:noWrap/>
            <w:vAlign w:val="bottom"/>
            <w:hideMark/>
          </w:tcPr>
          <w:p w14:paraId="1E9C7F7D" w14:textId="77777777" w:rsidR="00A8597C" w:rsidRPr="00682A71" w:rsidRDefault="00A8597C" w:rsidP="009E330D">
            <w:pPr>
              <w:ind w:right="-18"/>
              <w:rPr>
                <w:strike/>
              </w:rPr>
            </w:pPr>
            <w:r w:rsidRPr="00682A71">
              <w:rPr>
                <w:strike/>
              </w:rPr>
              <w:t>12/1/15</w:t>
            </w:r>
          </w:p>
        </w:tc>
      </w:tr>
      <w:tr w:rsidR="00A8597C" w:rsidRPr="00F356D7" w14:paraId="3B9BA83B"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5D808E1" w14:textId="77777777" w:rsidR="00A8597C" w:rsidRPr="00682A71" w:rsidRDefault="00A8597C" w:rsidP="009E330D">
            <w:pPr>
              <w:ind w:hanging="3"/>
              <w:rPr>
                <w:strike/>
              </w:rPr>
            </w:pPr>
            <w:r w:rsidRPr="00682A71">
              <w:rPr>
                <w:strike/>
              </w:rPr>
              <w:t>1.9</w:t>
            </w:r>
          </w:p>
        </w:tc>
        <w:tc>
          <w:tcPr>
            <w:tcW w:w="5940" w:type="dxa"/>
            <w:tcBorders>
              <w:top w:val="nil"/>
              <w:left w:val="nil"/>
              <w:bottom w:val="single" w:sz="4" w:space="0" w:color="auto"/>
              <w:right w:val="single" w:sz="4" w:space="0" w:color="auto"/>
            </w:tcBorders>
            <w:shd w:val="clear" w:color="auto" w:fill="auto"/>
            <w:vAlign w:val="bottom"/>
            <w:hideMark/>
          </w:tcPr>
          <w:p w14:paraId="7BD9A6FB" w14:textId="77777777" w:rsidR="00A8597C" w:rsidRPr="00682A71" w:rsidRDefault="00A8597C" w:rsidP="009E330D">
            <w:pPr>
              <w:ind w:hanging="18"/>
              <w:rPr>
                <w:strike/>
              </w:rPr>
            </w:pPr>
            <w:r w:rsidRPr="00682A71">
              <w:rPr>
                <w:strike/>
              </w:rPr>
              <w:t xml:space="preserve">Assay for ATP </w:t>
            </w:r>
            <w:proofErr w:type="spellStart"/>
            <w:r w:rsidRPr="00682A71">
              <w:rPr>
                <w:strike/>
              </w:rPr>
              <w:t>sulfurylase</w:t>
            </w:r>
            <w:proofErr w:type="spellEnd"/>
            <w:r w:rsidRPr="00682A71">
              <w:rPr>
                <w:strike/>
              </w:rPr>
              <w:t xml:space="preserve"> and APS reductase activities</w:t>
            </w:r>
          </w:p>
        </w:tc>
        <w:tc>
          <w:tcPr>
            <w:tcW w:w="990" w:type="dxa"/>
            <w:tcBorders>
              <w:top w:val="nil"/>
              <w:left w:val="nil"/>
              <w:bottom w:val="single" w:sz="4" w:space="0" w:color="auto"/>
              <w:right w:val="single" w:sz="4" w:space="0" w:color="auto"/>
            </w:tcBorders>
            <w:shd w:val="clear" w:color="auto" w:fill="auto"/>
            <w:vAlign w:val="bottom"/>
            <w:hideMark/>
          </w:tcPr>
          <w:p w14:paraId="67E7E624"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4674CFC4" w14:textId="77777777" w:rsidR="00A8597C" w:rsidRPr="00682A71" w:rsidRDefault="00A8597C" w:rsidP="009E330D">
            <w:pPr>
              <w:ind w:hanging="18"/>
              <w:rPr>
                <w:strike/>
              </w:rPr>
            </w:pPr>
            <w:r w:rsidRPr="00682A71">
              <w:rPr>
                <w:strike/>
              </w:rPr>
              <w:t>12/1/15</w:t>
            </w:r>
          </w:p>
        </w:tc>
        <w:tc>
          <w:tcPr>
            <w:tcW w:w="1260" w:type="dxa"/>
            <w:tcBorders>
              <w:top w:val="nil"/>
              <w:left w:val="nil"/>
              <w:bottom w:val="single" w:sz="4" w:space="0" w:color="auto"/>
              <w:right w:val="single" w:sz="4" w:space="0" w:color="auto"/>
            </w:tcBorders>
            <w:shd w:val="clear" w:color="auto" w:fill="auto"/>
            <w:noWrap/>
            <w:vAlign w:val="bottom"/>
            <w:hideMark/>
          </w:tcPr>
          <w:p w14:paraId="0A536022" w14:textId="77777777" w:rsidR="00A8597C" w:rsidRPr="00682A71" w:rsidRDefault="00A8597C" w:rsidP="009E330D">
            <w:pPr>
              <w:ind w:right="-18"/>
              <w:rPr>
                <w:strike/>
              </w:rPr>
            </w:pPr>
            <w:r w:rsidRPr="00682A71">
              <w:rPr>
                <w:strike/>
              </w:rPr>
              <w:t>2/1/16</w:t>
            </w:r>
          </w:p>
        </w:tc>
      </w:tr>
      <w:tr w:rsidR="00A8597C" w:rsidRPr="00F356D7" w14:paraId="1AE308B0"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D91BBE5" w14:textId="77777777" w:rsidR="00A8597C" w:rsidRPr="00682A71" w:rsidRDefault="00A8597C" w:rsidP="009E330D">
            <w:pPr>
              <w:ind w:hanging="3"/>
              <w:rPr>
                <w:strike/>
              </w:rPr>
            </w:pPr>
            <w:r w:rsidRPr="00682A71">
              <w:rPr>
                <w:strike/>
              </w:rPr>
              <w:t>M1.9</w:t>
            </w:r>
          </w:p>
        </w:tc>
        <w:tc>
          <w:tcPr>
            <w:tcW w:w="5940" w:type="dxa"/>
            <w:tcBorders>
              <w:top w:val="nil"/>
              <w:left w:val="nil"/>
              <w:bottom w:val="single" w:sz="4" w:space="0" w:color="auto"/>
              <w:right w:val="single" w:sz="4" w:space="0" w:color="auto"/>
            </w:tcBorders>
            <w:shd w:val="clear" w:color="auto" w:fill="auto"/>
            <w:vAlign w:val="bottom"/>
            <w:hideMark/>
          </w:tcPr>
          <w:p w14:paraId="3AE21F93" w14:textId="77777777" w:rsidR="00A8597C" w:rsidRPr="00682A71" w:rsidRDefault="00A8597C" w:rsidP="009E330D">
            <w:pPr>
              <w:ind w:hanging="18"/>
              <w:rPr>
                <w:strike/>
              </w:rPr>
            </w:pPr>
            <w:r w:rsidRPr="00682A71">
              <w:rPr>
                <w:strike/>
              </w:rPr>
              <w:t xml:space="preserve">Demonstrate activity of introduced enzymes by in vitro assay.  Obtain 5x10-5 </w:t>
            </w:r>
            <w:proofErr w:type="spellStart"/>
            <w:r w:rsidRPr="00682A71">
              <w:rPr>
                <w:strike/>
              </w:rPr>
              <w:t>umoles</w:t>
            </w:r>
            <w:proofErr w:type="spellEnd"/>
            <w:r w:rsidRPr="00682A71">
              <w:rPr>
                <w:strike/>
              </w:rPr>
              <w:t>/g total cell protein/second.</w:t>
            </w:r>
          </w:p>
        </w:tc>
        <w:tc>
          <w:tcPr>
            <w:tcW w:w="990" w:type="dxa"/>
            <w:tcBorders>
              <w:top w:val="nil"/>
              <w:left w:val="nil"/>
              <w:bottom w:val="single" w:sz="4" w:space="0" w:color="auto"/>
              <w:right w:val="single" w:sz="4" w:space="0" w:color="auto"/>
            </w:tcBorders>
            <w:shd w:val="clear" w:color="auto" w:fill="auto"/>
            <w:vAlign w:val="bottom"/>
            <w:hideMark/>
          </w:tcPr>
          <w:p w14:paraId="0FE22D0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72E58110" w14:textId="77777777" w:rsidR="00A8597C" w:rsidRPr="00682A71" w:rsidRDefault="00A8597C" w:rsidP="009E330D">
            <w:pPr>
              <w:ind w:hanging="18"/>
              <w:rPr>
                <w:strike/>
              </w:rPr>
            </w:pPr>
            <w:r w:rsidRPr="00682A71">
              <w:rPr>
                <w:strike/>
              </w:rPr>
              <w:t>2/1/16</w:t>
            </w:r>
          </w:p>
        </w:tc>
        <w:tc>
          <w:tcPr>
            <w:tcW w:w="1260" w:type="dxa"/>
            <w:tcBorders>
              <w:top w:val="nil"/>
              <w:left w:val="nil"/>
              <w:bottom w:val="single" w:sz="4" w:space="0" w:color="auto"/>
              <w:right w:val="single" w:sz="4" w:space="0" w:color="auto"/>
            </w:tcBorders>
            <w:shd w:val="clear" w:color="auto" w:fill="auto"/>
            <w:noWrap/>
            <w:vAlign w:val="bottom"/>
            <w:hideMark/>
          </w:tcPr>
          <w:p w14:paraId="69952CC2" w14:textId="77777777" w:rsidR="00A8597C" w:rsidRPr="00682A71" w:rsidRDefault="00A8597C" w:rsidP="009E330D">
            <w:pPr>
              <w:ind w:right="-18"/>
              <w:rPr>
                <w:strike/>
              </w:rPr>
            </w:pPr>
            <w:r w:rsidRPr="00682A71">
              <w:rPr>
                <w:strike/>
              </w:rPr>
              <w:t>2/1/16</w:t>
            </w:r>
          </w:p>
        </w:tc>
      </w:tr>
      <w:tr w:rsidR="00A8597C" w:rsidRPr="00F356D7" w14:paraId="19D9AAC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D1053B" w14:textId="77777777" w:rsidR="00A8597C" w:rsidRPr="00682A71" w:rsidRDefault="00A8597C" w:rsidP="009E330D">
            <w:pPr>
              <w:ind w:hanging="3"/>
              <w:rPr>
                <w:strike/>
              </w:rPr>
            </w:pPr>
            <w:r w:rsidRPr="00682A71">
              <w:rPr>
                <w:strike/>
              </w:rPr>
              <w:t>1.10</w:t>
            </w:r>
          </w:p>
        </w:tc>
        <w:tc>
          <w:tcPr>
            <w:tcW w:w="5940" w:type="dxa"/>
            <w:tcBorders>
              <w:top w:val="nil"/>
              <w:left w:val="nil"/>
              <w:bottom w:val="single" w:sz="4" w:space="0" w:color="auto"/>
              <w:right w:val="single" w:sz="4" w:space="0" w:color="auto"/>
            </w:tcBorders>
            <w:shd w:val="clear" w:color="auto" w:fill="auto"/>
            <w:vAlign w:val="bottom"/>
            <w:hideMark/>
          </w:tcPr>
          <w:p w14:paraId="77C2723C" w14:textId="77777777" w:rsidR="00A8597C" w:rsidRPr="00682A71" w:rsidRDefault="00A8597C" w:rsidP="009E330D">
            <w:pPr>
              <w:ind w:hanging="18"/>
              <w:rPr>
                <w:strike/>
              </w:rPr>
            </w:pPr>
            <w:r w:rsidRPr="00682A71">
              <w:rPr>
                <w:strike/>
              </w:rPr>
              <w:t xml:space="preserve">Clone sulfite reductase genes from related methanogens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79A564C6"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5917FF3B" w14:textId="77777777" w:rsidR="00A8597C" w:rsidRPr="00682A71" w:rsidRDefault="00A8597C" w:rsidP="009E330D">
            <w:pPr>
              <w:ind w:hanging="18"/>
              <w:rPr>
                <w:strike/>
              </w:rPr>
            </w:pPr>
            <w:r w:rsidRPr="00682A71">
              <w:rPr>
                <w:strike/>
              </w:rPr>
              <w:t>2/1/16</w:t>
            </w:r>
          </w:p>
        </w:tc>
        <w:tc>
          <w:tcPr>
            <w:tcW w:w="1260" w:type="dxa"/>
            <w:tcBorders>
              <w:top w:val="nil"/>
              <w:left w:val="nil"/>
              <w:bottom w:val="single" w:sz="4" w:space="0" w:color="auto"/>
              <w:right w:val="single" w:sz="4" w:space="0" w:color="auto"/>
            </w:tcBorders>
            <w:shd w:val="clear" w:color="auto" w:fill="auto"/>
            <w:noWrap/>
            <w:vAlign w:val="bottom"/>
            <w:hideMark/>
          </w:tcPr>
          <w:p w14:paraId="08A76BA7" w14:textId="77777777" w:rsidR="00A8597C" w:rsidRPr="00682A71" w:rsidRDefault="00A8597C" w:rsidP="009E330D">
            <w:pPr>
              <w:ind w:right="-18"/>
              <w:rPr>
                <w:strike/>
              </w:rPr>
            </w:pPr>
            <w:r w:rsidRPr="00682A71">
              <w:rPr>
                <w:strike/>
              </w:rPr>
              <w:t>4/1/16</w:t>
            </w:r>
          </w:p>
        </w:tc>
      </w:tr>
      <w:tr w:rsidR="00A8597C" w:rsidRPr="00F356D7" w14:paraId="750CDB0B"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E7873B9" w14:textId="77777777" w:rsidR="00A8597C" w:rsidRPr="00682A71" w:rsidRDefault="00A8597C" w:rsidP="009E330D">
            <w:pPr>
              <w:ind w:hanging="3"/>
              <w:rPr>
                <w:strike/>
              </w:rPr>
            </w:pPr>
            <w:r w:rsidRPr="00682A71">
              <w:rPr>
                <w:strike/>
              </w:rPr>
              <w:t>M1.10</w:t>
            </w:r>
          </w:p>
        </w:tc>
        <w:tc>
          <w:tcPr>
            <w:tcW w:w="5940" w:type="dxa"/>
            <w:tcBorders>
              <w:top w:val="nil"/>
              <w:left w:val="nil"/>
              <w:bottom w:val="single" w:sz="4" w:space="0" w:color="auto"/>
              <w:right w:val="single" w:sz="4" w:space="0" w:color="auto"/>
            </w:tcBorders>
            <w:shd w:val="clear" w:color="auto" w:fill="auto"/>
            <w:vAlign w:val="bottom"/>
            <w:hideMark/>
          </w:tcPr>
          <w:p w14:paraId="7DFC503A"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539EC0F9"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C5DECB2" w14:textId="77777777" w:rsidR="00A8597C" w:rsidRPr="00682A71" w:rsidRDefault="00A8597C" w:rsidP="009E330D">
            <w:pPr>
              <w:ind w:hanging="18"/>
              <w:rPr>
                <w:strike/>
              </w:rPr>
            </w:pPr>
            <w:r w:rsidRPr="00682A71">
              <w:rPr>
                <w:strike/>
              </w:rPr>
              <w:t>4/1/16</w:t>
            </w:r>
          </w:p>
        </w:tc>
        <w:tc>
          <w:tcPr>
            <w:tcW w:w="1260" w:type="dxa"/>
            <w:tcBorders>
              <w:top w:val="nil"/>
              <w:left w:val="nil"/>
              <w:bottom w:val="single" w:sz="4" w:space="0" w:color="auto"/>
              <w:right w:val="single" w:sz="4" w:space="0" w:color="auto"/>
            </w:tcBorders>
            <w:shd w:val="clear" w:color="auto" w:fill="auto"/>
            <w:noWrap/>
            <w:vAlign w:val="bottom"/>
            <w:hideMark/>
          </w:tcPr>
          <w:p w14:paraId="0A4E3325" w14:textId="77777777" w:rsidR="00A8597C" w:rsidRPr="00682A71" w:rsidRDefault="00A8597C" w:rsidP="009E330D">
            <w:pPr>
              <w:ind w:right="-18"/>
              <w:rPr>
                <w:strike/>
              </w:rPr>
            </w:pPr>
            <w:r w:rsidRPr="00682A71">
              <w:rPr>
                <w:strike/>
              </w:rPr>
              <w:t>4/1/16</w:t>
            </w:r>
          </w:p>
        </w:tc>
      </w:tr>
      <w:tr w:rsidR="00A8597C" w:rsidRPr="00F356D7" w14:paraId="26D3F7C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93C3594" w14:textId="77777777" w:rsidR="00A8597C" w:rsidRPr="00682A71" w:rsidRDefault="00A8597C" w:rsidP="009E330D">
            <w:pPr>
              <w:ind w:hanging="3"/>
              <w:rPr>
                <w:strike/>
              </w:rPr>
            </w:pPr>
            <w:r w:rsidRPr="00682A71">
              <w:rPr>
                <w:strike/>
              </w:rPr>
              <w:lastRenderedPageBreak/>
              <w:t>1.11</w:t>
            </w:r>
          </w:p>
        </w:tc>
        <w:tc>
          <w:tcPr>
            <w:tcW w:w="5940" w:type="dxa"/>
            <w:tcBorders>
              <w:top w:val="nil"/>
              <w:left w:val="nil"/>
              <w:bottom w:val="single" w:sz="4" w:space="0" w:color="auto"/>
              <w:right w:val="single" w:sz="4" w:space="0" w:color="auto"/>
            </w:tcBorders>
            <w:shd w:val="clear" w:color="auto" w:fill="auto"/>
            <w:vAlign w:val="bottom"/>
            <w:hideMark/>
          </w:tcPr>
          <w:p w14:paraId="65E0168D" w14:textId="77777777" w:rsidR="00A8597C" w:rsidRPr="00682A71" w:rsidRDefault="00A8597C" w:rsidP="009E330D">
            <w:pPr>
              <w:ind w:hanging="18"/>
              <w:rPr>
                <w:strike/>
              </w:rPr>
            </w:pPr>
            <w:r w:rsidRPr="00682A71">
              <w:rPr>
                <w:strike/>
              </w:rPr>
              <w:t xml:space="preserve">Clone sulfite reductase genes from sulfate reducers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0CE0A5E" w14:textId="77777777" w:rsidR="00A8597C" w:rsidRPr="00682A71" w:rsidRDefault="00A8597C" w:rsidP="009E330D">
            <w:pPr>
              <w:ind w:left="-18"/>
              <w:rPr>
                <w:strike/>
              </w:rPr>
            </w:pPr>
            <w:r w:rsidRPr="00682A71">
              <w:rPr>
                <w:strike/>
              </w:rPr>
              <w:t>4</w:t>
            </w:r>
          </w:p>
        </w:tc>
        <w:tc>
          <w:tcPr>
            <w:tcW w:w="900" w:type="dxa"/>
            <w:tcBorders>
              <w:top w:val="nil"/>
              <w:left w:val="nil"/>
              <w:bottom w:val="single" w:sz="4" w:space="0" w:color="auto"/>
              <w:right w:val="single" w:sz="4" w:space="0" w:color="auto"/>
            </w:tcBorders>
            <w:shd w:val="clear" w:color="auto" w:fill="auto"/>
            <w:noWrap/>
            <w:vAlign w:val="bottom"/>
            <w:hideMark/>
          </w:tcPr>
          <w:p w14:paraId="5B70AE9C" w14:textId="77777777" w:rsidR="00A8597C" w:rsidRPr="00682A71" w:rsidRDefault="00A8597C" w:rsidP="009E330D">
            <w:pPr>
              <w:ind w:hanging="18"/>
              <w:rPr>
                <w:strike/>
              </w:rPr>
            </w:pPr>
            <w:r w:rsidRPr="00682A71">
              <w:rPr>
                <w:strike/>
              </w:rPr>
              <w:t>4/1/16</w:t>
            </w:r>
          </w:p>
        </w:tc>
        <w:tc>
          <w:tcPr>
            <w:tcW w:w="1260" w:type="dxa"/>
            <w:tcBorders>
              <w:top w:val="nil"/>
              <w:left w:val="nil"/>
              <w:bottom w:val="single" w:sz="4" w:space="0" w:color="auto"/>
              <w:right w:val="single" w:sz="4" w:space="0" w:color="auto"/>
            </w:tcBorders>
            <w:shd w:val="clear" w:color="auto" w:fill="auto"/>
            <w:noWrap/>
            <w:vAlign w:val="bottom"/>
            <w:hideMark/>
          </w:tcPr>
          <w:p w14:paraId="0CE7772F" w14:textId="77777777" w:rsidR="00A8597C" w:rsidRPr="00682A71" w:rsidRDefault="00A8597C" w:rsidP="009E330D">
            <w:pPr>
              <w:ind w:right="-18"/>
              <w:rPr>
                <w:strike/>
              </w:rPr>
            </w:pPr>
            <w:r w:rsidRPr="00682A71">
              <w:rPr>
                <w:strike/>
              </w:rPr>
              <w:t>8/1/16</w:t>
            </w:r>
          </w:p>
        </w:tc>
      </w:tr>
      <w:tr w:rsidR="00A8597C" w:rsidRPr="00F356D7" w14:paraId="2997F34F"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CD46B00" w14:textId="77777777" w:rsidR="00A8597C" w:rsidRPr="00682A71" w:rsidRDefault="00A8597C" w:rsidP="009E330D">
            <w:pPr>
              <w:ind w:hanging="3"/>
              <w:rPr>
                <w:strike/>
              </w:rPr>
            </w:pPr>
            <w:r w:rsidRPr="00682A71">
              <w:rPr>
                <w:strike/>
              </w:rPr>
              <w:t>M1.11</w:t>
            </w:r>
          </w:p>
        </w:tc>
        <w:tc>
          <w:tcPr>
            <w:tcW w:w="5940" w:type="dxa"/>
            <w:tcBorders>
              <w:top w:val="nil"/>
              <w:left w:val="nil"/>
              <w:bottom w:val="single" w:sz="4" w:space="0" w:color="auto"/>
              <w:right w:val="single" w:sz="4" w:space="0" w:color="auto"/>
            </w:tcBorders>
            <w:shd w:val="clear" w:color="auto" w:fill="auto"/>
            <w:vAlign w:val="bottom"/>
            <w:hideMark/>
          </w:tcPr>
          <w:p w14:paraId="6C19A834"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2F56BE7D"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DD694F5" w14:textId="77777777" w:rsidR="00A8597C" w:rsidRPr="00682A71" w:rsidRDefault="00A8597C" w:rsidP="009E330D">
            <w:pPr>
              <w:ind w:hanging="18"/>
              <w:rPr>
                <w:strike/>
              </w:rPr>
            </w:pPr>
            <w:r w:rsidRPr="00682A71">
              <w:rPr>
                <w:strike/>
              </w:rPr>
              <w:t>8/1/16</w:t>
            </w:r>
          </w:p>
        </w:tc>
        <w:tc>
          <w:tcPr>
            <w:tcW w:w="1260" w:type="dxa"/>
            <w:tcBorders>
              <w:top w:val="nil"/>
              <w:left w:val="nil"/>
              <w:bottom w:val="single" w:sz="4" w:space="0" w:color="auto"/>
              <w:right w:val="single" w:sz="4" w:space="0" w:color="auto"/>
            </w:tcBorders>
            <w:shd w:val="clear" w:color="auto" w:fill="auto"/>
            <w:noWrap/>
            <w:vAlign w:val="bottom"/>
            <w:hideMark/>
          </w:tcPr>
          <w:p w14:paraId="1C1D42CA" w14:textId="77777777" w:rsidR="00A8597C" w:rsidRPr="00682A71" w:rsidRDefault="00A8597C" w:rsidP="009E330D">
            <w:pPr>
              <w:ind w:right="-18"/>
              <w:rPr>
                <w:strike/>
              </w:rPr>
            </w:pPr>
            <w:r w:rsidRPr="00682A71">
              <w:rPr>
                <w:strike/>
              </w:rPr>
              <w:t>8/1/16</w:t>
            </w:r>
          </w:p>
        </w:tc>
      </w:tr>
      <w:tr w:rsidR="00A8597C" w:rsidRPr="00F356D7" w14:paraId="0FC7E088"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55DF2D1" w14:textId="77777777" w:rsidR="00A8597C" w:rsidRPr="00682A71" w:rsidRDefault="00A8597C" w:rsidP="009E330D">
            <w:pPr>
              <w:ind w:hanging="3"/>
              <w:rPr>
                <w:strike/>
              </w:rPr>
            </w:pPr>
            <w:r w:rsidRPr="00682A71">
              <w:rPr>
                <w:strike/>
              </w:rPr>
              <w:t>1.12</w:t>
            </w:r>
          </w:p>
        </w:tc>
        <w:tc>
          <w:tcPr>
            <w:tcW w:w="5940" w:type="dxa"/>
            <w:tcBorders>
              <w:top w:val="nil"/>
              <w:left w:val="nil"/>
              <w:bottom w:val="single" w:sz="4" w:space="0" w:color="auto"/>
              <w:right w:val="single" w:sz="4" w:space="0" w:color="auto"/>
            </w:tcBorders>
            <w:shd w:val="clear" w:color="auto" w:fill="auto"/>
            <w:vAlign w:val="bottom"/>
            <w:hideMark/>
          </w:tcPr>
          <w:p w14:paraId="403922F4" w14:textId="77777777" w:rsidR="00A8597C" w:rsidRPr="00682A71" w:rsidRDefault="00A8597C" w:rsidP="009E330D">
            <w:pPr>
              <w:ind w:hanging="18"/>
              <w:rPr>
                <w:strike/>
              </w:rPr>
            </w:pPr>
            <w:r w:rsidRPr="00682A71">
              <w:rPr>
                <w:strike/>
              </w:rPr>
              <w:t>Assay for sulfite reduction to sulfide</w:t>
            </w:r>
          </w:p>
        </w:tc>
        <w:tc>
          <w:tcPr>
            <w:tcW w:w="990" w:type="dxa"/>
            <w:tcBorders>
              <w:top w:val="nil"/>
              <w:left w:val="nil"/>
              <w:bottom w:val="single" w:sz="4" w:space="0" w:color="auto"/>
              <w:right w:val="single" w:sz="4" w:space="0" w:color="auto"/>
            </w:tcBorders>
            <w:shd w:val="clear" w:color="auto" w:fill="auto"/>
            <w:vAlign w:val="bottom"/>
            <w:hideMark/>
          </w:tcPr>
          <w:p w14:paraId="6AFEBB1C" w14:textId="77777777" w:rsidR="00A8597C" w:rsidRPr="00682A71" w:rsidRDefault="00A8597C" w:rsidP="009E330D">
            <w:pPr>
              <w:ind w:left="-18"/>
              <w:rPr>
                <w:strike/>
              </w:rPr>
            </w:pPr>
            <w:r w:rsidRPr="00682A71">
              <w:rPr>
                <w:strike/>
              </w:rPr>
              <w:t>1</w:t>
            </w:r>
          </w:p>
        </w:tc>
        <w:tc>
          <w:tcPr>
            <w:tcW w:w="900" w:type="dxa"/>
            <w:tcBorders>
              <w:top w:val="nil"/>
              <w:left w:val="nil"/>
              <w:bottom w:val="single" w:sz="4" w:space="0" w:color="auto"/>
              <w:right w:val="single" w:sz="4" w:space="0" w:color="auto"/>
            </w:tcBorders>
            <w:shd w:val="clear" w:color="auto" w:fill="auto"/>
            <w:noWrap/>
            <w:vAlign w:val="bottom"/>
            <w:hideMark/>
          </w:tcPr>
          <w:p w14:paraId="495D2485" w14:textId="77777777" w:rsidR="00A8597C" w:rsidRPr="00682A71" w:rsidRDefault="00A8597C" w:rsidP="009E330D">
            <w:pPr>
              <w:ind w:hanging="18"/>
              <w:rPr>
                <w:strike/>
              </w:rPr>
            </w:pPr>
            <w:r w:rsidRPr="00682A71">
              <w:rPr>
                <w:strike/>
              </w:rPr>
              <w:t>8/1/16</w:t>
            </w:r>
          </w:p>
        </w:tc>
        <w:tc>
          <w:tcPr>
            <w:tcW w:w="1260" w:type="dxa"/>
            <w:tcBorders>
              <w:top w:val="nil"/>
              <w:left w:val="nil"/>
              <w:bottom w:val="single" w:sz="4" w:space="0" w:color="auto"/>
              <w:right w:val="single" w:sz="4" w:space="0" w:color="auto"/>
            </w:tcBorders>
            <w:shd w:val="clear" w:color="auto" w:fill="auto"/>
            <w:noWrap/>
            <w:vAlign w:val="bottom"/>
            <w:hideMark/>
          </w:tcPr>
          <w:p w14:paraId="154EEC31" w14:textId="77777777" w:rsidR="00A8597C" w:rsidRPr="00682A71" w:rsidRDefault="00A8597C" w:rsidP="009E330D">
            <w:pPr>
              <w:ind w:right="-18"/>
              <w:rPr>
                <w:strike/>
              </w:rPr>
            </w:pPr>
            <w:r w:rsidRPr="00682A71">
              <w:rPr>
                <w:strike/>
              </w:rPr>
              <w:t>9/1/16</w:t>
            </w:r>
          </w:p>
        </w:tc>
      </w:tr>
      <w:tr w:rsidR="00A8597C" w:rsidRPr="00F356D7" w14:paraId="68E41EAA"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1FD74E3" w14:textId="77777777" w:rsidR="00A8597C" w:rsidRPr="00682A71" w:rsidRDefault="00A8597C" w:rsidP="009E330D">
            <w:pPr>
              <w:ind w:hanging="3"/>
              <w:rPr>
                <w:strike/>
              </w:rPr>
            </w:pPr>
            <w:r w:rsidRPr="00682A71">
              <w:rPr>
                <w:strike/>
              </w:rPr>
              <w:t>M1.12</w:t>
            </w:r>
          </w:p>
        </w:tc>
        <w:tc>
          <w:tcPr>
            <w:tcW w:w="5940" w:type="dxa"/>
            <w:tcBorders>
              <w:top w:val="nil"/>
              <w:left w:val="nil"/>
              <w:bottom w:val="single" w:sz="4" w:space="0" w:color="auto"/>
              <w:right w:val="single" w:sz="4" w:space="0" w:color="auto"/>
            </w:tcBorders>
            <w:shd w:val="clear" w:color="auto" w:fill="auto"/>
            <w:vAlign w:val="bottom"/>
            <w:hideMark/>
          </w:tcPr>
          <w:p w14:paraId="7379D3C5" w14:textId="77777777" w:rsidR="00A8597C" w:rsidRPr="00682A71" w:rsidRDefault="00A8597C" w:rsidP="009E330D">
            <w:pPr>
              <w:ind w:hanging="18"/>
              <w:rPr>
                <w:strike/>
              </w:rPr>
            </w:pPr>
            <w:r w:rsidRPr="00682A71">
              <w:rPr>
                <w:strike/>
              </w:rPr>
              <w:t xml:space="preserve">Demonstrate activity of introduced enzymes by in vitro assay. Obtain at least 5x10-5 </w:t>
            </w:r>
            <w:proofErr w:type="spellStart"/>
            <w:r w:rsidRPr="00682A71">
              <w:rPr>
                <w:strike/>
              </w:rPr>
              <w:t>umoles</w:t>
            </w:r>
            <w:proofErr w:type="spellEnd"/>
            <w:r w:rsidRPr="00682A71">
              <w:rPr>
                <w:strike/>
              </w:rPr>
              <w:t>/g total cell protein/second</w:t>
            </w:r>
            <w:proofErr w:type="gramStart"/>
            <w:r w:rsidRPr="00682A71">
              <w:rPr>
                <w:strike/>
              </w:rPr>
              <w:t>..</w:t>
            </w:r>
            <w:proofErr w:type="gramEnd"/>
          </w:p>
        </w:tc>
        <w:tc>
          <w:tcPr>
            <w:tcW w:w="990" w:type="dxa"/>
            <w:tcBorders>
              <w:top w:val="nil"/>
              <w:left w:val="nil"/>
              <w:bottom w:val="single" w:sz="4" w:space="0" w:color="auto"/>
              <w:right w:val="single" w:sz="4" w:space="0" w:color="auto"/>
            </w:tcBorders>
            <w:shd w:val="clear" w:color="auto" w:fill="auto"/>
            <w:vAlign w:val="bottom"/>
            <w:hideMark/>
          </w:tcPr>
          <w:p w14:paraId="23BE2C5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1B72B04" w14:textId="77777777" w:rsidR="00A8597C" w:rsidRPr="00682A71" w:rsidRDefault="00A8597C" w:rsidP="009E330D">
            <w:pPr>
              <w:ind w:hanging="18"/>
              <w:rPr>
                <w:strike/>
              </w:rPr>
            </w:pPr>
            <w:r w:rsidRPr="00682A71">
              <w:rPr>
                <w:strike/>
              </w:rPr>
              <w:t>9/1/16</w:t>
            </w:r>
          </w:p>
        </w:tc>
        <w:tc>
          <w:tcPr>
            <w:tcW w:w="1260" w:type="dxa"/>
            <w:tcBorders>
              <w:top w:val="nil"/>
              <w:left w:val="nil"/>
              <w:bottom w:val="single" w:sz="4" w:space="0" w:color="auto"/>
              <w:right w:val="single" w:sz="4" w:space="0" w:color="auto"/>
            </w:tcBorders>
            <w:shd w:val="clear" w:color="auto" w:fill="auto"/>
            <w:noWrap/>
            <w:vAlign w:val="bottom"/>
            <w:hideMark/>
          </w:tcPr>
          <w:p w14:paraId="7AFA2180" w14:textId="77777777" w:rsidR="00A8597C" w:rsidRPr="00682A71" w:rsidRDefault="00A8597C" w:rsidP="009E330D">
            <w:pPr>
              <w:ind w:right="-18"/>
              <w:rPr>
                <w:strike/>
              </w:rPr>
            </w:pPr>
            <w:r w:rsidRPr="00682A71">
              <w:rPr>
                <w:strike/>
              </w:rPr>
              <w:t>9/1/16</w:t>
            </w:r>
          </w:p>
        </w:tc>
      </w:tr>
      <w:tr w:rsidR="00A8597C" w:rsidRPr="00F356D7" w14:paraId="029186B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7940A5" w14:textId="77777777" w:rsidR="00A8597C" w:rsidRPr="00682A71" w:rsidRDefault="00A8597C" w:rsidP="009E330D">
            <w:pPr>
              <w:ind w:hanging="3"/>
              <w:rPr>
                <w:strike/>
              </w:rPr>
            </w:pPr>
            <w:r w:rsidRPr="00682A71">
              <w:rPr>
                <w:strike/>
              </w:rPr>
              <w:t>1.13</w:t>
            </w:r>
          </w:p>
          <w:p w14:paraId="50B1A819" w14:textId="77777777" w:rsidR="00A8597C" w:rsidRPr="00F356D7" w:rsidRDefault="00A8597C" w:rsidP="009E330D">
            <w:pPr>
              <w:ind w:hanging="3"/>
            </w:pPr>
            <w:r>
              <w:t>1.16</w:t>
            </w:r>
          </w:p>
        </w:tc>
        <w:tc>
          <w:tcPr>
            <w:tcW w:w="5940" w:type="dxa"/>
            <w:tcBorders>
              <w:top w:val="nil"/>
              <w:left w:val="nil"/>
              <w:bottom w:val="single" w:sz="4" w:space="0" w:color="auto"/>
              <w:right w:val="single" w:sz="4" w:space="0" w:color="auto"/>
            </w:tcBorders>
            <w:shd w:val="clear" w:color="auto" w:fill="auto"/>
            <w:vAlign w:val="bottom"/>
            <w:hideMark/>
          </w:tcPr>
          <w:p w14:paraId="4A8A9CBA" w14:textId="77777777" w:rsidR="00A8597C" w:rsidRPr="00F356D7" w:rsidRDefault="00A8597C" w:rsidP="009E330D">
            <w:pPr>
              <w:ind w:hanging="18"/>
            </w:pPr>
            <w:r w:rsidRPr="00F356D7">
              <w:t>Manipulate expression of electron flow pathways as necessary.  Introduce modified MCRs</w:t>
            </w:r>
          </w:p>
        </w:tc>
        <w:tc>
          <w:tcPr>
            <w:tcW w:w="990" w:type="dxa"/>
            <w:tcBorders>
              <w:top w:val="nil"/>
              <w:left w:val="nil"/>
              <w:bottom w:val="single" w:sz="4" w:space="0" w:color="auto"/>
              <w:right w:val="single" w:sz="4" w:space="0" w:color="auto"/>
            </w:tcBorders>
            <w:shd w:val="clear" w:color="auto" w:fill="auto"/>
            <w:vAlign w:val="bottom"/>
            <w:hideMark/>
          </w:tcPr>
          <w:p w14:paraId="42AB56A6"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4227F84B" w14:textId="77777777" w:rsidR="00A8597C" w:rsidRPr="00F356D7" w:rsidRDefault="00A8597C" w:rsidP="009E330D">
            <w:pPr>
              <w:ind w:hanging="18"/>
            </w:pPr>
            <w:r w:rsidRPr="00F356D7">
              <w:t>9/1/16</w:t>
            </w:r>
          </w:p>
        </w:tc>
        <w:tc>
          <w:tcPr>
            <w:tcW w:w="1260" w:type="dxa"/>
            <w:tcBorders>
              <w:top w:val="nil"/>
              <w:left w:val="nil"/>
              <w:bottom w:val="single" w:sz="4" w:space="0" w:color="auto"/>
              <w:right w:val="single" w:sz="4" w:space="0" w:color="auto"/>
            </w:tcBorders>
            <w:shd w:val="clear" w:color="auto" w:fill="auto"/>
            <w:noWrap/>
            <w:vAlign w:val="bottom"/>
            <w:hideMark/>
          </w:tcPr>
          <w:p w14:paraId="126D34DC" w14:textId="77777777" w:rsidR="00A8597C" w:rsidRPr="00F356D7" w:rsidRDefault="00A8597C" w:rsidP="009E330D">
            <w:pPr>
              <w:ind w:right="-18"/>
            </w:pPr>
            <w:r w:rsidRPr="00F356D7">
              <w:t>11/1/16</w:t>
            </w:r>
          </w:p>
        </w:tc>
      </w:tr>
      <w:tr w:rsidR="00A8597C" w:rsidRPr="00F356D7" w14:paraId="73EC35EB"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3E99CBB" w14:textId="77777777" w:rsidR="00A8597C" w:rsidRPr="00682A71" w:rsidRDefault="00A8597C" w:rsidP="009E330D">
            <w:pPr>
              <w:ind w:hanging="3"/>
              <w:rPr>
                <w:strike/>
              </w:rPr>
            </w:pPr>
            <w:r w:rsidRPr="00682A71">
              <w:rPr>
                <w:strike/>
              </w:rPr>
              <w:t>M1.13</w:t>
            </w:r>
          </w:p>
          <w:p w14:paraId="542E76A5" w14:textId="77777777" w:rsidR="00A8597C" w:rsidRPr="00F356D7" w:rsidRDefault="00A8597C" w:rsidP="009E330D">
            <w:pPr>
              <w:ind w:hanging="3"/>
            </w:pPr>
            <w:r>
              <w:t>M.1.16</w:t>
            </w:r>
          </w:p>
        </w:tc>
        <w:tc>
          <w:tcPr>
            <w:tcW w:w="5940" w:type="dxa"/>
            <w:tcBorders>
              <w:top w:val="nil"/>
              <w:left w:val="nil"/>
              <w:bottom w:val="single" w:sz="4" w:space="0" w:color="auto"/>
              <w:right w:val="single" w:sz="4" w:space="0" w:color="auto"/>
            </w:tcBorders>
            <w:shd w:val="clear" w:color="auto" w:fill="auto"/>
            <w:vAlign w:val="bottom"/>
            <w:hideMark/>
          </w:tcPr>
          <w:p w14:paraId="158A7814" w14:textId="77777777" w:rsidR="00A8597C" w:rsidRPr="00F356D7" w:rsidRDefault="00A8597C" w:rsidP="009E330D">
            <w:pPr>
              <w:ind w:hanging="18"/>
            </w:pPr>
            <w:r w:rsidRPr="00F356D7">
              <w:t xml:space="preserve">Reach activities of </w:t>
            </w:r>
            <w:r>
              <w:t>electron sink</w:t>
            </w:r>
            <w:r w:rsidRPr="00F356D7">
              <w:t xml:space="preserve"> pathways of 1.25 </w:t>
            </w:r>
            <w:proofErr w:type="spellStart"/>
            <w:r w:rsidRPr="00F356D7">
              <w:t>umoles</w:t>
            </w:r>
            <w:proofErr w:type="spellEnd"/>
            <w:r w:rsidRPr="00F356D7">
              <w:t>/g total cell protein/second. Demonstrate improved fluxes by introduction of modified MCRs</w:t>
            </w:r>
          </w:p>
        </w:tc>
        <w:tc>
          <w:tcPr>
            <w:tcW w:w="990" w:type="dxa"/>
            <w:tcBorders>
              <w:top w:val="nil"/>
              <w:left w:val="nil"/>
              <w:bottom w:val="single" w:sz="4" w:space="0" w:color="auto"/>
              <w:right w:val="single" w:sz="4" w:space="0" w:color="auto"/>
            </w:tcBorders>
            <w:shd w:val="clear" w:color="auto" w:fill="auto"/>
            <w:vAlign w:val="bottom"/>
            <w:hideMark/>
          </w:tcPr>
          <w:p w14:paraId="7C2D4C7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0DB49B8" w14:textId="77777777" w:rsidR="00A8597C" w:rsidRPr="00F356D7" w:rsidRDefault="00A8597C" w:rsidP="009E330D">
            <w:pPr>
              <w:ind w:hanging="18"/>
            </w:pPr>
            <w:r w:rsidRPr="00F356D7">
              <w:t>11/1/16</w:t>
            </w:r>
          </w:p>
        </w:tc>
        <w:tc>
          <w:tcPr>
            <w:tcW w:w="1260" w:type="dxa"/>
            <w:tcBorders>
              <w:top w:val="nil"/>
              <w:left w:val="nil"/>
              <w:bottom w:val="single" w:sz="4" w:space="0" w:color="auto"/>
              <w:right w:val="single" w:sz="4" w:space="0" w:color="auto"/>
            </w:tcBorders>
            <w:shd w:val="clear" w:color="auto" w:fill="auto"/>
            <w:noWrap/>
            <w:vAlign w:val="bottom"/>
            <w:hideMark/>
          </w:tcPr>
          <w:p w14:paraId="27A8059E" w14:textId="77777777" w:rsidR="00A8597C" w:rsidRPr="00F356D7" w:rsidRDefault="00A8597C" w:rsidP="009E330D">
            <w:pPr>
              <w:ind w:right="-18"/>
            </w:pPr>
            <w:r w:rsidRPr="00F356D7">
              <w:t>11/1/16</w:t>
            </w:r>
          </w:p>
        </w:tc>
      </w:tr>
      <w:tr w:rsidR="00A8597C" w:rsidRPr="00F356D7" w14:paraId="5349488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7DD6910" w14:textId="77777777" w:rsidR="00A8597C" w:rsidRPr="00682A71" w:rsidRDefault="00A8597C" w:rsidP="009E330D">
            <w:pPr>
              <w:ind w:hanging="3"/>
              <w:rPr>
                <w:strike/>
              </w:rPr>
            </w:pPr>
            <w:r w:rsidRPr="00682A71">
              <w:rPr>
                <w:strike/>
              </w:rPr>
              <w:t>1.14</w:t>
            </w:r>
          </w:p>
          <w:p w14:paraId="14146BD9" w14:textId="77777777" w:rsidR="00A8597C" w:rsidRPr="00F356D7" w:rsidRDefault="00A8597C" w:rsidP="009E330D">
            <w:pPr>
              <w:ind w:hanging="3"/>
            </w:pPr>
            <w:r>
              <w:t>1.17</w:t>
            </w:r>
          </w:p>
        </w:tc>
        <w:tc>
          <w:tcPr>
            <w:tcW w:w="5940" w:type="dxa"/>
            <w:tcBorders>
              <w:top w:val="nil"/>
              <w:left w:val="nil"/>
              <w:bottom w:val="single" w:sz="4" w:space="0" w:color="auto"/>
              <w:right w:val="single" w:sz="4" w:space="0" w:color="auto"/>
            </w:tcBorders>
            <w:shd w:val="clear" w:color="auto" w:fill="auto"/>
            <w:vAlign w:val="bottom"/>
            <w:hideMark/>
          </w:tcPr>
          <w:p w14:paraId="6E7A1FEC" w14:textId="77777777" w:rsidR="00A8597C" w:rsidRPr="00F356D7" w:rsidRDefault="00A8597C" w:rsidP="009E330D">
            <w:pPr>
              <w:ind w:hanging="18"/>
            </w:pPr>
            <w:r w:rsidRPr="00F356D7">
              <w:t>Test for conversion of met</w:t>
            </w:r>
            <w:r>
              <w:t>h</w:t>
            </w:r>
            <w:r w:rsidRPr="00F356D7">
              <w:t>ane to methanol and optimize metabolic fluxes as needed</w:t>
            </w:r>
          </w:p>
        </w:tc>
        <w:tc>
          <w:tcPr>
            <w:tcW w:w="990" w:type="dxa"/>
            <w:tcBorders>
              <w:top w:val="nil"/>
              <w:left w:val="nil"/>
              <w:bottom w:val="single" w:sz="4" w:space="0" w:color="auto"/>
              <w:right w:val="single" w:sz="4" w:space="0" w:color="auto"/>
            </w:tcBorders>
            <w:shd w:val="clear" w:color="auto" w:fill="auto"/>
            <w:vAlign w:val="bottom"/>
            <w:hideMark/>
          </w:tcPr>
          <w:p w14:paraId="5E27947F"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2F78BE67" w14:textId="77777777" w:rsidR="00A8597C" w:rsidRPr="00F356D7" w:rsidRDefault="00A8597C" w:rsidP="009E330D">
            <w:pPr>
              <w:ind w:hanging="18"/>
            </w:pPr>
            <w:r w:rsidRPr="00F356D7">
              <w:t>11/1/16</w:t>
            </w:r>
          </w:p>
        </w:tc>
        <w:tc>
          <w:tcPr>
            <w:tcW w:w="1260" w:type="dxa"/>
            <w:tcBorders>
              <w:top w:val="nil"/>
              <w:left w:val="nil"/>
              <w:bottom w:val="single" w:sz="4" w:space="0" w:color="auto"/>
              <w:right w:val="single" w:sz="4" w:space="0" w:color="auto"/>
            </w:tcBorders>
            <w:shd w:val="clear" w:color="auto" w:fill="auto"/>
            <w:noWrap/>
            <w:vAlign w:val="bottom"/>
            <w:hideMark/>
          </w:tcPr>
          <w:p w14:paraId="462D4F55" w14:textId="77777777" w:rsidR="00A8597C" w:rsidRPr="00F356D7" w:rsidRDefault="00A8597C" w:rsidP="009E330D">
            <w:pPr>
              <w:ind w:right="-18"/>
            </w:pPr>
            <w:r w:rsidRPr="00F356D7">
              <w:t>1/1/17</w:t>
            </w:r>
          </w:p>
        </w:tc>
      </w:tr>
      <w:tr w:rsidR="00A8597C" w:rsidRPr="00F356D7" w14:paraId="6FB832B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D6FEB96" w14:textId="77777777" w:rsidR="00A8597C" w:rsidRPr="00682A71" w:rsidRDefault="00A8597C" w:rsidP="009E330D">
            <w:pPr>
              <w:ind w:hanging="3"/>
              <w:rPr>
                <w:strike/>
              </w:rPr>
            </w:pPr>
            <w:r w:rsidRPr="00682A71">
              <w:rPr>
                <w:strike/>
              </w:rPr>
              <w:t>M1.14</w:t>
            </w:r>
          </w:p>
          <w:p w14:paraId="09ADA818" w14:textId="77777777" w:rsidR="00A8597C" w:rsidRPr="00F356D7" w:rsidRDefault="00A8597C" w:rsidP="009E330D">
            <w:pPr>
              <w:ind w:hanging="3"/>
            </w:pPr>
            <w:r>
              <w:t>M1.17</w:t>
            </w:r>
          </w:p>
        </w:tc>
        <w:tc>
          <w:tcPr>
            <w:tcW w:w="5940" w:type="dxa"/>
            <w:tcBorders>
              <w:top w:val="nil"/>
              <w:left w:val="nil"/>
              <w:bottom w:val="single" w:sz="4" w:space="0" w:color="auto"/>
              <w:right w:val="single" w:sz="4" w:space="0" w:color="auto"/>
            </w:tcBorders>
            <w:shd w:val="clear" w:color="auto" w:fill="auto"/>
            <w:vAlign w:val="bottom"/>
            <w:hideMark/>
          </w:tcPr>
          <w:p w14:paraId="661668F3" w14:textId="77777777" w:rsidR="00A8597C" w:rsidRPr="00F356D7" w:rsidRDefault="00A8597C" w:rsidP="009E330D">
            <w:pPr>
              <w:ind w:hanging="18"/>
            </w:pPr>
            <w:r w:rsidRPr="00F356D7">
              <w:t xml:space="preserve">Achieve methane conversion to methanol at a rate of at least 1g CH4/g cell </w:t>
            </w:r>
            <w:proofErr w:type="spellStart"/>
            <w:r w:rsidRPr="00F356D7">
              <w:t>dw</w:t>
            </w:r>
            <w:proofErr w:type="spellEnd"/>
            <w:r w:rsidRPr="00F356D7">
              <w:t>/</w:t>
            </w:r>
            <w:proofErr w:type="spellStart"/>
            <w:r w:rsidRPr="00F356D7">
              <w:t>hr</w:t>
            </w:r>
            <w:proofErr w:type="spellEnd"/>
            <w:r w:rsidRPr="00F356D7">
              <w:t xml:space="preserve"> (0.5g CH4/L/</w:t>
            </w:r>
            <w:proofErr w:type="spellStart"/>
            <w:r w:rsidRPr="00F356D7">
              <w:t>hr</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04C5100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0425D9"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hideMark/>
          </w:tcPr>
          <w:p w14:paraId="152CB8BF" w14:textId="77777777" w:rsidR="00A8597C" w:rsidRPr="00F356D7" w:rsidRDefault="00A8597C" w:rsidP="009E330D">
            <w:pPr>
              <w:ind w:right="-18"/>
            </w:pPr>
            <w:r w:rsidRPr="00F356D7">
              <w:t>1/1/17</w:t>
            </w:r>
          </w:p>
        </w:tc>
      </w:tr>
      <w:tr w:rsidR="00A8597C" w:rsidRPr="00F356D7" w14:paraId="1A9A4F4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87F0462" w14:textId="77777777" w:rsidR="00A8597C" w:rsidRPr="00F356D7" w:rsidRDefault="00A8597C" w:rsidP="009E330D">
            <w:pPr>
              <w:ind w:hanging="3"/>
            </w:pPr>
            <w:r w:rsidRPr="00F356D7">
              <w:t>2</w:t>
            </w:r>
          </w:p>
        </w:tc>
        <w:tc>
          <w:tcPr>
            <w:tcW w:w="5940" w:type="dxa"/>
            <w:tcBorders>
              <w:top w:val="nil"/>
              <w:left w:val="nil"/>
              <w:bottom w:val="single" w:sz="4" w:space="0" w:color="auto"/>
              <w:right w:val="single" w:sz="4" w:space="0" w:color="auto"/>
            </w:tcBorders>
            <w:shd w:val="clear" w:color="auto" w:fill="auto"/>
            <w:vAlign w:val="bottom"/>
            <w:hideMark/>
          </w:tcPr>
          <w:p w14:paraId="0BD7CBFE" w14:textId="77777777" w:rsidR="00A8597C" w:rsidRPr="00F356D7" w:rsidRDefault="00A8597C" w:rsidP="009E330D">
            <w:pPr>
              <w:ind w:hanging="18"/>
            </w:pPr>
            <w:r w:rsidRPr="00F356D7">
              <w:t>Metabolic modeling and flux measurements - Nathan Price (ISB)</w:t>
            </w:r>
          </w:p>
        </w:tc>
        <w:tc>
          <w:tcPr>
            <w:tcW w:w="990" w:type="dxa"/>
            <w:tcBorders>
              <w:top w:val="nil"/>
              <w:left w:val="nil"/>
              <w:bottom w:val="single" w:sz="4" w:space="0" w:color="auto"/>
              <w:right w:val="single" w:sz="4" w:space="0" w:color="auto"/>
            </w:tcBorders>
            <w:shd w:val="clear" w:color="auto" w:fill="auto"/>
            <w:vAlign w:val="bottom"/>
            <w:hideMark/>
          </w:tcPr>
          <w:p w14:paraId="70B97F1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4CF7C3"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7EC9B10E" w14:textId="77777777" w:rsidR="00A8597C" w:rsidRPr="00F356D7" w:rsidRDefault="00A8597C" w:rsidP="009E330D">
            <w:pPr>
              <w:ind w:right="-18"/>
            </w:pPr>
          </w:p>
        </w:tc>
      </w:tr>
      <w:tr w:rsidR="00A8597C" w:rsidRPr="00F356D7" w14:paraId="3A92B60E"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CE07E42" w14:textId="77777777" w:rsidR="00A8597C" w:rsidRPr="00F356D7" w:rsidRDefault="00A8597C" w:rsidP="009E330D">
            <w:pPr>
              <w:ind w:hanging="3"/>
            </w:pPr>
            <w:r w:rsidRPr="00F356D7">
              <w:t>2.1</w:t>
            </w:r>
          </w:p>
        </w:tc>
        <w:tc>
          <w:tcPr>
            <w:tcW w:w="5940" w:type="dxa"/>
            <w:tcBorders>
              <w:top w:val="nil"/>
              <w:left w:val="nil"/>
              <w:bottom w:val="single" w:sz="4" w:space="0" w:color="auto"/>
              <w:right w:val="single" w:sz="4" w:space="0" w:color="auto"/>
            </w:tcBorders>
            <w:shd w:val="clear" w:color="auto" w:fill="auto"/>
            <w:vAlign w:val="bottom"/>
            <w:hideMark/>
          </w:tcPr>
          <w:p w14:paraId="3B58828B" w14:textId="77777777" w:rsidR="00A8597C" w:rsidRPr="00F356D7" w:rsidRDefault="00A8597C" w:rsidP="009E330D">
            <w:pPr>
              <w:ind w:hanging="18"/>
            </w:pPr>
            <w:r w:rsidRPr="00F356D7">
              <w:t xml:space="preserve">Build genome scale flux balance and core metabolic flux models for M. </w:t>
            </w:r>
            <w:proofErr w:type="spellStart"/>
            <w:r w:rsidRPr="00F356D7">
              <w:t>marapaludis</w:t>
            </w:r>
            <w:proofErr w:type="spellEnd"/>
            <w:r w:rsidRPr="00F356D7">
              <w:t xml:space="preserve"> metabolism: Semi-automated reconstruction of M. </w:t>
            </w:r>
            <w:proofErr w:type="spellStart"/>
            <w:r w:rsidRPr="00F356D7">
              <w:t>maripaludis</w:t>
            </w:r>
            <w:proofErr w:type="spellEnd"/>
            <w:r w:rsidRPr="00F356D7">
              <w:t xml:space="preserve"> model using maximum </w:t>
            </w:r>
            <w:proofErr w:type="spellStart"/>
            <w:r w:rsidRPr="00F356D7">
              <w:t>liklihood</w:t>
            </w:r>
            <w:proofErr w:type="spellEnd"/>
            <w:r w:rsidRPr="00F356D7">
              <w:t xml:space="preserve"> </w:t>
            </w:r>
            <w:proofErr w:type="spellStart"/>
            <w:r w:rsidRPr="00F356D7">
              <w:t>orthology</w:t>
            </w:r>
            <w:proofErr w:type="spellEnd"/>
            <w:r w:rsidRPr="00F356D7">
              <w:t xml:space="preserve"> approach</w:t>
            </w:r>
          </w:p>
        </w:tc>
        <w:tc>
          <w:tcPr>
            <w:tcW w:w="990" w:type="dxa"/>
            <w:tcBorders>
              <w:top w:val="nil"/>
              <w:left w:val="nil"/>
              <w:bottom w:val="single" w:sz="4" w:space="0" w:color="auto"/>
              <w:right w:val="single" w:sz="4" w:space="0" w:color="auto"/>
            </w:tcBorders>
            <w:shd w:val="clear" w:color="auto" w:fill="auto"/>
            <w:vAlign w:val="bottom"/>
            <w:hideMark/>
          </w:tcPr>
          <w:p w14:paraId="4D94DCC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2E750D4"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5F14C33C" w14:textId="77777777" w:rsidR="00A8597C" w:rsidRPr="00F356D7" w:rsidRDefault="00A8597C" w:rsidP="009E330D">
            <w:pPr>
              <w:ind w:right="-18"/>
            </w:pPr>
            <w:r w:rsidRPr="00F356D7">
              <w:t>2/1/14</w:t>
            </w:r>
          </w:p>
        </w:tc>
      </w:tr>
      <w:tr w:rsidR="00A8597C" w:rsidRPr="00F356D7" w14:paraId="49C5954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95F0816" w14:textId="77777777" w:rsidR="00A8597C" w:rsidRPr="00F356D7" w:rsidRDefault="00A8597C" w:rsidP="009E330D">
            <w:pPr>
              <w:ind w:hanging="3"/>
            </w:pPr>
            <w:r w:rsidRPr="00F356D7">
              <w:t>2.2</w:t>
            </w:r>
          </w:p>
        </w:tc>
        <w:tc>
          <w:tcPr>
            <w:tcW w:w="5940" w:type="dxa"/>
            <w:tcBorders>
              <w:top w:val="nil"/>
              <w:left w:val="nil"/>
              <w:bottom w:val="single" w:sz="4" w:space="0" w:color="auto"/>
              <w:right w:val="single" w:sz="4" w:space="0" w:color="auto"/>
            </w:tcBorders>
            <w:shd w:val="clear" w:color="auto" w:fill="auto"/>
            <w:vAlign w:val="bottom"/>
            <w:hideMark/>
          </w:tcPr>
          <w:p w14:paraId="3DC5F508" w14:textId="77777777" w:rsidR="00A8597C" w:rsidRPr="00F356D7" w:rsidRDefault="00A8597C" w:rsidP="009E330D">
            <w:pPr>
              <w:ind w:hanging="18"/>
            </w:pPr>
            <w:r w:rsidRPr="00F356D7">
              <w:t xml:space="preserve">Genome scale flux balance and core metabolic flux models: Manual curation of M. </w:t>
            </w:r>
            <w:proofErr w:type="spellStart"/>
            <w:r w:rsidRPr="00F356D7">
              <w:t>maripaludis</w:t>
            </w:r>
            <w:proofErr w:type="spellEnd"/>
            <w:r w:rsidRPr="00F356D7">
              <w:t xml:space="preserve"> model based on biochemical, genetic, and physiological data from literature </w:t>
            </w:r>
          </w:p>
        </w:tc>
        <w:tc>
          <w:tcPr>
            <w:tcW w:w="990" w:type="dxa"/>
            <w:tcBorders>
              <w:top w:val="nil"/>
              <w:left w:val="nil"/>
              <w:bottom w:val="single" w:sz="4" w:space="0" w:color="auto"/>
              <w:right w:val="single" w:sz="4" w:space="0" w:color="auto"/>
            </w:tcBorders>
            <w:shd w:val="clear" w:color="auto" w:fill="auto"/>
            <w:vAlign w:val="bottom"/>
            <w:hideMark/>
          </w:tcPr>
          <w:p w14:paraId="6E5600DB" w14:textId="77777777" w:rsidR="00A8597C" w:rsidRPr="00F356D7" w:rsidRDefault="00A8597C" w:rsidP="009E330D">
            <w:pPr>
              <w:ind w:left="-18"/>
            </w:pPr>
            <w:r w:rsidRPr="00F356D7">
              <w:t>8</w:t>
            </w:r>
          </w:p>
        </w:tc>
        <w:tc>
          <w:tcPr>
            <w:tcW w:w="900" w:type="dxa"/>
            <w:tcBorders>
              <w:top w:val="nil"/>
              <w:left w:val="nil"/>
              <w:bottom w:val="single" w:sz="4" w:space="0" w:color="auto"/>
              <w:right w:val="single" w:sz="4" w:space="0" w:color="auto"/>
            </w:tcBorders>
            <w:shd w:val="clear" w:color="auto" w:fill="auto"/>
            <w:noWrap/>
            <w:vAlign w:val="bottom"/>
            <w:hideMark/>
          </w:tcPr>
          <w:p w14:paraId="746BC04D" w14:textId="77777777" w:rsidR="00A8597C" w:rsidRPr="00F356D7" w:rsidRDefault="00A8597C" w:rsidP="009E330D">
            <w:pPr>
              <w:ind w:hanging="18"/>
            </w:pPr>
            <w:r w:rsidRPr="00F356D7">
              <w:t>2/1/14</w:t>
            </w:r>
          </w:p>
        </w:tc>
        <w:tc>
          <w:tcPr>
            <w:tcW w:w="1260" w:type="dxa"/>
            <w:tcBorders>
              <w:top w:val="nil"/>
              <w:left w:val="nil"/>
              <w:bottom w:val="single" w:sz="4" w:space="0" w:color="auto"/>
              <w:right w:val="single" w:sz="4" w:space="0" w:color="auto"/>
            </w:tcBorders>
            <w:shd w:val="clear" w:color="auto" w:fill="auto"/>
            <w:noWrap/>
            <w:vAlign w:val="bottom"/>
            <w:hideMark/>
          </w:tcPr>
          <w:p w14:paraId="64BD35CB" w14:textId="77777777" w:rsidR="00A8597C" w:rsidRPr="00F356D7" w:rsidRDefault="00A8597C" w:rsidP="009E330D">
            <w:pPr>
              <w:ind w:right="-18"/>
            </w:pPr>
            <w:r w:rsidRPr="00F356D7">
              <w:t>10/1/14</w:t>
            </w:r>
          </w:p>
        </w:tc>
      </w:tr>
      <w:tr w:rsidR="00A8597C" w:rsidRPr="00F356D7" w14:paraId="0D482B2C"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BFC60D1" w14:textId="77777777" w:rsidR="00A8597C" w:rsidRPr="00F356D7" w:rsidRDefault="00A8597C" w:rsidP="009E330D">
            <w:pPr>
              <w:ind w:hanging="3"/>
            </w:pPr>
            <w:r w:rsidRPr="00F356D7">
              <w:t>M2.1</w:t>
            </w:r>
          </w:p>
        </w:tc>
        <w:tc>
          <w:tcPr>
            <w:tcW w:w="5940" w:type="dxa"/>
            <w:tcBorders>
              <w:top w:val="nil"/>
              <w:left w:val="nil"/>
              <w:bottom w:val="single" w:sz="4" w:space="0" w:color="auto"/>
              <w:right w:val="single" w:sz="4" w:space="0" w:color="auto"/>
            </w:tcBorders>
            <w:shd w:val="clear" w:color="auto" w:fill="auto"/>
            <w:vAlign w:val="bottom"/>
            <w:hideMark/>
          </w:tcPr>
          <w:p w14:paraId="5C1B0937" w14:textId="77777777" w:rsidR="00A8597C" w:rsidRPr="00F356D7" w:rsidRDefault="00A8597C" w:rsidP="009E330D">
            <w:pPr>
              <w:ind w:hanging="18"/>
            </w:pPr>
            <w:r w:rsidRPr="00F356D7">
              <w:t>Milestone: Deliver first genome-scale metabolic model capable of simulating growth and byproduct section with  &gt;75% accuracy</w:t>
            </w:r>
          </w:p>
        </w:tc>
        <w:tc>
          <w:tcPr>
            <w:tcW w:w="990" w:type="dxa"/>
            <w:tcBorders>
              <w:top w:val="nil"/>
              <w:left w:val="nil"/>
              <w:bottom w:val="single" w:sz="4" w:space="0" w:color="auto"/>
              <w:right w:val="single" w:sz="4" w:space="0" w:color="auto"/>
            </w:tcBorders>
            <w:shd w:val="clear" w:color="auto" w:fill="auto"/>
            <w:vAlign w:val="bottom"/>
            <w:hideMark/>
          </w:tcPr>
          <w:p w14:paraId="143D744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A26D7C"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364EEF89" w14:textId="77777777" w:rsidR="00A8597C" w:rsidRPr="00F356D7" w:rsidRDefault="00A8597C" w:rsidP="009E330D">
            <w:pPr>
              <w:ind w:right="-18"/>
            </w:pPr>
            <w:r w:rsidRPr="00F356D7">
              <w:t>10/1/14</w:t>
            </w:r>
          </w:p>
        </w:tc>
      </w:tr>
      <w:tr w:rsidR="00A8597C" w:rsidRPr="00F356D7" w14:paraId="3374580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4ACE6A4" w14:textId="77777777" w:rsidR="00A8597C" w:rsidRPr="00F356D7" w:rsidRDefault="00A8597C" w:rsidP="009E330D">
            <w:pPr>
              <w:ind w:hanging="3"/>
            </w:pPr>
            <w:r>
              <w:t>2.3</w:t>
            </w:r>
          </w:p>
        </w:tc>
        <w:tc>
          <w:tcPr>
            <w:tcW w:w="5940" w:type="dxa"/>
            <w:tcBorders>
              <w:top w:val="nil"/>
              <w:left w:val="nil"/>
              <w:bottom w:val="single" w:sz="4" w:space="0" w:color="auto"/>
              <w:right w:val="single" w:sz="4" w:space="0" w:color="auto"/>
            </w:tcBorders>
            <w:shd w:val="clear" w:color="auto" w:fill="auto"/>
            <w:vAlign w:val="bottom"/>
            <w:hideMark/>
          </w:tcPr>
          <w:p w14:paraId="1818E923" w14:textId="77777777" w:rsidR="00A8597C" w:rsidRPr="00F356D7" w:rsidRDefault="00A8597C" w:rsidP="009E330D">
            <w:pPr>
              <w:ind w:hanging="18"/>
            </w:pPr>
            <w:r>
              <w:t>Validate genome-scale metabolic model against experimental data: Perform measurements of growth rates and yields, byproduct secretion rates, and dry cell weight</w:t>
            </w:r>
          </w:p>
        </w:tc>
        <w:tc>
          <w:tcPr>
            <w:tcW w:w="990" w:type="dxa"/>
            <w:tcBorders>
              <w:top w:val="nil"/>
              <w:left w:val="nil"/>
              <w:bottom w:val="single" w:sz="4" w:space="0" w:color="auto"/>
              <w:right w:val="single" w:sz="4" w:space="0" w:color="auto"/>
            </w:tcBorders>
            <w:shd w:val="clear" w:color="auto" w:fill="auto"/>
            <w:vAlign w:val="bottom"/>
            <w:hideMark/>
          </w:tcPr>
          <w:p w14:paraId="0EB4A91A" w14:textId="77777777" w:rsidR="00A8597C" w:rsidRPr="00F356D7" w:rsidRDefault="00A8597C" w:rsidP="009E330D">
            <w:pPr>
              <w:ind w:left="-18"/>
            </w:pPr>
            <w:r w:rsidRPr="00F356D7">
              <w:t>9</w:t>
            </w:r>
          </w:p>
        </w:tc>
        <w:tc>
          <w:tcPr>
            <w:tcW w:w="900" w:type="dxa"/>
            <w:tcBorders>
              <w:top w:val="nil"/>
              <w:left w:val="nil"/>
              <w:bottom w:val="single" w:sz="4" w:space="0" w:color="auto"/>
              <w:right w:val="single" w:sz="4" w:space="0" w:color="auto"/>
            </w:tcBorders>
            <w:shd w:val="clear" w:color="auto" w:fill="auto"/>
            <w:noWrap/>
            <w:vAlign w:val="bottom"/>
            <w:hideMark/>
          </w:tcPr>
          <w:p w14:paraId="43C80590" w14:textId="77777777" w:rsidR="00A8597C" w:rsidRPr="00F356D7" w:rsidRDefault="00A8597C" w:rsidP="009E330D">
            <w:pPr>
              <w:ind w:hanging="18"/>
            </w:pPr>
            <w:r w:rsidRPr="00F356D7">
              <w:t>3/1/14</w:t>
            </w:r>
          </w:p>
        </w:tc>
        <w:tc>
          <w:tcPr>
            <w:tcW w:w="1260" w:type="dxa"/>
            <w:tcBorders>
              <w:top w:val="nil"/>
              <w:left w:val="nil"/>
              <w:bottom w:val="single" w:sz="4" w:space="0" w:color="auto"/>
              <w:right w:val="single" w:sz="4" w:space="0" w:color="auto"/>
            </w:tcBorders>
            <w:shd w:val="clear" w:color="auto" w:fill="auto"/>
            <w:noWrap/>
            <w:vAlign w:val="bottom"/>
            <w:hideMark/>
          </w:tcPr>
          <w:p w14:paraId="6B8A4B36" w14:textId="77777777" w:rsidR="00A8597C" w:rsidRPr="00F356D7" w:rsidRDefault="00A8597C" w:rsidP="009E330D">
            <w:pPr>
              <w:ind w:right="-18"/>
            </w:pPr>
            <w:r w:rsidRPr="00F356D7">
              <w:t>12/1/14</w:t>
            </w:r>
          </w:p>
        </w:tc>
      </w:tr>
      <w:tr w:rsidR="00A8597C" w:rsidRPr="00F356D7" w14:paraId="25866822"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16185F8" w14:textId="77777777" w:rsidR="00A8597C" w:rsidRPr="00F356D7" w:rsidRDefault="00A8597C" w:rsidP="009E330D">
            <w:pPr>
              <w:ind w:hanging="3"/>
            </w:pPr>
            <w:r w:rsidRPr="00F356D7">
              <w:t>.</w:t>
            </w:r>
            <w:r>
              <w:t>2.5</w:t>
            </w:r>
          </w:p>
        </w:tc>
        <w:tc>
          <w:tcPr>
            <w:tcW w:w="5940" w:type="dxa"/>
            <w:tcBorders>
              <w:top w:val="nil"/>
              <w:left w:val="nil"/>
              <w:bottom w:val="single" w:sz="4" w:space="0" w:color="auto"/>
              <w:right w:val="single" w:sz="4" w:space="0" w:color="auto"/>
            </w:tcBorders>
            <w:shd w:val="clear" w:color="auto" w:fill="auto"/>
            <w:vAlign w:val="bottom"/>
            <w:hideMark/>
          </w:tcPr>
          <w:p w14:paraId="655D3FE0" w14:textId="77777777" w:rsidR="00A8597C" w:rsidRPr="00F356D7" w:rsidRDefault="00A8597C" w:rsidP="009E330D">
            <w:pPr>
              <w:ind w:hanging="18"/>
            </w:pPr>
            <w:r w:rsidRPr="00F356D7">
              <w:t xml:space="preserve">Validate metabolic models against experimental data: </w:t>
            </w:r>
            <w:r>
              <w:t xml:space="preserve">Perform targeted metabolomics measurements on </w:t>
            </w:r>
            <w:proofErr w:type="spellStart"/>
            <w:r>
              <w:t>methanogenic</w:t>
            </w:r>
            <w:proofErr w:type="spellEnd"/>
            <w:r>
              <w:t xml:space="preserve"> intermediates in steady-state </w:t>
            </w:r>
            <w:proofErr w:type="spellStart"/>
            <w:r>
              <w:t>chemostat</w:t>
            </w:r>
            <w:proofErr w:type="spellEnd"/>
            <w:r>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45686AD6"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1D77440" w14:textId="77777777" w:rsidR="00A8597C" w:rsidRPr="00F356D7" w:rsidRDefault="00A8597C" w:rsidP="009E330D">
            <w:pPr>
              <w:ind w:hanging="18"/>
            </w:pPr>
            <w:r>
              <w:t>3</w:t>
            </w:r>
            <w:r w:rsidRPr="00F356D7">
              <w:t>/1/1</w:t>
            </w:r>
            <w:r>
              <w:t>5</w:t>
            </w:r>
          </w:p>
        </w:tc>
        <w:tc>
          <w:tcPr>
            <w:tcW w:w="1260" w:type="dxa"/>
            <w:tcBorders>
              <w:top w:val="nil"/>
              <w:left w:val="nil"/>
              <w:bottom w:val="single" w:sz="4" w:space="0" w:color="auto"/>
              <w:right w:val="single" w:sz="4" w:space="0" w:color="auto"/>
            </w:tcBorders>
            <w:shd w:val="clear" w:color="auto" w:fill="auto"/>
            <w:noWrap/>
            <w:vAlign w:val="bottom"/>
            <w:hideMark/>
          </w:tcPr>
          <w:p w14:paraId="5193934A" w14:textId="77777777" w:rsidR="00A8597C" w:rsidRPr="00F356D7" w:rsidRDefault="00A8597C" w:rsidP="009E330D">
            <w:pPr>
              <w:ind w:right="-18"/>
            </w:pPr>
            <w:r w:rsidRPr="00F356D7">
              <w:t>11/1/1</w:t>
            </w:r>
            <w:r>
              <w:t>5</w:t>
            </w:r>
          </w:p>
        </w:tc>
      </w:tr>
      <w:tr w:rsidR="00A8597C" w:rsidRPr="00F356D7" w14:paraId="47154B23"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055A98F" w14:textId="77777777" w:rsidR="00A8597C" w:rsidRPr="00F356D7" w:rsidRDefault="00A8597C" w:rsidP="009E330D">
            <w:pPr>
              <w:ind w:hanging="3"/>
            </w:pPr>
            <w:r w:rsidRPr="00F356D7">
              <w:t>2.</w:t>
            </w:r>
            <w:r>
              <w:t>6</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6156982E" w14:textId="77777777" w:rsidR="00A8597C" w:rsidRPr="00F356D7" w:rsidRDefault="00A8597C" w:rsidP="009E330D">
            <w:pPr>
              <w:ind w:hanging="18"/>
            </w:pPr>
            <w:r w:rsidRPr="00F356D7">
              <w:t>Validate metabolic models against experimental data: Compare all measurements under different conditions to model simulation</w:t>
            </w:r>
          </w:p>
        </w:tc>
        <w:tc>
          <w:tcPr>
            <w:tcW w:w="990" w:type="dxa"/>
            <w:tcBorders>
              <w:top w:val="nil"/>
              <w:left w:val="nil"/>
              <w:bottom w:val="single" w:sz="4" w:space="0" w:color="auto"/>
              <w:right w:val="single" w:sz="4" w:space="0" w:color="auto"/>
            </w:tcBorders>
            <w:shd w:val="clear" w:color="auto" w:fill="auto"/>
            <w:vAlign w:val="bottom"/>
            <w:hideMark/>
          </w:tcPr>
          <w:p w14:paraId="5219169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2785998B" w14:textId="77777777" w:rsidR="00A8597C" w:rsidRPr="00F356D7" w:rsidRDefault="00A8597C" w:rsidP="009E330D">
            <w:pPr>
              <w:ind w:hanging="18"/>
            </w:pPr>
            <w:r w:rsidRPr="00F356D7">
              <w:t>11/1/14</w:t>
            </w:r>
          </w:p>
        </w:tc>
        <w:tc>
          <w:tcPr>
            <w:tcW w:w="1260" w:type="dxa"/>
            <w:tcBorders>
              <w:top w:val="nil"/>
              <w:left w:val="nil"/>
              <w:bottom w:val="single" w:sz="4" w:space="0" w:color="auto"/>
              <w:right w:val="single" w:sz="4" w:space="0" w:color="auto"/>
            </w:tcBorders>
            <w:shd w:val="clear" w:color="auto" w:fill="auto"/>
            <w:noWrap/>
            <w:vAlign w:val="bottom"/>
            <w:hideMark/>
          </w:tcPr>
          <w:p w14:paraId="4B6043C9" w14:textId="77777777" w:rsidR="00A8597C" w:rsidRPr="00F356D7" w:rsidRDefault="00A8597C" w:rsidP="009E330D">
            <w:pPr>
              <w:ind w:right="-18"/>
            </w:pPr>
            <w:r w:rsidRPr="00F356D7">
              <w:t>12/1/14</w:t>
            </w:r>
          </w:p>
        </w:tc>
      </w:tr>
      <w:tr w:rsidR="00A8597C" w:rsidRPr="00F356D7" w14:paraId="70FB4AF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6F064BE" w14:textId="77777777" w:rsidR="00A8597C" w:rsidRPr="00F356D7" w:rsidRDefault="00A8597C" w:rsidP="009E330D">
            <w:pPr>
              <w:ind w:hanging="3"/>
            </w:pPr>
            <w:r w:rsidRPr="00F356D7">
              <w:t>2.</w:t>
            </w:r>
            <w:r>
              <w:t>7</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1F559D80" w14:textId="77777777" w:rsidR="00A8597C" w:rsidRPr="00F356D7" w:rsidRDefault="00A8597C" w:rsidP="009E330D">
            <w:pPr>
              <w:ind w:hanging="18"/>
            </w:pPr>
            <w:r w:rsidRPr="00F356D7">
              <w:t>Validate metabolic models against experimental data: Iteratively improve the model as needed</w:t>
            </w:r>
            <w:r>
              <w:t xml:space="preserve">; </w:t>
            </w:r>
            <w:r w:rsidRPr="00F356D7">
              <w:t xml:space="preserve">Perform  </w:t>
            </w:r>
            <w:r>
              <w:t xml:space="preserve">targeted </w:t>
            </w:r>
            <w:r w:rsidRPr="00F356D7">
              <w:t xml:space="preserve">metabolomics measurements </w:t>
            </w:r>
            <w:r>
              <w:t>o</w:t>
            </w:r>
            <w:r w:rsidRPr="00F356D7">
              <w:t xml:space="preserve">n </w:t>
            </w:r>
            <w:r>
              <w:t xml:space="preserve">common metabolites in steady-state </w:t>
            </w:r>
            <w:proofErr w:type="spellStart"/>
            <w:r>
              <w:t>chemostat</w:t>
            </w:r>
            <w:proofErr w:type="spellEnd"/>
            <w:r w:rsidRPr="00F356D7">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3287EE20"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3C70510" w14:textId="77777777" w:rsidR="00A8597C" w:rsidRPr="00F356D7" w:rsidRDefault="00A8597C" w:rsidP="009E330D">
            <w:pPr>
              <w:ind w:hanging="18"/>
            </w:pPr>
            <w:r w:rsidRPr="00F356D7">
              <w:t>12/1/14</w:t>
            </w:r>
          </w:p>
        </w:tc>
        <w:tc>
          <w:tcPr>
            <w:tcW w:w="1260" w:type="dxa"/>
            <w:tcBorders>
              <w:top w:val="nil"/>
              <w:left w:val="nil"/>
              <w:bottom w:val="single" w:sz="4" w:space="0" w:color="auto"/>
              <w:right w:val="single" w:sz="4" w:space="0" w:color="auto"/>
            </w:tcBorders>
            <w:shd w:val="clear" w:color="auto" w:fill="auto"/>
            <w:noWrap/>
            <w:vAlign w:val="bottom"/>
            <w:hideMark/>
          </w:tcPr>
          <w:p w14:paraId="2519FC93" w14:textId="77777777" w:rsidR="00A8597C" w:rsidRPr="00F356D7" w:rsidRDefault="00A8597C" w:rsidP="009E330D">
            <w:pPr>
              <w:ind w:right="-18"/>
            </w:pPr>
            <w:r w:rsidRPr="00F356D7">
              <w:t>6/1/15</w:t>
            </w:r>
          </w:p>
        </w:tc>
      </w:tr>
      <w:tr w:rsidR="00A8597C" w:rsidRPr="00F356D7" w14:paraId="783B3448"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379104B" w14:textId="77777777" w:rsidR="00A8597C" w:rsidRPr="00F356D7" w:rsidRDefault="00A8597C" w:rsidP="009E330D">
            <w:pPr>
              <w:ind w:hanging="3"/>
            </w:pPr>
            <w:r w:rsidRPr="00F356D7">
              <w:t>M2.3</w:t>
            </w:r>
          </w:p>
        </w:tc>
        <w:tc>
          <w:tcPr>
            <w:tcW w:w="5940" w:type="dxa"/>
            <w:tcBorders>
              <w:top w:val="nil"/>
              <w:left w:val="nil"/>
              <w:bottom w:val="single" w:sz="4" w:space="0" w:color="auto"/>
              <w:right w:val="single" w:sz="4" w:space="0" w:color="auto"/>
            </w:tcBorders>
            <w:shd w:val="clear" w:color="auto" w:fill="auto"/>
            <w:vAlign w:val="bottom"/>
            <w:hideMark/>
          </w:tcPr>
          <w:p w14:paraId="06731099" w14:textId="77777777" w:rsidR="00A8597C" w:rsidRPr="00F356D7" w:rsidRDefault="00A8597C" w:rsidP="009E330D">
            <w:pPr>
              <w:ind w:hanging="18"/>
            </w:pPr>
            <w:r w:rsidRPr="00F356D7">
              <w:t xml:space="preserve">Milestone: Deliver improved model that enables predictions with &gt;85% predictive accuracy for knockout lethality, and &lt;20% error for </w:t>
            </w:r>
            <w:proofErr w:type="spellStart"/>
            <w:r w:rsidRPr="00F356D7">
              <w:t>wildtype</w:t>
            </w:r>
            <w:proofErr w:type="spellEnd"/>
            <w:r w:rsidRPr="00F356D7">
              <w:t xml:space="preserve"> growth and byproduct yield predictions</w:t>
            </w:r>
          </w:p>
        </w:tc>
        <w:tc>
          <w:tcPr>
            <w:tcW w:w="990" w:type="dxa"/>
            <w:tcBorders>
              <w:top w:val="nil"/>
              <w:left w:val="nil"/>
              <w:bottom w:val="single" w:sz="4" w:space="0" w:color="auto"/>
              <w:right w:val="single" w:sz="4" w:space="0" w:color="auto"/>
            </w:tcBorders>
            <w:shd w:val="clear" w:color="auto" w:fill="auto"/>
            <w:vAlign w:val="bottom"/>
            <w:hideMark/>
          </w:tcPr>
          <w:p w14:paraId="075081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6754272"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4B82E941" w14:textId="77777777" w:rsidR="00A8597C" w:rsidRPr="00F356D7" w:rsidRDefault="00A8597C" w:rsidP="009E330D">
            <w:pPr>
              <w:ind w:right="-18"/>
            </w:pPr>
            <w:r w:rsidRPr="00F356D7">
              <w:t>6/1/15</w:t>
            </w:r>
          </w:p>
        </w:tc>
      </w:tr>
      <w:tr w:rsidR="00A8597C" w:rsidRPr="00F356D7" w14:paraId="01C9361C"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51ADE9" w14:textId="77777777" w:rsidR="00A8597C" w:rsidRPr="00F356D7" w:rsidRDefault="00A8597C" w:rsidP="009E330D">
            <w:pPr>
              <w:ind w:hanging="3"/>
            </w:pPr>
            <w:r w:rsidRPr="00F356D7">
              <w:t>2.</w:t>
            </w:r>
            <w:r>
              <w:t>8</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628991F1" w14:textId="77777777" w:rsidR="00A8597C" w:rsidRPr="00F356D7" w:rsidRDefault="00A8597C" w:rsidP="009E330D">
            <w:pPr>
              <w:ind w:hanging="18"/>
            </w:pPr>
            <w:r w:rsidRPr="00F356D7">
              <w:t xml:space="preserve">Use the models to guide strain engineering for methanol production: Introduce engineered pathways for methane to methanol and sulfate to sulfide into the integrated metabolic model </w:t>
            </w:r>
          </w:p>
        </w:tc>
        <w:tc>
          <w:tcPr>
            <w:tcW w:w="990" w:type="dxa"/>
            <w:tcBorders>
              <w:top w:val="nil"/>
              <w:left w:val="nil"/>
              <w:bottom w:val="single" w:sz="4" w:space="0" w:color="auto"/>
              <w:right w:val="single" w:sz="4" w:space="0" w:color="auto"/>
            </w:tcBorders>
            <w:shd w:val="clear" w:color="auto" w:fill="auto"/>
            <w:vAlign w:val="bottom"/>
            <w:hideMark/>
          </w:tcPr>
          <w:p w14:paraId="52B0C3A2"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624E0C12"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6731EFCB" w14:textId="77777777" w:rsidR="00A8597C" w:rsidRPr="00F356D7" w:rsidRDefault="00A8597C" w:rsidP="009E330D">
            <w:pPr>
              <w:ind w:right="-18"/>
            </w:pPr>
            <w:r w:rsidRPr="00F356D7">
              <w:t>7/1/15</w:t>
            </w:r>
          </w:p>
        </w:tc>
      </w:tr>
      <w:tr w:rsidR="00A8597C" w:rsidRPr="00F356D7" w14:paraId="6CD239FF"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F2D9136" w14:textId="77777777" w:rsidR="00A8597C" w:rsidRPr="00F356D7" w:rsidRDefault="00A8597C" w:rsidP="009E330D">
            <w:pPr>
              <w:ind w:hanging="3"/>
            </w:pPr>
            <w:r w:rsidRPr="00F356D7">
              <w:lastRenderedPageBreak/>
              <w:t>2.</w:t>
            </w:r>
            <w:r>
              <w:t>9</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32289192" w14:textId="77777777" w:rsidR="00A8597C" w:rsidRPr="00F356D7" w:rsidRDefault="00A8597C" w:rsidP="009E330D">
            <w:pPr>
              <w:ind w:hanging="18"/>
            </w:pPr>
            <w:r w:rsidRPr="00F356D7">
              <w:t>Use the models to guide strain engineering for methanol production: Simulate expected product conversion yields and compare with experiment</w:t>
            </w:r>
          </w:p>
        </w:tc>
        <w:tc>
          <w:tcPr>
            <w:tcW w:w="990" w:type="dxa"/>
            <w:tcBorders>
              <w:top w:val="nil"/>
              <w:left w:val="nil"/>
              <w:bottom w:val="single" w:sz="4" w:space="0" w:color="auto"/>
              <w:right w:val="single" w:sz="4" w:space="0" w:color="auto"/>
            </w:tcBorders>
            <w:shd w:val="clear" w:color="auto" w:fill="auto"/>
            <w:vAlign w:val="bottom"/>
            <w:hideMark/>
          </w:tcPr>
          <w:p w14:paraId="59656D6C"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2323AAD8"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hideMark/>
          </w:tcPr>
          <w:p w14:paraId="2A5DD572" w14:textId="77777777" w:rsidR="00A8597C" w:rsidRPr="00F356D7" w:rsidRDefault="00A8597C" w:rsidP="009E330D">
            <w:pPr>
              <w:ind w:right="-18"/>
            </w:pPr>
            <w:r w:rsidRPr="00F356D7">
              <w:t>6/1/15</w:t>
            </w:r>
          </w:p>
        </w:tc>
      </w:tr>
      <w:tr w:rsidR="00A8597C" w:rsidRPr="00F356D7" w14:paraId="66E49816"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807E5B2" w14:textId="77777777" w:rsidR="00A8597C" w:rsidRPr="00F356D7" w:rsidRDefault="00A8597C" w:rsidP="009E330D">
            <w:pPr>
              <w:ind w:hanging="3"/>
            </w:pPr>
            <w:r w:rsidRPr="00F356D7">
              <w:t>M2.4</w:t>
            </w:r>
          </w:p>
        </w:tc>
        <w:tc>
          <w:tcPr>
            <w:tcW w:w="5940" w:type="dxa"/>
            <w:tcBorders>
              <w:top w:val="nil"/>
              <w:left w:val="nil"/>
              <w:bottom w:val="single" w:sz="4" w:space="0" w:color="auto"/>
              <w:right w:val="single" w:sz="4" w:space="0" w:color="auto"/>
            </w:tcBorders>
            <w:shd w:val="clear" w:color="auto" w:fill="auto"/>
            <w:vAlign w:val="bottom"/>
            <w:hideMark/>
          </w:tcPr>
          <w:p w14:paraId="4203B375" w14:textId="77777777" w:rsidR="00A8597C" w:rsidRPr="00F356D7" w:rsidRDefault="00A8597C" w:rsidP="009E330D">
            <w:pPr>
              <w:ind w:hanging="18"/>
            </w:pPr>
            <w:r w:rsidRPr="00F356D7">
              <w:t xml:space="preserve">Milestone: Deliver top 5-10 strain design predictions based on methanol yield to team for </w:t>
            </w:r>
            <w:proofErr w:type="spellStart"/>
            <w:r w:rsidRPr="00F356D7">
              <w:t>implementaton</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2308688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9E8811"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20D6AE2C" w14:textId="77777777" w:rsidR="00A8597C" w:rsidRPr="00F356D7" w:rsidRDefault="00A8597C" w:rsidP="009E330D">
            <w:pPr>
              <w:ind w:right="-18"/>
            </w:pPr>
            <w:r w:rsidRPr="00F356D7">
              <w:t>6/1/15</w:t>
            </w:r>
          </w:p>
        </w:tc>
      </w:tr>
      <w:tr w:rsidR="00A8597C" w:rsidRPr="00F356D7" w14:paraId="5E1F1B49"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AAB767B" w14:textId="77777777" w:rsidR="00A8597C" w:rsidRPr="00F356D7" w:rsidRDefault="00A8597C" w:rsidP="009E330D">
            <w:pPr>
              <w:ind w:hanging="3"/>
            </w:pPr>
            <w:r w:rsidRPr="00F356D7">
              <w:t>2.1</w:t>
            </w:r>
            <w:r>
              <w:t>0</w:t>
            </w:r>
          </w:p>
        </w:tc>
        <w:tc>
          <w:tcPr>
            <w:tcW w:w="5940" w:type="dxa"/>
            <w:tcBorders>
              <w:top w:val="nil"/>
              <w:left w:val="nil"/>
              <w:bottom w:val="single" w:sz="4" w:space="0" w:color="auto"/>
              <w:right w:val="single" w:sz="4" w:space="0" w:color="auto"/>
            </w:tcBorders>
            <w:shd w:val="clear" w:color="auto" w:fill="auto"/>
            <w:vAlign w:val="bottom"/>
            <w:hideMark/>
          </w:tcPr>
          <w:p w14:paraId="4EED3B80" w14:textId="77777777" w:rsidR="00A8597C" w:rsidRPr="00F356D7" w:rsidRDefault="00A8597C" w:rsidP="009E330D">
            <w:pPr>
              <w:ind w:hanging="18"/>
            </w:pPr>
            <w:r w:rsidRPr="00F356D7">
              <w:t>Use the models to guide strain engineering for methanol production: Evaluate alternative designs and identify additional alterations to help optimize metabolic fluxes for production of methanol</w:t>
            </w:r>
          </w:p>
        </w:tc>
        <w:tc>
          <w:tcPr>
            <w:tcW w:w="990" w:type="dxa"/>
            <w:tcBorders>
              <w:top w:val="nil"/>
              <w:left w:val="nil"/>
              <w:bottom w:val="single" w:sz="4" w:space="0" w:color="auto"/>
              <w:right w:val="single" w:sz="4" w:space="0" w:color="auto"/>
            </w:tcBorders>
            <w:shd w:val="clear" w:color="auto" w:fill="auto"/>
            <w:vAlign w:val="bottom"/>
            <w:hideMark/>
          </w:tcPr>
          <w:p w14:paraId="7E109023"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5C768B78"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4AD16511" w14:textId="77777777" w:rsidR="00A8597C" w:rsidRPr="00F356D7" w:rsidRDefault="00A8597C" w:rsidP="009E330D">
            <w:pPr>
              <w:ind w:right="-18"/>
            </w:pPr>
            <w:r w:rsidRPr="00F356D7">
              <w:t>8/1/15</w:t>
            </w:r>
          </w:p>
        </w:tc>
      </w:tr>
      <w:tr w:rsidR="00A8597C" w:rsidRPr="00F356D7" w14:paraId="1A88BA5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A669EC0" w14:textId="77777777" w:rsidR="00A8597C" w:rsidRPr="00F356D7" w:rsidRDefault="00A8597C" w:rsidP="009E330D">
            <w:pPr>
              <w:ind w:hanging="3"/>
            </w:pPr>
            <w:r w:rsidRPr="00F356D7">
              <w:t>2.1</w:t>
            </w:r>
            <w:r>
              <w:t>1</w:t>
            </w:r>
          </w:p>
        </w:tc>
        <w:tc>
          <w:tcPr>
            <w:tcW w:w="5940" w:type="dxa"/>
            <w:tcBorders>
              <w:top w:val="nil"/>
              <w:left w:val="nil"/>
              <w:bottom w:val="single" w:sz="4" w:space="0" w:color="auto"/>
              <w:right w:val="single" w:sz="4" w:space="0" w:color="auto"/>
            </w:tcBorders>
            <w:shd w:val="clear" w:color="auto" w:fill="auto"/>
            <w:vAlign w:val="bottom"/>
            <w:hideMark/>
          </w:tcPr>
          <w:p w14:paraId="7DE526C7" w14:textId="77777777" w:rsidR="00A8597C" w:rsidRPr="00F356D7" w:rsidRDefault="00A8597C" w:rsidP="009E330D">
            <w:pPr>
              <w:ind w:hanging="18"/>
            </w:pPr>
            <w:r w:rsidRPr="00F356D7">
              <w:t>Use the models to guide strain engineering for methanol production: Measure metabolic fluxes in engineered strains and compare distributions with the computed optimum</w:t>
            </w:r>
          </w:p>
        </w:tc>
        <w:tc>
          <w:tcPr>
            <w:tcW w:w="990" w:type="dxa"/>
            <w:tcBorders>
              <w:top w:val="nil"/>
              <w:left w:val="nil"/>
              <w:bottom w:val="single" w:sz="4" w:space="0" w:color="auto"/>
              <w:right w:val="single" w:sz="4" w:space="0" w:color="auto"/>
            </w:tcBorders>
            <w:shd w:val="clear" w:color="auto" w:fill="auto"/>
            <w:vAlign w:val="bottom"/>
            <w:hideMark/>
          </w:tcPr>
          <w:p w14:paraId="5B0DAA3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3648A912" w14:textId="77777777" w:rsidR="00A8597C" w:rsidRPr="00F356D7" w:rsidRDefault="00A8597C" w:rsidP="009E330D">
            <w:pPr>
              <w:ind w:hanging="18"/>
            </w:pPr>
            <w:r w:rsidRPr="00F356D7">
              <w:t>8/1/15</w:t>
            </w:r>
          </w:p>
        </w:tc>
        <w:tc>
          <w:tcPr>
            <w:tcW w:w="1260" w:type="dxa"/>
            <w:tcBorders>
              <w:top w:val="nil"/>
              <w:left w:val="nil"/>
              <w:bottom w:val="single" w:sz="4" w:space="0" w:color="auto"/>
              <w:right w:val="single" w:sz="4" w:space="0" w:color="auto"/>
            </w:tcBorders>
            <w:shd w:val="clear" w:color="auto" w:fill="auto"/>
            <w:noWrap/>
            <w:vAlign w:val="bottom"/>
            <w:hideMark/>
          </w:tcPr>
          <w:p w14:paraId="1C8AF93F" w14:textId="77777777" w:rsidR="00A8597C" w:rsidRPr="00F356D7" w:rsidRDefault="00A8597C" w:rsidP="009E330D">
            <w:pPr>
              <w:ind w:right="-18"/>
            </w:pPr>
            <w:r w:rsidRPr="00F356D7">
              <w:t>11/1/15</w:t>
            </w:r>
          </w:p>
        </w:tc>
      </w:tr>
      <w:tr w:rsidR="00A8597C" w:rsidRPr="00F356D7" w14:paraId="14C0E1C1"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A611D8F" w14:textId="77777777" w:rsidR="00A8597C" w:rsidRPr="00F356D7" w:rsidRDefault="00A8597C" w:rsidP="009E330D">
            <w:pPr>
              <w:ind w:hanging="3"/>
            </w:pPr>
            <w:r w:rsidRPr="00F356D7">
              <w:t>2.1</w:t>
            </w:r>
            <w:r>
              <w:t>2</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4AB79FC9" w14:textId="77777777" w:rsidR="00A8597C" w:rsidRPr="00F356D7" w:rsidRDefault="00A8597C" w:rsidP="009E330D">
            <w:pPr>
              <w:ind w:hanging="18"/>
            </w:pPr>
            <w:r w:rsidRPr="00F356D7">
              <w:t>Use the models to guide strain engineering for methanol production: Iteratively design and refine network and test engineered strain to optimize for methanol production</w:t>
            </w:r>
          </w:p>
        </w:tc>
        <w:tc>
          <w:tcPr>
            <w:tcW w:w="990" w:type="dxa"/>
            <w:tcBorders>
              <w:top w:val="nil"/>
              <w:left w:val="nil"/>
              <w:bottom w:val="single" w:sz="4" w:space="0" w:color="auto"/>
              <w:right w:val="single" w:sz="4" w:space="0" w:color="auto"/>
            </w:tcBorders>
            <w:shd w:val="clear" w:color="auto" w:fill="auto"/>
            <w:vAlign w:val="bottom"/>
            <w:hideMark/>
          </w:tcPr>
          <w:p w14:paraId="0179BBA3"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362018FC" w14:textId="77777777" w:rsidR="00A8597C" w:rsidRPr="00F356D7" w:rsidRDefault="00A8597C" w:rsidP="009E330D">
            <w:pPr>
              <w:ind w:hanging="18"/>
            </w:pPr>
            <w:r w:rsidRPr="00F356D7">
              <w:t>11/1/15</w:t>
            </w:r>
          </w:p>
        </w:tc>
        <w:tc>
          <w:tcPr>
            <w:tcW w:w="1260" w:type="dxa"/>
            <w:tcBorders>
              <w:top w:val="nil"/>
              <w:left w:val="nil"/>
              <w:bottom w:val="single" w:sz="4" w:space="0" w:color="auto"/>
              <w:right w:val="single" w:sz="4" w:space="0" w:color="auto"/>
            </w:tcBorders>
            <w:shd w:val="clear" w:color="auto" w:fill="auto"/>
            <w:noWrap/>
            <w:vAlign w:val="bottom"/>
            <w:hideMark/>
          </w:tcPr>
          <w:p w14:paraId="086B3AF1" w14:textId="77777777" w:rsidR="00A8597C" w:rsidRPr="00F356D7" w:rsidRDefault="00A8597C" w:rsidP="009E330D">
            <w:pPr>
              <w:ind w:right="-18"/>
            </w:pPr>
            <w:r w:rsidRPr="00F356D7">
              <w:t>10/31/16</w:t>
            </w:r>
          </w:p>
        </w:tc>
      </w:tr>
      <w:tr w:rsidR="00A8597C" w:rsidRPr="00F356D7" w14:paraId="4561214E"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6A1776A" w14:textId="77777777" w:rsidR="00A8597C" w:rsidRPr="00F356D7" w:rsidRDefault="00A8597C" w:rsidP="009E330D">
            <w:pPr>
              <w:ind w:hanging="3"/>
            </w:pPr>
            <w:r w:rsidRPr="00F356D7">
              <w:t>M2.5</w:t>
            </w:r>
          </w:p>
        </w:tc>
        <w:tc>
          <w:tcPr>
            <w:tcW w:w="5940" w:type="dxa"/>
            <w:tcBorders>
              <w:top w:val="nil"/>
              <w:left w:val="nil"/>
              <w:bottom w:val="single" w:sz="4" w:space="0" w:color="auto"/>
              <w:right w:val="single" w:sz="4" w:space="0" w:color="auto"/>
            </w:tcBorders>
            <w:shd w:val="clear" w:color="auto" w:fill="auto"/>
            <w:vAlign w:val="bottom"/>
            <w:hideMark/>
          </w:tcPr>
          <w:p w14:paraId="3B6EF03B" w14:textId="77777777" w:rsidR="00A8597C" w:rsidRPr="00F356D7" w:rsidRDefault="00A8597C" w:rsidP="009E330D">
            <w:pPr>
              <w:ind w:hanging="18"/>
            </w:pPr>
            <w:r w:rsidRPr="00F356D7">
              <w:t>Milestone: Provide 3 best engineered strains with highest methanol production based on metabolic modeling</w:t>
            </w:r>
          </w:p>
        </w:tc>
        <w:tc>
          <w:tcPr>
            <w:tcW w:w="990" w:type="dxa"/>
            <w:tcBorders>
              <w:top w:val="nil"/>
              <w:left w:val="nil"/>
              <w:bottom w:val="single" w:sz="4" w:space="0" w:color="auto"/>
              <w:right w:val="single" w:sz="4" w:space="0" w:color="auto"/>
            </w:tcBorders>
            <w:shd w:val="clear" w:color="auto" w:fill="auto"/>
            <w:vAlign w:val="bottom"/>
            <w:hideMark/>
          </w:tcPr>
          <w:p w14:paraId="2A02CF4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8D72B24" w14:textId="77777777" w:rsidR="00A8597C" w:rsidRPr="00F356D7" w:rsidRDefault="00A8597C" w:rsidP="009E330D">
            <w:pPr>
              <w:ind w:hanging="18"/>
            </w:pPr>
            <w:r w:rsidRPr="00F356D7">
              <w:t>10/31/16</w:t>
            </w:r>
          </w:p>
        </w:tc>
        <w:tc>
          <w:tcPr>
            <w:tcW w:w="1260" w:type="dxa"/>
            <w:tcBorders>
              <w:top w:val="nil"/>
              <w:left w:val="nil"/>
              <w:bottom w:val="single" w:sz="4" w:space="0" w:color="auto"/>
              <w:right w:val="single" w:sz="4" w:space="0" w:color="auto"/>
            </w:tcBorders>
            <w:shd w:val="clear" w:color="auto" w:fill="auto"/>
            <w:noWrap/>
            <w:vAlign w:val="bottom"/>
            <w:hideMark/>
          </w:tcPr>
          <w:p w14:paraId="019ED514" w14:textId="77777777" w:rsidR="00A8597C" w:rsidRPr="00F356D7" w:rsidRDefault="00A8597C" w:rsidP="009E330D">
            <w:pPr>
              <w:ind w:right="-18"/>
            </w:pPr>
            <w:r w:rsidRPr="00F356D7">
              <w:t>10/31/16</w:t>
            </w:r>
          </w:p>
        </w:tc>
      </w:tr>
      <w:tr w:rsidR="00A8597C" w:rsidRPr="00F356D7" w14:paraId="77DAE936"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A477A4A" w14:textId="77777777" w:rsidR="00A8597C" w:rsidRPr="00F356D7" w:rsidRDefault="00A8597C" w:rsidP="009E330D">
            <w:pPr>
              <w:ind w:hanging="3"/>
            </w:pPr>
          </w:p>
        </w:tc>
        <w:tc>
          <w:tcPr>
            <w:tcW w:w="5940" w:type="dxa"/>
            <w:tcBorders>
              <w:top w:val="nil"/>
              <w:left w:val="nil"/>
              <w:bottom w:val="single" w:sz="4" w:space="0" w:color="auto"/>
              <w:right w:val="single" w:sz="4" w:space="0" w:color="auto"/>
            </w:tcBorders>
            <w:shd w:val="clear" w:color="auto" w:fill="auto"/>
            <w:vAlign w:val="bottom"/>
          </w:tcPr>
          <w:p w14:paraId="632B3CBA" w14:textId="77777777" w:rsidR="00A8597C" w:rsidRPr="00F356D7" w:rsidRDefault="00A8597C" w:rsidP="009E330D">
            <w:pPr>
              <w:ind w:hanging="18"/>
            </w:pPr>
          </w:p>
        </w:tc>
        <w:tc>
          <w:tcPr>
            <w:tcW w:w="990" w:type="dxa"/>
            <w:tcBorders>
              <w:top w:val="nil"/>
              <w:left w:val="nil"/>
              <w:bottom w:val="single" w:sz="4" w:space="0" w:color="auto"/>
              <w:right w:val="single" w:sz="4" w:space="0" w:color="auto"/>
            </w:tcBorders>
            <w:shd w:val="clear" w:color="auto" w:fill="auto"/>
            <w:vAlign w:val="bottom"/>
          </w:tcPr>
          <w:p w14:paraId="0CC58F3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146DE1"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34C800FE" w14:textId="77777777" w:rsidR="00A8597C" w:rsidRPr="00F356D7" w:rsidRDefault="00A8597C" w:rsidP="009E330D">
            <w:pPr>
              <w:ind w:right="-18"/>
            </w:pPr>
          </w:p>
        </w:tc>
      </w:tr>
      <w:tr w:rsidR="00A8597C" w:rsidRPr="00F356D7" w14:paraId="43C521F6"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431ADC3" w14:textId="77777777" w:rsidR="00A8597C" w:rsidRPr="00F356D7" w:rsidRDefault="00A8597C" w:rsidP="009E330D">
            <w:pPr>
              <w:ind w:hanging="3"/>
            </w:pPr>
            <w:r w:rsidRPr="00F356D7">
              <w:t>3</w:t>
            </w:r>
          </w:p>
        </w:tc>
        <w:tc>
          <w:tcPr>
            <w:tcW w:w="5940" w:type="dxa"/>
            <w:tcBorders>
              <w:top w:val="nil"/>
              <w:left w:val="nil"/>
              <w:bottom w:val="single" w:sz="4" w:space="0" w:color="auto"/>
              <w:right w:val="single" w:sz="4" w:space="0" w:color="auto"/>
            </w:tcBorders>
            <w:shd w:val="clear" w:color="auto" w:fill="auto"/>
            <w:vAlign w:val="bottom"/>
            <w:hideMark/>
          </w:tcPr>
          <w:p w14:paraId="20E3D01C" w14:textId="77777777" w:rsidR="00A8597C" w:rsidRPr="00F356D7" w:rsidRDefault="00A8597C" w:rsidP="009E330D">
            <w:pPr>
              <w:ind w:hanging="18"/>
            </w:pPr>
            <w:r w:rsidRPr="00F356D7">
              <w:t xml:space="preserve">Biochemical optimization of enzymes involved in methane conversion to methanol - Steve Ragsdale (U. </w:t>
            </w:r>
            <w:proofErr w:type="spellStart"/>
            <w:r w:rsidRPr="00F356D7">
              <w:t>Mich</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5EB3737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561D6BB"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35777B62" w14:textId="77777777" w:rsidR="00A8597C" w:rsidRPr="00F356D7" w:rsidRDefault="00A8597C" w:rsidP="009E330D">
            <w:pPr>
              <w:ind w:right="-18"/>
            </w:pPr>
          </w:p>
        </w:tc>
      </w:tr>
      <w:tr w:rsidR="00A8597C" w:rsidRPr="00F356D7" w14:paraId="2DA17D2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CB4BF84" w14:textId="77777777" w:rsidR="00A8597C" w:rsidRPr="00F356D7" w:rsidRDefault="00A8597C" w:rsidP="009E330D">
            <w:pPr>
              <w:ind w:hanging="3"/>
            </w:pPr>
            <w:r w:rsidRPr="00F356D7">
              <w:t>3.1</w:t>
            </w:r>
          </w:p>
        </w:tc>
        <w:tc>
          <w:tcPr>
            <w:tcW w:w="5940" w:type="dxa"/>
            <w:tcBorders>
              <w:top w:val="nil"/>
              <w:left w:val="nil"/>
              <w:bottom w:val="single" w:sz="4" w:space="0" w:color="auto"/>
              <w:right w:val="single" w:sz="4" w:space="0" w:color="auto"/>
            </w:tcBorders>
            <w:shd w:val="clear" w:color="auto" w:fill="auto"/>
            <w:vAlign w:val="bottom"/>
            <w:hideMark/>
          </w:tcPr>
          <w:p w14:paraId="3D243366" w14:textId="77777777" w:rsidR="00A8597C" w:rsidRPr="00F356D7" w:rsidRDefault="00A8597C" w:rsidP="009E330D">
            <w:pPr>
              <w:ind w:hanging="18"/>
            </w:pPr>
            <w:r w:rsidRPr="00F356D7">
              <w:t xml:space="preserve">Determine endogenous </w:t>
            </w:r>
            <w:r w:rsidRPr="00427DBC">
              <w:rPr>
                <w:i/>
              </w:rPr>
              <w:t xml:space="preserve">M. </w:t>
            </w:r>
            <w:proofErr w:type="spellStart"/>
            <w:r w:rsidRPr="00427DBC">
              <w:rPr>
                <w:i/>
              </w:rPr>
              <w:t>maripaludis</w:t>
            </w:r>
            <w:proofErr w:type="spellEnd"/>
            <w:r w:rsidRPr="00F356D7">
              <w:t xml:space="preserve"> activities of MCR, HDR and </w:t>
            </w:r>
            <w:proofErr w:type="spellStart"/>
            <w:r w:rsidRPr="00F356D7">
              <w:t>Methyltransferase</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30D4A10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833571F"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14A23394" w14:textId="77777777" w:rsidR="00A8597C" w:rsidRPr="00F356D7" w:rsidRDefault="00A8597C" w:rsidP="009E330D">
            <w:pPr>
              <w:ind w:right="-18"/>
            </w:pPr>
            <w:r w:rsidRPr="00F356D7">
              <w:t>2/1/14</w:t>
            </w:r>
          </w:p>
        </w:tc>
      </w:tr>
      <w:tr w:rsidR="00A8597C" w:rsidRPr="00F356D7" w14:paraId="67626B49" w14:textId="77777777" w:rsidTr="005E2EA0">
        <w:trPr>
          <w:trHeight w:val="78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74AE01D" w14:textId="77777777" w:rsidR="00A8597C" w:rsidRPr="00F356D7" w:rsidRDefault="00A8597C" w:rsidP="009E330D">
            <w:pPr>
              <w:ind w:hanging="3"/>
            </w:pPr>
            <w:r w:rsidRPr="00F356D7">
              <w:t>3.2</w:t>
            </w:r>
          </w:p>
        </w:tc>
        <w:tc>
          <w:tcPr>
            <w:tcW w:w="5940" w:type="dxa"/>
            <w:tcBorders>
              <w:top w:val="nil"/>
              <w:left w:val="nil"/>
              <w:bottom w:val="single" w:sz="4" w:space="0" w:color="auto"/>
              <w:right w:val="single" w:sz="4" w:space="0" w:color="auto"/>
            </w:tcBorders>
            <w:shd w:val="clear" w:color="auto" w:fill="auto"/>
            <w:vAlign w:val="bottom"/>
            <w:hideMark/>
          </w:tcPr>
          <w:p w14:paraId="7E84930C" w14:textId="77777777" w:rsidR="00A8597C" w:rsidRPr="00F356D7" w:rsidRDefault="00A8597C" w:rsidP="009E330D">
            <w:pPr>
              <w:ind w:hanging="18"/>
            </w:pPr>
            <w:r w:rsidRPr="00F356D7">
              <w:t>Methyl-</w:t>
            </w:r>
            <w:proofErr w:type="spellStart"/>
            <w:r w:rsidRPr="00F356D7">
              <w:t>SCoM</w:t>
            </w:r>
            <w:proofErr w:type="spellEnd"/>
            <w:r w:rsidRPr="00F356D7">
              <w:t xml:space="preserve"> Reductase (MCR): Characterize kinetic parameters, assess kinetic bias, and measure biophysical properties of </w:t>
            </w:r>
            <w:proofErr w:type="spellStart"/>
            <w:r w:rsidRPr="00F356D7">
              <w:t>heterologously</w:t>
            </w:r>
            <w:proofErr w:type="spellEnd"/>
            <w:r w:rsidRPr="00F356D7">
              <w:t xml:space="preserve"> expressed </w:t>
            </w:r>
            <w:r w:rsidRPr="00427DBC">
              <w:rPr>
                <w:i/>
              </w:rPr>
              <w:t xml:space="preserve">M. </w:t>
            </w:r>
            <w:proofErr w:type="spellStart"/>
            <w:r w:rsidRPr="00427DBC">
              <w:rPr>
                <w:i/>
              </w:rPr>
              <w:t>marburgensis</w:t>
            </w:r>
            <w:proofErr w:type="spellEnd"/>
            <w:r w:rsidRPr="00F356D7">
              <w:t xml:space="preserve"> and ANME MCRs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3F0A1D62" w14:textId="77777777" w:rsidR="00A8597C" w:rsidRPr="00F356D7" w:rsidRDefault="00A8597C" w:rsidP="009E330D">
            <w:pPr>
              <w:ind w:left="-18"/>
            </w:pPr>
            <w:r w:rsidRPr="00F356D7">
              <w:t>10</w:t>
            </w:r>
          </w:p>
        </w:tc>
        <w:tc>
          <w:tcPr>
            <w:tcW w:w="900" w:type="dxa"/>
            <w:tcBorders>
              <w:top w:val="nil"/>
              <w:left w:val="nil"/>
              <w:bottom w:val="single" w:sz="4" w:space="0" w:color="auto"/>
              <w:right w:val="single" w:sz="4" w:space="0" w:color="auto"/>
            </w:tcBorders>
            <w:shd w:val="clear" w:color="auto" w:fill="auto"/>
            <w:noWrap/>
            <w:vAlign w:val="bottom"/>
            <w:hideMark/>
          </w:tcPr>
          <w:p w14:paraId="02161358" w14:textId="77777777" w:rsidR="00A8597C" w:rsidRPr="00682A71" w:rsidRDefault="00A8597C" w:rsidP="009E330D">
            <w:pPr>
              <w:ind w:hanging="18"/>
            </w:pPr>
            <w:r w:rsidRPr="00682A71">
              <w:t>2/1/15</w:t>
            </w:r>
          </w:p>
        </w:tc>
        <w:tc>
          <w:tcPr>
            <w:tcW w:w="1260" w:type="dxa"/>
            <w:tcBorders>
              <w:top w:val="nil"/>
              <w:left w:val="nil"/>
              <w:bottom w:val="single" w:sz="4" w:space="0" w:color="auto"/>
              <w:right w:val="single" w:sz="4" w:space="0" w:color="auto"/>
            </w:tcBorders>
            <w:shd w:val="clear" w:color="auto" w:fill="auto"/>
            <w:noWrap/>
            <w:vAlign w:val="bottom"/>
            <w:hideMark/>
          </w:tcPr>
          <w:p w14:paraId="23F0C92C" w14:textId="77777777" w:rsidR="00A8597C" w:rsidRPr="00682A71" w:rsidRDefault="00A8597C" w:rsidP="009E330D">
            <w:pPr>
              <w:ind w:right="-18"/>
            </w:pPr>
            <w:r w:rsidRPr="00682A71">
              <w:t>6/30/15</w:t>
            </w:r>
          </w:p>
        </w:tc>
      </w:tr>
      <w:tr w:rsidR="00A8597C" w:rsidRPr="00F356D7" w14:paraId="6CC1B757"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5BAB93E" w14:textId="77777777" w:rsidR="00A8597C" w:rsidRPr="00F356D7" w:rsidRDefault="00A8597C" w:rsidP="009E330D">
            <w:pPr>
              <w:ind w:hanging="3"/>
            </w:pPr>
            <w:r w:rsidRPr="00F356D7">
              <w:t>M3.1</w:t>
            </w:r>
          </w:p>
        </w:tc>
        <w:tc>
          <w:tcPr>
            <w:tcW w:w="5940" w:type="dxa"/>
            <w:tcBorders>
              <w:top w:val="nil"/>
              <w:left w:val="nil"/>
              <w:bottom w:val="single" w:sz="4" w:space="0" w:color="auto"/>
              <w:right w:val="single" w:sz="4" w:space="0" w:color="auto"/>
            </w:tcBorders>
            <w:shd w:val="clear" w:color="auto" w:fill="auto"/>
            <w:vAlign w:val="bottom"/>
            <w:hideMark/>
          </w:tcPr>
          <w:p w14:paraId="276164AE" w14:textId="77777777" w:rsidR="00A8597C" w:rsidRPr="00F356D7" w:rsidRDefault="00A8597C" w:rsidP="009E330D">
            <w:pPr>
              <w:ind w:hanging="18"/>
            </w:pPr>
            <w:r w:rsidRPr="00F356D7">
              <w:t>Milestone: Deliver MCR with</w:t>
            </w:r>
            <w:r>
              <w:t xml:space="preserve"> </w:t>
            </w:r>
            <w:r w:rsidRPr="00F356D7">
              <w:t xml:space="preserve">a specific activity for the purified protein of at least 5 units/mg (after activation) in the methane synthesis direction and 0.5 units/mg in methane oxidation. </w:t>
            </w:r>
          </w:p>
        </w:tc>
        <w:tc>
          <w:tcPr>
            <w:tcW w:w="990" w:type="dxa"/>
            <w:tcBorders>
              <w:top w:val="nil"/>
              <w:left w:val="nil"/>
              <w:bottom w:val="single" w:sz="4" w:space="0" w:color="auto"/>
              <w:right w:val="single" w:sz="4" w:space="0" w:color="auto"/>
            </w:tcBorders>
            <w:shd w:val="clear" w:color="auto" w:fill="auto"/>
            <w:vAlign w:val="bottom"/>
            <w:hideMark/>
          </w:tcPr>
          <w:p w14:paraId="5E6022E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28D563" w14:textId="77777777" w:rsidR="00A8597C" w:rsidRPr="00F356D7" w:rsidRDefault="00A8597C" w:rsidP="009E330D">
            <w:pPr>
              <w:ind w:hanging="18"/>
            </w:pPr>
            <w:r w:rsidRPr="00F356D7">
              <w:t>11/1/14</w:t>
            </w:r>
          </w:p>
        </w:tc>
        <w:tc>
          <w:tcPr>
            <w:tcW w:w="1260" w:type="dxa"/>
            <w:tcBorders>
              <w:top w:val="nil"/>
              <w:left w:val="nil"/>
              <w:bottom w:val="single" w:sz="4" w:space="0" w:color="auto"/>
              <w:right w:val="single" w:sz="4" w:space="0" w:color="auto"/>
            </w:tcBorders>
            <w:shd w:val="clear" w:color="auto" w:fill="auto"/>
            <w:noWrap/>
            <w:vAlign w:val="bottom"/>
            <w:hideMark/>
          </w:tcPr>
          <w:p w14:paraId="1E8EF109" w14:textId="77777777" w:rsidR="00A8597C" w:rsidRPr="00F356D7" w:rsidRDefault="00A8597C" w:rsidP="009E330D">
            <w:pPr>
              <w:ind w:right="-18"/>
            </w:pPr>
            <w:r w:rsidRPr="00F356D7">
              <w:t>11/1/14</w:t>
            </w:r>
          </w:p>
        </w:tc>
      </w:tr>
      <w:tr w:rsidR="00A8597C" w:rsidRPr="00F356D7" w14:paraId="1B89703A"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EA372F9" w14:textId="77777777" w:rsidR="00A8597C" w:rsidRPr="00F356D7" w:rsidRDefault="00A8597C" w:rsidP="009E330D">
            <w:pPr>
              <w:ind w:hanging="3"/>
            </w:pPr>
            <w:r w:rsidRPr="00F356D7">
              <w:t>3.3.</w:t>
            </w:r>
          </w:p>
        </w:tc>
        <w:tc>
          <w:tcPr>
            <w:tcW w:w="5940" w:type="dxa"/>
            <w:tcBorders>
              <w:top w:val="nil"/>
              <w:left w:val="nil"/>
              <w:bottom w:val="single" w:sz="4" w:space="0" w:color="auto"/>
              <w:right w:val="single" w:sz="4" w:space="0" w:color="auto"/>
            </w:tcBorders>
            <w:shd w:val="clear" w:color="auto" w:fill="auto"/>
            <w:vAlign w:val="bottom"/>
            <w:hideMark/>
          </w:tcPr>
          <w:p w14:paraId="3F7EA9BA" w14:textId="77777777" w:rsidR="00A8597C" w:rsidRPr="00F356D7" w:rsidRDefault="00A8597C" w:rsidP="009E330D">
            <w:pPr>
              <w:ind w:hanging="18"/>
            </w:pPr>
            <w:proofErr w:type="spellStart"/>
            <w:r w:rsidRPr="00F356D7">
              <w:t>Heterodisulfide</w:t>
            </w:r>
            <w:proofErr w:type="spellEnd"/>
            <w:r w:rsidRPr="00F356D7">
              <w:t xml:space="preserve"> Reductase (HDR): Determine kinetic parameters of the native </w:t>
            </w:r>
            <w:r w:rsidRPr="00427DBC">
              <w:rPr>
                <w:strike/>
              </w:rPr>
              <w:t>and ANME</w:t>
            </w:r>
            <w:r w:rsidRPr="00F356D7">
              <w:t xml:space="preserve"> HDRs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7942144A"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7116546"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71671B26" w14:textId="77777777" w:rsidR="00A8597C" w:rsidRPr="00F356D7" w:rsidRDefault="00A8597C" w:rsidP="009E330D">
            <w:pPr>
              <w:ind w:right="-18"/>
            </w:pPr>
            <w:r w:rsidRPr="00F356D7">
              <w:t>7/1/14</w:t>
            </w:r>
          </w:p>
        </w:tc>
      </w:tr>
      <w:tr w:rsidR="00A8597C" w:rsidRPr="00F356D7" w14:paraId="07CB5E5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2A31872" w14:textId="77777777" w:rsidR="00A8597C" w:rsidRPr="00F356D7" w:rsidRDefault="00A8597C" w:rsidP="009E330D">
            <w:pPr>
              <w:ind w:hanging="3"/>
            </w:pPr>
            <w:r w:rsidRPr="00F356D7">
              <w:t>M3.2</w:t>
            </w:r>
          </w:p>
        </w:tc>
        <w:tc>
          <w:tcPr>
            <w:tcW w:w="5940" w:type="dxa"/>
            <w:tcBorders>
              <w:top w:val="nil"/>
              <w:left w:val="nil"/>
              <w:bottom w:val="single" w:sz="4" w:space="0" w:color="auto"/>
              <w:right w:val="single" w:sz="4" w:space="0" w:color="auto"/>
            </w:tcBorders>
            <w:shd w:val="clear" w:color="auto" w:fill="auto"/>
            <w:vAlign w:val="bottom"/>
            <w:hideMark/>
          </w:tcPr>
          <w:p w14:paraId="45ED89CE" w14:textId="77777777" w:rsidR="00A8597C" w:rsidRPr="00F356D7" w:rsidRDefault="00A8597C" w:rsidP="009E330D">
            <w:pPr>
              <w:ind w:hanging="18"/>
            </w:pPr>
            <w:r w:rsidRPr="00F356D7">
              <w:t xml:space="preserve">Milestone: choose the HDR with a specific activity of at least 10 units/mg. </w:t>
            </w:r>
          </w:p>
        </w:tc>
        <w:tc>
          <w:tcPr>
            <w:tcW w:w="990" w:type="dxa"/>
            <w:tcBorders>
              <w:top w:val="nil"/>
              <w:left w:val="nil"/>
              <w:bottom w:val="single" w:sz="4" w:space="0" w:color="auto"/>
              <w:right w:val="single" w:sz="4" w:space="0" w:color="auto"/>
            </w:tcBorders>
            <w:shd w:val="clear" w:color="auto" w:fill="auto"/>
            <w:vAlign w:val="bottom"/>
            <w:hideMark/>
          </w:tcPr>
          <w:p w14:paraId="44CC8D1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64E63E1" w14:textId="77777777" w:rsidR="00A8597C" w:rsidRPr="00F356D7" w:rsidRDefault="00A8597C" w:rsidP="009E330D">
            <w:pPr>
              <w:ind w:hanging="18"/>
            </w:pPr>
            <w:r w:rsidRPr="00F356D7">
              <w:t>6/30/15</w:t>
            </w:r>
          </w:p>
        </w:tc>
        <w:tc>
          <w:tcPr>
            <w:tcW w:w="1260" w:type="dxa"/>
            <w:tcBorders>
              <w:top w:val="nil"/>
              <w:left w:val="nil"/>
              <w:bottom w:val="single" w:sz="4" w:space="0" w:color="auto"/>
              <w:right w:val="single" w:sz="4" w:space="0" w:color="auto"/>
            </w:tcBorders>
            <w:shd w:val="clear" w:color="auto" w:fill="auto"/>
            <w:noWrap/>
            <w:vAlign w:val="bottom"/>
            <w:hideMark/>
          </w:tcPr>
          <w:p w14:paraId="385AA07B" w14:textId="77777777" w:rsidR="00A8597C" w:rsidRPr="00F356D7" w:rsidRDefault="00A8597C" w:rsidP="009E330D">
            <w:pPr>
              <w:ind w:right="-18"/>
            </w:pPr>
            <w:r w:rsidRPr="00F356D7">
              <w:t>6/30/15</w:t>
            </w:r>
          </w:p>
        </w:tc>
      </w:tr>
      <w:tr w:rsidR="00A8597C" w:rsidRPr="00F356D7" w14:paraId="66350853"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FEEBFF1" w14:textId="77777777" w:rsidR="00A8597C" w:rsidRPr="00F356D7" w:rsidRDefault="00A8597C" w:rsidP="009E330D">
            <w:pPr>
              <w:ind w:hanging="3"/>
            </w:pPr>
            <w:r w:rsidRPr="00F356D7">
              <w:t>3.4.</w:t>
            </w:r>
          </w:p>
        </w:tc>
        <w:tc>
          <w:tcPr>
            <w:tcW w:w="5940" w:type="dxa"/>
            <w:tcBorders>
              <w:top w:val="nil"/>
              <w:left w:val="nil"/>
              <w:bottom w:val="single" w:sz="4" w:space="0" w:color="auto"/>
              <w:right w:val="single" w:sz="4" w:space="0" w:color="auto"/>
            </w:tcBorders>
            <w:shd w:val="clear" w:color="auto" w:fill="auto"/>
            <w:vAlign w:val="bottom"/>
            <w:hideMark/>
          </w:tcPr>
          <w:p w14:paraId="25464AF5" w14:textId="77777777" w:rsidR="00A8597C" w:rsidRPr="00F356D7" w:rsidRDefault="00A8597C" w:rsidP="009E330D">
            <w:pPr>
              <w:ind w:hanging="18"/>
            </w:pPr>
            <w:proofErr w:type="spellStart"/>
            <w:r w:rsidRPr="00F356D7">
              <w:t>Methyl-SCoM:Methanol</w:t>
            </w:r>
            <w:proofErr w:type="spellEnd"/>
            <w:r w:rsidRPr="00F356D7">
              <w:t xml:space="preserve"> </w:t>
            </w:r>
            <w:proofErr w:type="spellStart"/>
            <w:r w:rsidRPr="00F356D7">
              <w:t>Methyltransferase</w:t>
            </w:r>
            <w:proofErr w:type="spellEnd"/>
            <w:r w:rsidRPr="00F356D7">
              <w:t xml:space="preserve"> (</w:t>
            </w:r>
            <w:proofErr w:type="spellStart"/>
            <w:r w:rsidRPr="00F356D7">
              <w:t>MeTr</w:t>
            </w:r>
            <w:proofErr w:type="spellEnd"/>
            <w:r w:rsidRPr="00F356D7">
              <w:t xml:space="preserve">): Determine kinetic and physical properties of the </w:t>
            </w:r>
            <w:proofErr w:type="spellStart"/>
            <w:r w:rsidRPr="00F356D7">
              <w:t>heterologously</w:t>
            </w:r>
            <w:proofErr w:type="spellEnd"/>
            <w:r w:rsidRPr="00F356D7">
              <w:t xml:space="preserve"> expressed </w:t>
            </w:r>
            <w:proofErr w:type="spellStart"/>
            <w:r w:rsidRPr="00F356D7">
              <w:t>MeTr</w:t>
            </w:r>
            <w:proofErr w:type="spellEnd"/>
            <w:r w:rsidRPr="00F356D7">
              <w:t xml:space="preserve">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14B65AA5"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32C023EA"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102E95C9" w14:textId="77777777" w:rsidR="00A8597C" w:rsidRPr="00F356D7" w:rsidRDefault="00A8597C" w:rsidP="009E330D">
            <w:pPr>
              <w:ind w:right="-18"/>
            </w:pPr>
            <w:r w:rsidRPr="00F356D7">
              <w:t>10/1/15</w:t>
            </w:r>
          </w:p>
        </w:tc>
      </w:tr>
      <w:tr w:rsidR="00A8597C" w:rsidRPr="00F356D7" w14:paraId="0A5C8A76"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B8D3CDC" w14:textId="77777777" w:rsidR="00A8597C" w:rsidRPr="00F356D7" w:rsidRDefault="00A8597C" w:rsidP="009E330D">
            <w:pPr>
              <w:ind w:hanging="3"/>
            </w:pPr>
            <w:r w:rsidRPr="00F356D7">
              <w:t>M3.3</w:t>
            </w:r>
          </w:p>
        </w:tc>
        <w:tc>
          <w:tcPr>
            <w:tcW w:w="5940" w:type="dxa"/>
            <w:tcBorders>
              <w:top w:val="nil"/>
              <w:left w:val="nil"/>
              <w:bottom w:val="single" w:sz="4" w:space="0" w:color="auto"/>
              <w:right w:val="single" w:sz="4" w:space="0" w:color="auto"/>
            </w:tcBorders>
            <w:shd w:val="clear" w:color="auto" w:fill="auto"/>
            <w:vAlign w:val="bottom"/>
            <w:hideMark/>
          </w:tcPr>
          <w:p w14:paraId="14647C32" w14:textId="77777777" w:rsidR="00A8597C" w:rsidRPr="00F356D7" w:rsidRDefault="00A8597C" w:rsidP="009E330D">
            <w:pPr>
              <w:ind w:hanging="18"/>
            </w:pPr>
            <w:r w:rsidRPr="00F356D7">
              <w:t xml:space="preserve">Milestone: choose the </w:t>
            </w:r>
            <w:proofErr w:type="spellStart"/>
            <w:r w:rsidRPr="00F356D7">
              <w:t>MeTr</w:t>
            </w:r>
            <w:proofErr w:type="spellEnd"/>
            <w:r w:rsidRPr="00F356D7">
              <w:t xml:space="preserve"> with an activity of &gt;10 units/mg for methanol production from methyl-</w:t>
            </w:r>
            <w:proofErr w:type="spellStart"/>
            <w:r w:rsidRPr="00F356D7">
              <w:t>SCoM</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6DFD4D7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9112F7" w14:textId="77777777" w:rsidR="00A8597C" w:rsidRPr="00F356D7" w:rsidRDefault="00A8597C" w:rsidP="009E330D">
            <w:pPr>
              <w:ind w:hanging="18"/>
            </w:pPr>
            <w:r w:rsidRPr="00F356D7">
              <w:t>10/1/15</w:t>
            </w:r>
          </w:p>
        </w:tc>
        <w:tc>
          <w:tcPr>
            <w:tcW w:w="1260" w:type="dxa"/>
            <w:tcBorders>
              <w:top w:val="nil"/>
              <w:left w:val="nil"/>
              <w:bottom w:val="single" w:sz="4" w:space="0" w:color="auto"/>
              <w:right w:val="single" w:sz="4" w:space="0" w:color="auto"/>
            </w:tcBorders>
            <w:shd w:val="clear" w:color="auto" w:fill="auto"/>
            <w:noWrap/>
            <w:vAlign w:val="bottom"/>
            <w:hideMark/>
          </w:tcPr>
          <w:p w14:paraId="3D914DA5" w14:textId="77777777" w:rsidR="00A8597C" w:rsidRPr="00F356D7" w:rsidRDefault="00A8597C" w:rsidP="009E330D">
            <w:pPr>
              <w:ind w:right="-18"/>
            </w:pPr>
            <w:r w:rsidRPr="00F356D7">
              <w:t>10/1/15</w:t>
            </w:r>
          </w:p>
        </w:tc>
      </w:tr>
      <w:tr w:rsidR="00A8597C" w:rsidRPr="00F356D7" w14:paraId="7DA402FC"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B388A57" w14:textId="77777777" w:rsidR="00A8597C" w:rsidRPr="00F356D7" w:rsidRDefault="00A8597C" w:rsidP="009E330D">
            <w:pPr>
              <w:ind w:hanging="3"/>
            </w:pPr>
            <w:r w:rsidRPr="00F356D7">
              <w:t>3.5.</w:t>
            </w:r>
          </w:p>
        </w:tc>
        <w:tc>
          <w:tcPr>
            <w:tcW w:w="5940" w:type="dxa"/>
            <w:tcBorders>
              <w:top w:val="nil"/>
              <w:left w:val="nil"/>
              <w:bottom w:val="single" w:sz="4" w:space="0" w:color="auto"/>
              <w:right w:val="single" w:sz="4" w:space="0" w:color="auto"/>
            </w:tcBorders>
            <w:shd w:val="clear" w:color="auto" w:fill="auto"/>
            <w:vAlign w:val="bottom"/>
            <w:hideMark/>
          </w:tcPr>
          <w:p w14:paraId="631FEB4B" w14:textId="77777777" w:rsidR="00A8597C" w:rsidRPr="00F356D7" w:rsidRDefault="00A8597C" w:rsidP="009E330D">
            <w:pPr>
              <w:ind w:hanging="18"/>
            </w:pPr>
            <w:r w:rsidRPr="00427DBC">
              <w:rPr>
                <w:strike/>
              </w:rPr>
              <w:t>Sulfate</w:t>
            </w:r>
            <w:r w:rsidRPr="00F356D7">
              <w:t xml:space="preserve"> </w:t>
            </w:r>
            <w:r>
              <w:t xml:space="preserve">Sulfite </w:t>
            </w:r>
            <w:r w:rsidRPr="00F356D7">
              <w:t xml:space="preserve">to sulfide module (ATP </w:t>
            </w:r>
            <w:proofErr w:type="spellStart"/>
            <w:r w:rsidRPr="00F356D7">
              <w:t>sulfurylase</w:t>
            </w:r>
            <w:proofErr w:type="spellEnd"/>
            <w:r w:rsidRPr="00F356D7">
              <w:t xml:space="preserve">, APS reductase and sulfite reductase):  Measure background endogenous </w:t>
            </w:r>
            <w:r>
              <w:t>sulfite</w:t>
            </w:r>
            <w:r w:rsidRPr="00F356D7">
              <w:t xml:space="preserve">-to-sulfide activity </w:t>
            </w:r>
          </w:p>
        </w:tc>
        <w:tc>
          <w:tcPr>
            <w:tcW w:w="990" w:type="dxa"/>
            <w:tcBorders>
              <w:top w:val="nil"/>
              <w:left w:val="nil"/>
              <w:bottom w:val="single" w:sz="4" w:space="0" w:color="auto"/>
              <w:right w:val="single" w:sz="4" w:space="0" w:color="auto"/>
            </w:tcBorders>
            <w:shd w:val="clear" w:color="auto" w:fill="auto"/>
            <w:vAlign w:val="bottom"/>
            <w:hideMark/>
          </w:tcPr>
          <w:p w14:paraId="5A928538"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420DA18A"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hideMark/>
          </w:tcPr>
          <w:p w14:paraId="1FFB1010" w14:textId="77777777" w:rsidR="00A8597C" w:rsidRPr="00F356D7" w:rsidRDefault="00A8597C" w:rsidP="009E330D">
            <w:pPr>
              <w:ind w:right="-18"/>
            </w:pPr>
            <w:r w:rsidRPr="00F356D7">
              <w:t>10/1/15</w:t>
            </w:r>
          </w:p>
        </w:tc>
      </w:tr>
      <w:tr w:rsidR="00A8597C" w:rsidRPr="00F356D7" w14:paraId="39413CD2"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8138133" w14:textId="77777777" w:rsidR="00A8597C" w:rsidRPr="00427DBC" w:rsidRDefault="00A8597C" w:rsidP="009E330D">
            <w:pPr>
              <w:ind w:hanging="3"/>
              <w:rPr>
                <w:strike/>
              </w:rPr>
            </w:pPr>
            <w:r w:rsidRPr="00427DBC">
              <w:rPr>
                <w:strike/>
              </w:rPr>
              <w:t>3.6.</w:t>
            </w:r>
          </w:p>
        </w:tc>
        <w:tc>
          <w:tcPr>
            <w:tcW w:w="5940" w:type="dxa"/>
            <w:tcBorders>
              <w:top w:val="nil"/>
              <w:left w:val="nil"/>
              <w:bottom w:val="single" w:sz="4" w:space="0" w:color="auto"/>
              <w:right w:val="single" w:sz="4" w:space="0" w:color="auto"/>
            </w:tcBorders>
            <w:shd w:val="clear" w:color="auto" w:fill="auto"/>
            <w:vAlign w:val="bottom"/>
            <w:hideMark/>
          </w:tcPr>
          <w:p w14:paraId="3F503A8C"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ATP </w:t>
            </w:r>
            <w:proofErr w:type="spellStart"/>
            <w:r w:rsidRPr="00427DBC">
              <w:rPr>
                <w:strike/>
              </w:rPr>
              <w:t>sulfurylases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03E2EF78" w14:textId="77777777" w:rsidR="00A8597C" w:rsidRPr="00427DBC" w:rsidRDefault="00A8597C" w:rsidP="009E330D">
            <w:pPr>
              <w:ind w:left="-18"/>
              <w:rPr>
                <w:strike/>
              </w:rPr>
            </w:pPr>
            <w:r w:rsidRPr="00427DBC">
              <w:rPr>
                <w:strike/>
              </w:rPr>
              <w:t>9</w:t>
            </w:r>
          </w:p>
        </w:tc>
        <w:tc>
          <w:tcPr>
            <w:tcW w:w="900" w:type="dxa"/>
            <w:tcBorders>
              <w:top w:val="nil"/>
              <w:left w:val="nil"/>
              <w:bottom w:val="single" w:sz="4" w:space="0" w:color="auto"/>
              <w:right w:val="single" w:sz="4" w:space="0" w:color="auto"/>
            </w:tcBorders>
            <w:shd w:val="clear" w:color="auto" w:fill="auto"/>
            <w:noWrap/>
            <w:vAlign w:val="bottom"/>
            <w:hideMark/>
          </w:tcPr>
          <w:p w14:paraId="34098392" w14:textId="77777777" w:rsidR="00A8597C" w:rsidRPr="00427DBC" w:rsidRDefault="00A8597C" w:rsidP="009E330D">
            <w:pPr>
              <w:ind w:hanging="18"/>
              <w:rPr>
                <w:strike/>
              </w:rPr>
            </w:pPr>
            <w:r w:rsidRPr="00427DBC">
              <w:rPr>
                <w:strike/>
              </w:rPr>
              <w:t>11/1/15</w:t>
            </w:r>
          </w:p>
        </w:tc>
        <w:tc>
          <w:tcPr>
            <w:tcW w:w="1260" w:type="dxa"/>
            <w:tcBorders>
              <w:top w:val="nil"/>
              <w:left w:val="nil"/>
              <w:bottom w:val="single" w:sz="4" w:space="0" w:color="auto"/>
              <w:right w:val="single" w:sz="4" w:space="0" w:color="auto"/>
            </w:tcBorders>
            <w:shd w:val="clear" w:color="auto" w:fill="auto"/>
            <w:noWrap/>
            <w:vAlign w:val="bottom"/>
            <w:hideMark/>
          </w:tcPr>
          <w:p w14:paraId="6C093B9F" w14:textId="77777777" w:rsidR="00A8597C" w:rsidRPr="00427DBC" w:rsidRDefault="00A8597C" w:rsidP="009E330D">
            <w:pPr>
              <w:ind w:right="-18"/>
              <w:rPr>
                <w:strike/>
              </w:rPr>
            </w:pPr>
            <w:r w:rsidRPr="00427DBC">
              <w:rPr>
                <w:strike/>
              </w:rPr>
              <w:t>7/1/16</w:t>
            </w:r>
          </w:p>
        </w:tc>
      </w:tr>
      <w:tr w:rsidR="00A8597C" w:rsidRPr="00F356D7" w14:paraId="31F56280"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6C71A16" w14:textId="77777777" w:rsidR="00A8597C" w:rsidRPr="00427DBC" w:rsidRDefault="00A8597C" w:rsidP="009E330D">
            <w:pPr>
              <w:ind w:hanging="3"/>
              <w:rPr>
                <w:strike/>
              </w:rPr>
            </w:pPr>
            <w:r w:rsidRPr="00427DBC">
              <w:rPr>
                <w:strike/>
              </w:rPr>
              <w:t>M3.4</w:t>
            </w:r>
          </w:p>
        </w:tc>
        <w:tc>
          <w:tcPr>
            <w:tcW w:w="5940" w:type="dxa"/>
            <w:tcBorders>
              <w:top w:val="nil"/>
              <w:left w:val="nil"/>
              <w:bottom w:val="single" w:sz="4" w:space="0" w:color="auto"/>
              <w:right w:val="single" w:sz="4" w:space="0" w:color="auto"/>
            </w:tcBorders>
            <w:shd w:val="clear" w:color="auto" w:fill="auto"/>
            <w:vAlign w:val="bottom"/>
            <w:hideMark/>
          </w:tcPr>
          <w:p w14:paraId="6F4070A4" w14:textId="77777777" w:rsidR="00A8597C" w:rsidRPr="00427DBC" w:rsidRDefault="00A8597C" w:rsidP="009E330D">
            <w:pPr>
              <w:ind w:hanging="18"/>
              <w:rPr>
                <w:strike/>
              </w:rPr>
            </w:pPr>
            <w:r w:rsidRPr="00427DBC">
              <w:rPr>
                <w:strike/>
              </w:rPr>
              <w:t xml:space="preserve">Milestone: choose the ATP </w:t>
            </w:r>
            <w:proofErr w:type="spellStart"/>
            <w:r w:rsidRPr="00427DBC">
              <w:rPr>
                <w:strike/>
              </w:rPr>
              <w:t>Sulfurylase</w:t>
            </w:r>
            <w:proofErr w:type="spellEnd"/>
            <w:r w:rsidRPr="00427DBC">
              <w:rPr>
                <w:strike/>
              </w:rPr>
              <w:t xml:space="preserv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162E3BB1"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6B4AF60" w14:textId="77777777" w:rsidR="00A8597C" w:rsidRPr="00427DBC" w:rsidRDefault="00A8597C" w:rsidP="009E330D">
            <w:pPr>
              <w:ind w:hanging="18"/>
              <w:rPr>
                <w:strike/>
              </w:rPr>
            </w:pPr>
            <w:r w:rsidRPr="00427DBC">
              <w:rPr>
                <w:strike/>
              </w:rPr>
              <w:t>7/1/16</w:t>
            </w:r>
          </w:p>
        </w:tc>
        <w:tc>
          <w:tcPr>
            <w:tcW w:w="1260" w:type="dxa"/>
            <w:tcBorders>
              <w:top w:val="nil"/>
              <w:left w:val="nil"/>
              <w:bottom w:val="single" w:sz="4" w:space="0" w:color="auto"/>
              <w:right w:val="single" w:sz="4" w:space="0" w:color="auto"/>
            </w:tcBorders>
            <w:shd w:val="clear" w:color="auto" w:fill="auto"/>
            <w:noWrap/>
            <w:vAlign w:val="bottom"/>
            <w:hideMark/>
          </w:tcPr>
          <w:p w14:paraId="5CB8A095" w14:textId="77777777" w:rsidR="00A8597C" w:rsidRPr="00427DBC" w:rsidRDefault="00A8597C" w:rsidP="009E330D">
            <w:pPr>
              <w:ind w:right="-18"/>
              <w:rPr>
                <w:strike/>
              </w:rPr>
            </w:pPr>
            <w:r w:rsidRPr="00427DBC">
              <w:rPr>
                <w:strike/>
              </w:rPr>
              <w:t>7/1/16</w:t>
            </w:r>
          </w:p>
        </w:tc>
      </w:tr>
      <w:tr w:rsidR="00A8597C" w:rsidRPr="00F356D7" w14:paraId="3A2ECFC9"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DD09155" w14:textId="77777777" w:rsidR="00A8597C" w:rsidRPr="00427DBC" w:rsidRDefault="00A8597C" w:rsidP="009E330D">
            <w:pPr>
              <w:ind w:hanging="3"/>
              <w:rPr>
                <w:strike/>
              </w:rPr>
            </w:pPr>
            <w:r w:rsidRPr="00427DBC">
              <w:rPr>
                <w:strike/>
              </w:rPr>
              <w:t>3.7.</w:t>
            </w:r>
          </w:p>
        </w:tc>
        <w:tc>
          <w:tcPr>
            <w:tcW w:w="5940" w:type="dxa"/>
            <w:tcBorders>
              <w:top w:val="nil"/>
              <w:left w:val="nil"/>
              <w:bottom w:val="single" w:sz="4" w:space="0" w:color="auto"/>
              <w:right w:val="single" w:sz="4" w:space="0" w:color="auto"/>
            </w:tcBorders>
            <w:shd w:val="clear" w:color="auto" w:fill="auto"/>
            <w:vAlign w:val="bottom"/>
            <w:hideMark/>
          </w:tcPr>
          <w:p w14:paraId="356432A3"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APS Reductase</w:t>
            </w:r>
          </w:p>
        </w:tc>
        <w:tc>
          <w:tcPr>
            <w:tcW w:w="990" w:type="dxa"/>
            <w:tcBorders>
              <w:top w:val="nil"/>
              <w:left w:val="nil"/>
              <w:bottom w:val="single" w:sz="4" w:space="0" w:color="auto"/>
              <w:right w:val="single" w:sz="4" w:space="0" w:color="auto"/>
            </w:tcBorders>
            <w:shd w:val="clear" w:color="auto" w:fill="auto"/>
            <w:vAlign w:val="bottom"/>
            <w:hideMark/>
          </w:tcPr>
          <w:p w14:paraId="5FF75900" w14:textId="77777777" w:rsidR="00A8597C" w:rsidRPr="00427DBC" w:rsidRDefault="00A8597C" w:rsidP="009E330D">
            <w:pPr>
              <w:ind w:left="-18"/>
              <w:rPr>
                <w:strike/>
              </w:rPr>
            </w:pPr>
            <w:r w:rsidRPr="00427DBC">
              <w:rPr>
                <w:strike/>
              </w:rPr>
              <w:t>7</w:t>
            </w:r>
          </w:p>
        </w:tc>
        <w:tc>
          <w:tcPr>
            <w:tcW w:w="900" w:type="dxa"/>
            <w:tcBorders>
              <w:top w:val="nil"/>
              <w:left w:val="nil"/>
              <w:bottom w:val="single" w:sz="4" w:space="0" w:color="auto"/>
              <w:right w:val="single" w:sz="4" w:space="0" w:color="auto"/>
            </w:tcBorders>
            <w:shd w:val="clear" w:color="auto" w:fill="auto"/>
            <w:noWrap/>
            <w:vAlign w:val="bottom"/>
            <w:hideMark/>
          </w:tcPr>
          <w:p w14:paraId="2F1E4146" w14:textId="77777777" w:rsidR="00A8597C" w:rsidRPr="00427DBC" w:rsidRDefault="00A8597C" w:rsidP="009E330D">
            <w:pPr>
              <w:ind w:hanging="18"/>
              <w:rPr>
                <w:strike/>
              </w:rPr>
            </w:pPr>
            <w:r w:rsidRPr="00427DBC">
              <w:rPr>
                <w:strike/>
              </w:rPr>
              <w:t>4/1/16</w:t>
            </w:r>
          </w:p>
        </w:tc>
        <w:tc>
          <w:tcPr>
            <w:tcW w:w="1260" w:type="dxa"/>
            <w:tcBorders>
              <w:top w:val="nil"/>
              <w:left w:val="nil"/>
              <w:bottom w:val="single" w:sz="4" w:space="0" w:color="auto"/>
              <w:right w:val="single" w:sz="4" w:space="0" w:color="auto"/>
            </w:tcBorders>
            <w:shd w:val="clear" w:color="auto" w:fill="auto"/>
            <w:noWrap/>
            <w:vAlign w:val="bottom"/>
            <w:hideMark/>
          </w:tcPr>
          <w:p w14:paraId="36BADFF7" w14:textId="77777777" w:rsidR="00A8597C" w:rsidRPr="00427DBC" w:rsidRDefault="00A8597C" w:rsidP="009E330D">
            <w:pPr>
              <w:ind w:right="-18"/>
              <w:rPr>
                <w:strike/>
              </w:rPr>
            </w:pPr>
            <w:r w:rsidRPr="00427DBC">
              <w:rPr>
                <w:strike/>
              </w:rPr>
              <w:t>10/1/16</w:t>
            </w:r>
          </w:p>
        </w:tc>
      </w:tr>
      <w:tr w:rsidR="00A8597C" w:rsidRPr="00F356D7" w14:paraId="428F73E8"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0E62FAE" w14:textId="77777777" w:rsidR="00A8597C" w:rsidRPr="00427DBC" w:rsidRDefault="00A8597C" w:rsidP="009E330D">
            <w:pPr>
              <w:ind w:hanging="3"/>
              <w:rPr>
                <w:strike/>
              </w:rPr>
            </w:pPr>
            <w:r w:rsidRPr="00427DBC">
              <w:rPr>
                <w:strike/>
              </w:rPr>
              <w:lastRenderedPageBreak/>
              <w:t>M3.5</w:t>
            </w:r>
          </w:p>
        </w:tc>
        <w:tc>
          <w:tcPr>
            <w:tcW w:w="5940" w:type="dxa"/>
            <w:tcBorders>
              <w:top w:val="nil"/>
              <w:left w:val="nil"/>
              <w:bottom w:val="single" w:sz="4" w:space="0" w:color="auto"/>
              <w:right w:val="single" w:sz="4" w:space="0" w:color="auto"/>
            </w:tcBorders>
            <w:shd w:val="clear" w:color="auto" w:fill="auto"/>
            <w:vAlign w:val="bottom"/>
            <w:hideMark/>
          </w:tcPr>
          <w:p w14:paraId="09C00200" w14:textId="77777777" w:rsidR="00A8597C" w:rsidRPr="00427DBC" w:rsidRDefault="00A8597C" w:rsidP="009E330D">
            <w:pPr>
              <w:ind w:hanging="18"/>
              <w:rPr>
                <w:strike/>
              </w:rPr>
            </w:pPr>
            <w:r w:rsidRPr="00427DBC">
              <w:rPr>
                <w:strike/>
              </w:rPr>
              <w:t>Milestone: choose the APS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26198109"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3B77F13D" w14:textId="77777777" w:rsidR="00A8597C" w:rsidRPr="00427DBC" w:rsidRDefault="00A8597C" w:rsidP="009E330D">
            <w:pPr>
              <w:ind w:hanging="18"/>
              <w:rPr>
                <w:strike/>
              </w:rPr>
            </w:pPr>
            <w:r w:rsidRPr="00427DBC">
              <w:rPr>
                <w:strike/>
              </w:rPr>
              <w:t>10/1/16</w:t>
            </w:r>
          </w:p>
        </w:tc>
        <w:tc>
          <w:tcPr>
            <w:tcW w:w="1260" w:type="dxa"/>
            <w:tcBorders>
              <w:top w:val="nil"/>
              <w:left w:val="nil"/>
              <w:bottom w:val="single" w:sz="4" w:space="0" w:color="auto"/>
              <w:right w:val="single" w:sz="4" w:space="0" w:color="auto"/>
            </w:tcBorders>
            <w:shd w:val="clear" w:color="auto" w:fill="auto"/>
            <w:noWrap/>
            <w:vAlign w:val="bottom"/>
            <w:hideMark/>
          </w:tcPr>
          <w:p w14:paraId="036E8921" w14:textId="77777777" w:rsidR="00A8597C" w:rsidRPr="00427DBC" w:rsidRDefault="00A8597C" w:rsidP="009E330D">
            <w:pPr>
              <w:ind w:right="-18"/>
              <w:rPr>
                <w:strike/>
              </w:rPr>
            </w:pPr>
            <w:r w:rsidRPr="00427DBC">
              <w:rPr>
                <w:strike/>
              </w:rPr>
              <w:t>10/1/16</w:t>
            </w:r>
          </w:p>
        </w:tc>
      </w:tr>
      <w:tr w:rsidR="00A8597C" w:rsidRPr="00F356D7" w14:paraId="6DD1299F"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45E589C" w14:textId="77777777" w:rsidR="00A8597C" w:rsidRPr="00F356D7" w:rsidRDefault="00A8597C" w:rsidP="009E330D">
            <w:pPr>
              <w:ind w:hanging="3"/>
            </w:pPr>
            <w:r w:rsidRPr="00F356D7">
              <w:t>3.8.</w:t>
            </w:r>
          </w:p>
        </w:tc>
        <w:tc>
          <w:tcPr>
            <w:tcW w:w="5940" w:type="dxa"/>
            <w:tcBorders>
              <w:top w:val="nil"/>
              <w:left w:val="nil"/>
              <w:bottom w:val="single" w:sz="4" w:space="0" w:color="auto"/>
              <w:right w:val="single" w:sz="4" w:space="0" w:color="auto"/>
            </w:tcBorders>
            <w:shd w:val="clear" w:color="auto" w:fill="auto"/>
            <w:vAlign w:val="bottom"/>
            <w:hideMark/>
          </w:tcPr>
          <w:p w14:paraId="027A1D89" w14:textId="77777777" w:rsidR="00A8597C" w:rsidRPr="00F356D7" w:rsidRDefault="00A8597C" w:rsidP="009E330D">
            <w:pPr>
              <w:ind w:hanging="18"/>
            </w:pPr>
            <w:r w:rsidRPr="00F356D7">
              <w:t>Sulf</w:t>
            </w:r>
            <w:r>
              <w:t>ite</w:t>
            </w:r>
            <w:r w:rsidRPr="00F356D7">
              <w:t xml:space="preserve"> to sulfide module:  Purify and assess kinetic and physical properties of </w:t>
            </w:r>
            <w:proofErr w:type="spellStart"/>
            <w:r w:rsidRPr="00F356D7">
              <w:t>heterologously</w:t>
            </w:r>
            <w:proofErr w:type="spellEnd"/>
            <w:r w:rsidRPr="00F356D7">
              <w:t xml:space="preserve"> expressed Sulfite Reductase</w:t>
            </w:r>
          </w:p>
        </w:tc>
        <w:tc>
          <w:tcPr>
            <w:tcW w:w="990" w:type="dxa"/>
            <w:tcBorders>
              <w:top w:val="nil"/>
              <w:left w:val="nil"/>
              <w:bottom w:val="single" w:sz="4" w:space="0" w:color="auto"/>
              <w:right w:val="single" w:sz="4" w:space="0" w:color="auto"/>
            </w:tcBorders>
            <w:shd w:val="clear" w:color="auto" w:fill="auto"/>
            <w:vAlign w:val="bottom"/>
            <w:hideMark/>
          </w:tcPr>
          <w:p w14:paraId="21CBC17A" w14:textId="77777777" w:rsidR="00A8597C" w:rsidRPr="00F356D7" w:rsidRDefault="00A8597C" w:rsidP="009E330D">
            <w:pPr>
              <w:ind w:left="-18"/>
            </w:pPr>
            <w:r w:rsidRPr="00F356D7">
              <w:t>6</w:t>
            </w:r>
          </w:p>
        </w:tc>
        <w:tc>
          <w:tcPr>
            <w:tcW w:w="900" w:type="dxa"/>
            <w:tcBorders>
              <w:top w:val="nil"/>
              <w:left w:val="nil"/>
              <w:bottom w:val="nil"/>
              <w:right w:val="nil"/>
            </w:tcBorders>
            <w:shd w:val="clear" w:color="auto" w:fill="auto"/>
            <w:noWrap/>
            <w:vAlign w:val="bottom"/>
            <w:hideMark/>
          </w:tcPr>
          <w:p w14:paraId="20CA1B59" w14:textId="77777777" w:rsidR="00A8597C" w:rsidRPr="00F356D7" w:rsidRDefault="00A8597C" w:rsidP="009E330D">
            <w:pPr>
              <w:ind w:hanging="18"/>
            </w:pPr>
            <w:r w:rsidRPr="00F356D7">
              <w:t>5/1/16</w:t>
            </w:r>
          </w:p>
        </w:tc>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487EE64" w14:textId="77777777" w:rsidR="00A8597C" w:rsidRPr="00F356D7" w:rsidRDefault="00A8597C" w:rsidP="009E330D">
            <w:pPr>
              <w:ind w:right="-18"/>
            </w:pPr>
            <w:r w:rsidRPr="00F356D7">
              <w:t>10/1/16</w:t>
            </w:r>
          </w:p>
        </w:tc>
      </w:tr>
      <w:tr w:rsidR="00A8597C" w:rsidRPr="00F356D7" w14:paraId="2BC0389C"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C36BAEA" w14:textId="77777777" w:rsidR="00A8597C" w:rsidRPr="00F356D7" w:rsidRDefault="00A8597C" w:rsidP="009E330D">
            <w:pPr>
              <w:ind w:hanging="3"/>
            </w:pPr>
            <w:r w:rsidRPr="00F356D7">
              <w:t>M3.6</w:t>
            </w:r>
          </w:p>
        </w:tc>
        <w:tc>
          <w:tcPr>
            <w:tcW w:w="5940" w:type="dxa"/>
            <w:tcBorders>
              <w:top w:val="nil"/>
              <w:left w:val="nil"/>
              <w:bottom w:val="single" w:sz="4" w:space="0" w:color="auto"/>
              <w:right w:val="single" w:sz="4" w:space="0" w:color="auto"/>
            </w:tcBorders>
            <w:shd w:val="clear" w:color="auto" w:fill="auto"/>
            <w:vAlign w:val="bottom"/>
            <w:hideMark/>
          </w:tcPr>
          <w:p w14:paraId="2AAD6A1E" w14:textId="77777777" w:rsidR="00A8597C" w:rsidRPr="00F356D7" w:rsidRDefault="00A8597C" w:rsidP="009E330D">
            <w:pPr>
              <w:ind w:hanging="18"/>
            </w:pPr>
            <w:r w:rsidRPr="00F356D7">
              <w:t>Milestone: choose the Sulfite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59CCC2D6" w14:textId="77777777" w:rsidR="00A8597C" w:rsidRPr="00F356D7" w:rsidRDefault="00A8597C" w:rsidP="009E330D">
            <w:pPr>
              <w:ind w:left="-18"/>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F5B5F97" w14:textId="77777777" w:rsidR="00A8597C" w:rsidRPr="00F356D7" w:rsidRDefault="00A8597C" w:rsidP="009E330D">
            <w:pPr>
              <w:ind w:hanging="18"/>
            </w:pPr>
            <w:r w:rsidRPr="00F356D7">
              <w:t>10/1/16</w:t>
            </w:r>
          </w:p>
        </w:tc>
        <w:tc>
          <w:tcPr>
            <w:tcW w:w="1260" w:type="dxa"/>
            <w:tcBorders>
              <w:top w:val="nil"/>
              <w:left w:val="nil"/>
              <w:bottom w:val="single" w:sz="4" w:space="0" w:color="auto"/>
              <w:right w:val="single" w:sz="4" w:space="0" w:color="auto"/>
            </w:tcBorders>
            <w:shd w:val="clear" w:color="auto" w:fill="auto"/>
            <w:noWrap/>
            <w:vAlign w:val="bottom"/>
            <w:hideMark/>
          </w:tcPr>
          <w:p w14:paraId="0F6EE126" w14:textId="77777777" w:rsidR="00A8597C" w:rsidRPr="00F356D7" w:rsidRDefault="00A8597C" w:rsidP="009E330D">
            <w:pPr>
              <w:ind w:right="-18"/>
            </w:pPr>
            <w:r w:rsidRPr="00F356D7">
              <w:t>10/1/16</w:t>
            </w:r>
          </w:p>
        </w:tc>
      </w:tr>
      <w:tr w:rsidR="00A8597C" w:rsidRPr="00F356D7" w14:paraId="03008F4F"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8488F4B" w14:textId="77777777" w:rsidR="00A8597C" w:rsidRPr="00F356D7" w:rsidRDefault="00A8597C" w:rsidP="009E330D">
            <w:pPr>
              <w:ind w:hanging="3"/>
            </w:pPr>
            <w:r w:rsidRPr="00F356D7">
              <w:t>3.9.</w:t>
            </w:r>
          </w:p>
        </w:tc>
        <w:tc>
          <w:tcPr>
            <w:tcW w:w="5940" w:type="dxa"/>
            <w:tcBorders>
              <w:top w:val="nil"/>
              <w:left w:val="nil"/>
              <w:bottom w:val="single" w:sz="4" w:space="0" w:color="auto"/>
              <w:right w:val="single" w:sz="4" w:space="0" w:color="auto"/>
            </w:tcBorders>
            <w:shd w:val="clear" w:color="auto" w:fill="auto"/>
            <w:vAlign w:val="bottom"/>
            <w:hideMark/>
          </w:tcPr>
          <w:p w14:paraId="62ADE2D2" w14:textId="77777777" w:rsidR="00A8597C" w:rsidRPr="00F356D7" w:rsidRDefault="00A8597C" w:rsidP="009E330D">
            <w:pPr>
              <w:ind w:hanging="18"/>
            </w:pPr>
            <w:r w:rsidRPr="00F356D7">
              <w:t>Ensure that the chosen sulfate to sulfide enzymes couple to give predicted flux - in vitro and in vivo</w:t>
            </w:r>
          </w:p>
        </w:tc>
        <w:tc>
          <w:tcPr>
            <w:tcW w:w="990" w:type="dxa"/>
            <w:tcBorders>
              <w:top w:val="nil"/>
              <w:left w:val="nil"/>
              <w:bottom w:val="single" w:sz="4" w:space="0" w:color="auto"/>
              <w:right w:val="single" w:sz="4" w:space="0" w:color="auto"/>
            </w:tcBorders>
            <w:shd w:val="clear" w:color="auto" w:fill="auto"/>
            <w:vAlign w:val="bottom"/>
            <w:hideMark/>
          </w:tcPr>
          <w:p w14:paraId="43E3836E"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0A35F772" w14:textId="77777777" w:rsidR="00A8597C" w:rsidRPr="00F356D7" w:rsidRDefault="00A8597C" w:rsidP="009E330D">
            <w:pPr>
              <w:ind w:hanging="18"/>
            </w:pPr>
            <w:r w:rsidRPr="00F356D7">
              <w:t>9/1/16</w:t>
            </w:r>
          </w:p>
        </w:tc>
        <w:tc>
          <w:tcPr>
            <w:tcW w:w="1260" w:type="dxa"/>
            <w:tcBorders>
              <w:top w:val="nil"/>
              <w:left w:val="nil"/>
              <w:bottom w:val="single" w:sz="4" w:space="0" w:color="auto"/>
              <w:right w:val="single" w:sz="4" w:space="0" w:color="auto"/>
            </w:tcBorders>
            <w:shd w:val="clear" w:color="auto" w:fill="auto"/>
            <w:noWrap/>
            <w:vAlign w:val="bottom"/>
            <w:hideMark/>
          </w:tcPr>
          <w:p w14:paraId="536273C8" w14:textId="77777777" w:rsidR="00A8597C" w:rsidRPr="00F356D7" w:rsidRDefault="00A8597C" w:rsidP="009E330D">
            <w:pPr>
              <w:ind w:right="-18"/>
            </w:pPr>
            <w:r w:rsidRPr="00F356D7">
              <w:t>1/1/17</w:t>
            </w:r>
          </w:p>
        </w:tc>
      </w:tr>
      <w:tr w:rsidR="00A8597C" w:rsidRPr="00F356D7" w14:paraId="78124EE3"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7868066" w14:textId="77777777" w:rsidR="00A8597C" w:rsidRPr="00F356D7" w:rsidRDefault="00A8597C" w:rsidP="009E330D">
            <w:pPr>
              <w:ind w:hanging="3"/>
            </w:pPr>
            <w:r w:rsidRPr="00F356D7">
              <w:t>3.10.</w:t>
            </w:r>
          </w:p>
        </w:tc>
        <w:tc>
          <w:tcPr>
            <w:tcW w:w="5940" w:type="dxa"/>
            <w:tcBorders>
              <w:top w:val="nil"/>
              <w:left w:val="nil"/>
              <w:bottom w:val="single" w:sz="4" w:space="0" w:color="auto"/>
              <w:right w:val="single" w:sz="4" w:space="0" w:color="auto"/>
            </w:tcBorders>
            <w:shd w:val="clear" w:color="auto" w:fill="auto"/>
            <w:vAlign w:val="bottom"/>
            <w:hideMark/>
          </w:tcPr>
          <w:p w14:paraId="0DF89377" w14:textId="77777777" w:rsidR="00A8597C" w:rsidRPr="00F356D7" w:rsidRDefault="00A8597C" w:rsidP="009E330D">
            <w:pPr>
              <w:ind w:hanging="18"/>
            </w:pPr>
            <w:r w:rsidRPr="00F356D7">
              <w:t>Substitute enzymes from a single host if necessary - make adjustments based on in vivo flux measurements</w:t>
            </w:r>
          </w:p>
        </w:tc>
        <w:tc>
          <w:tcPr>
            <w:tcW w:w="990" w:type="dxa"/>
            <w:tcBorders>
              <w:top w:val="nil"/>
              <w:left w:val="nil"/>
              <w:bottom w:val="single" w:sz="4" w:space="0" w:color="auto"/>
              <w:right w:val="single" w:sz="4" w:space="0" w:color="auto"/>
            </w:tcBorders>
            <w:shd w:val="clear" w:color="auto" w:fill="auto"/>
            <w:vAlign w:val="bottom"/>
            <w:hideMark/>
          </w:tcPr>
          <w:p w14:paraId="143DEE83"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6F3C67F" w14:textId="77777777" w:rsidR="00A8597C" w:rsidRPr="00F356D7" w:rsidRDefault="00A8597C" w:rsidP="009E330D">
            <w:pPr>
              <w:ind w:hanging="18"/>
            </w:pPr>
            <w:r w:rsidRPr="00F356D7">
              <w:t>9/1/16</w:t>
            </w:r>
          </w:p>
        </w:tc>
        <w:tc>
          <w:tcPr>
            <w:tcW w:w="1260" w:type="dxa"/>
            <w:tcBorders>
              <w:top w:val="nil"/>
              <w:left w:val="nil"/>
              <w:bottom w:val="single" w:sz="4" w:space="0" w:color="auto"/>
              <w:right w:val="single" w:sz="4" w:space="0" w:color="auto"/>
            </w:tcBorders>
            <w:shd w:val="clear" w:color="auto" w:fill="auto"/>
            <w:noWrap/>
            <w:vAlign w:val="bottom"/>
            <w:hideMark/>
          </w:tcPr>
          <w:p w14:paraId="7112C4BC" w14:textId="77777777" w:rsidR="00A8597C" w:rsidRPr="00F356D7" w:rsidRDefault="00A8597C" w:rsidP="009E330D">
            <w:pPr>
              <w:ind w:right="-18"/>
            </w:pPr>
            <w:r w:rsidRPr="00F356D7">
              <w:t>1/1/17</w:t>
            </w:r>
          </w:p>
        </w:tc>
      </w:tr>
      <w:tr w:rsidR="00A8597C" w:rsidRPr="00F356D7" w14:paraId="72ADA1E8"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1695E90" w14:textId="77777777" w:rsidR="00A8597C" w:rsidRPr="00F356D7" w:rsidRDefault="00A8597C" w:rsidP="009E330D">
            <w:pPr>
              <w:ind w:hanging="3"/>
            </w:pPr>
            <w:r w:rsidRPr="00F356D7">
              <w:t>M3.7</w:t>
            </w:r>
          </w:p>
        </w:tc>
        <w:tc>
          <w:tcPr>
            <w:tcW w:w="5940" w:type="dxa"/>
            <w:tcBorders>
              <w:top w:val="nil"/>
              <w:left w:val="nil"/>
              <w:bottom w:val="single" w:sz="4" w:space="0" w:color="auto"/>
              <w:right w:val="single" w:sz="4" w:space="0" w:color="auto"/>
            </w:tcBorders>
            <w:shd w:val="clear" w:color="auto" w:fill="auto"/>
            <w:vAlign w:val="bottom"/>
            <w:hideMark/>
          </w:tcPr>
          <w:p w14:paraId="725D9D24" w14:textId="77777777" w:rsidR="00A8597C" w:rsidRPr="00F356D7" w:rsidRDefault="00A8597C" w:rsidP="009E330D">
            <w:pPr>
              <w:ind w:hanging="18"/>
            </w:pPr>
            <w:r w:rsidRPr="00F356D7">
              <w:t>Milestone: choose enzymes for the sulf</w:t>
            </w:r>
            <w:r>
              <w:t>i</w:t>
            </w:r>
            <w:r w:rsidRPr="00F356D7">
              <w:t>te-to-sulfide module based on  highest activity (&gt;10 units/mg)</w:t>
            </w:r>
          </w:p>
        </w:tc>
        <w:tc>
          <w:tcPr>
            <w:tcW w:w="990" w:type="dxa"/>
            <w:tcBorders>
              <w:top w:val="nil"/>
              <w:left w:val="nil"/>
              <w:bottom w:val="single" w:sz="4" w:space="0" w:color="auto"/>
              <w:right w:val="single" w:sz="4" w:space="0" w:color="auto"/>
            </w:tcBorders>
            <w:shd w:val="clear" w:color="auto" w:fill="auto"/>
            <w:vAlign w:val="bottom"/>
            <w:hideMark/>
          </w:tcPr>
          <w:p w14:paraId="0C625E6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4CC2D52"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hideMark/>
          </w:tcPr>
          <w:p w14:paraId="17F37A75" w14:textId="77777777" w:rsidR="00A8597C" w:rsidRPr="00F356D7" w:rsidRDefault="00A8597C" w:rsidP="009E330D">
            <w:pPr>
              <w:ind w:right="-18"/>
            </w:pPr>
            <w:r w:rsidRPr="00F356D7">
              <w:t>1/1/17</w:t>
            </w:r>
          </w:p>
        </w:tc>
      </w:tr>
      <w:tr w:rsidR="00A8597C" w:rsidRPr="00F356D7" w14:paraId="69A5529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A294575" w14:textId="77777777" w:rsidR="00A8597C" w:rsidRPr="00F356D7" w:rsidRDefault="00A8597C" w:rsidP="009E330D">
            <w:pPr>
              <w:ind w:hanging="3"/>
            </w:pPr>
            <w:r w:rsidRPr="004A7D91">
              <w:rPr>
                <w:color w:val="FF0000"/>
              </w:rPr>
              <w:t xml:space="preserve">3.8. </w:t>
            </w:r>
          </w:p>
        </w:tc>
        <w:tc>
          <w:tcPr>
            <w:tcW w:w="5940" w:type="dxa"/>
            <w:tcBorders>
              <w:top w:val="nil"/>
              <w:left w:val="nil"/>
              <w:bottom w:val="single" w:sz="4" w:space="0" w:color="auto"/>
              <w:right w:val="single" w:sz="4" w:space="0" w:color="auto"/>
            </w:tcBorders>
            <w:shd w:val="clear" w:color="auto" w:fill="auto"/>
            <w:vAlign w:val="bottom"/>
            <w:hideMark/>
          </w:tcPr>
          <w:p w14:paraId="6C5A5CDD" w14:textId="77777777" w:rsidR="00A8597C" w:rsidRPr="00F356D7" w:rsidRDefault="00A8597C" w:rsidP="009E330D">
            <w:pPr>
              <w:ind w:hanging="18"/>
            </w:pPr>
            <w:r w:rsidRPr="004A7D91">
              <w:rPr>
                <w:color w:val="FF0000"/>
              </w:rPr>
              <w:t> </w:t>
            </w:r>
            <w:r>
              <w:rPr>
                <w:color w:val="FF0000"/>
              </w:rPr>
              <w:t>E</w:t>
            </w:r>
            <w:r w:rsidRPr="004A7D91">
              <w:rPr>
                <w:color w:val="FF0000"/>
              </w:rPr>
              <w:t>valuate steady-state kinetics for the reverse MCR reaction</w:t>
            </w:r>
            <w:r>
              <w:rPr>
                <w:color w:val="FF0000"/>
              </w:rPr>
              <w:t>, determining its kinetic parameters and establishing the rate-limiting step.</w:t>
            </w:r>
          </w:p>
        </w:tc>
        <w:tc>
          <w:tcPr>
            <w:tcW w:w="990" w:type="dxa"/>
            <w:tcBorders>
              <w:top w:val="nil"/>
              <w:left w:val="nil"/>
              <w:bottom w:val="single" w:sz="4" w:space="0" w:color="auto"/>
              <w:right w:val="single" w:sz="4" w:space="0" w:color="auto"/>
            </w:tcBorders>
            <w:shd w:val="clear" w:color="auto" w:fill="auto"/>
            <w:vAlign w:val="bottom"/>
            <w:hideMark/>
          </w:tcPr>
          <w:p w14:paraId="61A96F70" w14:textId="77777777" w:rsidR="00A8597C" w:rsidRPr="00F356D7" w:rsidRDefault="00A8597C" w:rsidP="009E330D">
            <w:pPr>
              <w:ind w:left="-18"/>
            </w:pPr>
            <w:r w:rsidRPr="004A7D91">
              <w:rPr>
                <w:color w:val="FF0000"/>
              </w:rPr>
              <w:t>6</w:t>
            </w:r>
          </w:p>
        </w:tc>
        <w:tc>
          <w:tcPr>
            <w:tcW w:w="900" w:type="dxa"/>
            <w:tcBorders>
              <w:top w:val="nil"/>
              <w:left w:val="nil"/>
              <w:bottom w:val="single" w:sz="4" w:space="0" w:color="auto"/>
              <w:right w:val="single" w:sz="4" w:space="0" w:color="auto"/>
            </w:tcBorders>
            <w:shd w:val="clear" w:color="auto" w:fill="auto"/>
            <w:noWrap/>
            <w:vAlign w:val="bottom"/>
            <w:hideMark/>
          </w:tcPr>
          <w:p w14:paraId="3C24FDEB" w14:textId="77777777" w:rsidR="00A8597C" w:rsidRPr="00F356D7" w:rsidRDefault="00A8597C" w:rsidP="009E330D">
            <w:pPr>
              <w:ind w:hanging="18"/>
            </w:pPr>
            <w:r w:rsidRPr="004A7D91">
              <w:rPr>
                <w:color w:val="FF0000"/>
              </w:rPr>
              <w:t>2/1/15</w:t>
            </w:r>
          </w:p>
        </w:tc>
        <w:tc>
          <w:tcPr>
            <w:tcW w:w="1260" w:type="dxa"/>
            <w:tcBorders>
              <w:top w:val="nil"/>
              <w:left w:val="nil"/>
              <w:bottom w:val="single" w:sz="4" w:space="0" w:color="auto"/>
              <w:right w:val="single" w:sz="4" w:space="0" w:color="auto"/>
            </w:tcBorders>
            <w:shd w:val="clear" w:color="auto" w:fill="auto"/>
            <w:noWrap/>
            <w:vAlign w:val="bottom"/>
            <w:hideMark/>
          </w:tcPr>
          <w:p w14:paraId="722DFF3A" w14:textId="77777777" w:rsidR="00A8597C" w:rsidRPr="00F356D7" w:rsidRDefault="00A8597C" w:rsidP="009E330D">
            <w:pPr>
              <w:ind w:right="-18"/>
            </w:pPr>
            <w:r w:rsidRPr="004A7D91">
              <w:rPr>
                <w:color w:val="FF0000"/>
              </w:rPr>
              <w:t>8/1/15</w:t>
            </w:r>
          </w:p>
        </w:tc>
      </w:tr>
      <w:tr w:rsidR="00A8597C" w:rsidRPr="00F356D7" w14:paraId="1672A25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65F9607" w14:textId="77777777" w:rsidR="00A8597C" w:rsidRPr="004A7D91" w:rsidRDefault="00A8597C" w:rsidP="009E330D">
            <w:pPr>
              <w:ind w:hanging="3"/>
              <w:rPr>
                <w:color w:val="FF0000"/>
              </w:rPr>
            </w:pPr>
            <w:r>
              <w:rPr>
                <w:color w:val="FF0000"/>
              </w:rPr>
              <w:t>M3.8</w:t>
            </w:r>
          </w:p>
        </w:tc>
        <w:tc>
          <w:tcPr>
            <w:tcW w:w="5940" w:type="dxa"/>
            <w:tcBorders>
              <w:top w:val="nil"/>
              <w:left w:val="nil"/>
              <w:bottom w:val="single" w:sz="4" w:space="0" w:color="auto"/>
              <w:right w:val="single" w:sz="4" w:space="0" w:color="auto"/>
            </w:tcBorders>
            <w:shd w:val="clear" w:color="auto" w:fill="auto"/>
            <w:vAlign w:val="bottom"/>
          </w:tcPr>
          <w:p w14:paraId="1C0B2C1D" w14:textId="77777777" w:rsidR="00A8597C" w:rsidRPr="004A7D91" w:rsidRDefault="00A8597C" w:rsidP="009E330D">
            <w:pPr>
              <w:ind w:hanging="18"/>
              <w:rPr>
                <w:color w:val="FF0000"/>
              </w:rPr>
            </w:pPr>
            <w:r>
              <w:rPr>
                <w:color w:val="FF0000"/>
              </w:rPr>
              <w:t xml:space="preserve">Provide the steady-state rate of the reverse reaction </w:t>
            </w:r>
          </w:p>
        </w:tc>
        <w:tc>
          <w:tcPr>
            <w:tcW w:w="990" w:type="dxa"/>
            <w:tcBorders>
              <w:top w:val="nil"/>
              <w:left w:val="nil"/>
              <w:bottom w:val="single" w:sz="4" w:space="0" w:color="auto"/>
              <w:right w:val="single" w:sz="4" w:space="0" w:color="auto"/>
            </w:tcBorders>
            <w:shd w:val="clear" w:color="auto" w:fill="auto"/>
            <w:vAlign w:val="bottom"/>
          </w:tcPr>
          <w:p w14:paraId="73A8166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7013EF" w14:textId="77777777" w:rsidR="00A8597C" w:rsidRPr="004A7D91" w:rsidRDefault="00A8597C" w:rsidP="009E330D">
            <w:pPr>
              <w:ind w:hanging="18"/>
              <w:rPr>
                <w:color w:val="FF0000"/>
              </w:rPr>
            </w:pPr>
            <w:r>
              <w:rPr>
                <w:color w:val="FF0000"/>
              </w:rPr>
              <w:t>8/1/15</w:t>
            </w:r>
          </w:p>
        </w:tc>
        <w:tc>
          <w:tcPr>
            <w:tcW w:w="1260" w:type="dxa"/>
            <w:tcBorders>
              <w:top w:val="nil"/>
              <w:left w:val="nil"/>
              <w:bottom w:val="single" w:sz="4" w:space="0" w:color="auto"/>
              <w:right w:val="single" w:sz="4" w:space="0" w:color="auto"/>
            </w:tcBorders>
            <w:shd w:val="clear" w:color="auto" w:fill="auto"/>
            <w:noWrap/>
            <w:vAlign w:val="bottom"/>
          </w:tcPr>
          <w:p w14:paraId="70B97962" w14:textId="77777777" w:rsidR="00A8597C" w:rsidRPr="004A7D91" w:rsidRDefault="00A8597C" w:rsidP="009E330D">
            <w:pPr>
              <w:ind w:right="-18"/>
              <w:rPr>
                <w:color w:val="FF0000"/>
              </w:rPr>
            </w:pPr>
            <w:r>
              <w:rPr>
                <w:color w:val="FF0000"/>
              </w:rPr>
              <w:t>8/1/15</w:t>
            </w:r>
          </w:p>
        </w:tc>
      </w:tr>
      <w:tr w:rsidR="00A8597C" w:rsidRPr="00F356D7" w14:paraId="7D124113"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46CA68ED" w14:textId="77777777" w:rsidR="00A8597C" w:rsidRDefault="00A8597C" w:rsidP="009E330D">
            <w:pPr>
              <w:ind w:hanging="3"/>
              <w:rPr>
                <w:color w:val="FF0000"/>
              </w:rPr>
            </w:pPr>
            <w:r>
              <w:rPr>
                <w:color w:val="FF0000"/>
              </w:rPr>
              <w:t>M3.9</w:t>
            </w:r>
          </w:p>
        </w:tc>
        <w:tc>
          <w:tcPr>
            <w:tcW w:w="5940" w:type="dxa"/>
            <w:tcBorders>
              <w:top w:val="nil"/>
              <w:left w:val="nil"/>
              <w:bottom w:val="single" w:sz="4" w:space="0" w:color="auto"/>
              <w:right w:val="single" w:sz="4" w:space="0" w:color="auto"/>
            </w:tcBorders>
            <w:shd w:val="clear" w:color="auto" w:fill="auto"/>
            <w:vAlign w:val="bottom"/>
          </w:tcPr>
          <w:p w14:paraId="5E2821F7" w14:textId="77777777" w:rsidR="00A8597C" w:rsidRDefault="00A8597C" w:rsidP="009E330D">
            <w:pPr>
              <w:ind w:hanging="18"/>
              <w:rPr>
                <w:color w:val="FF0000"/>
              </w:rPr>
            </w:pPr>
            <w:r>
              <w:rPr>
                <w:color w:val="FF0000"/>
              </w:rPr>
              <w:t>Establish if product release or chemistry is rate-limiting in AOM</w:t>
            </w:r>
          </w:p>
        </w:tc>
        <w:tc>
          <w:tcPr>
            <w:tcW w:w="990" w:type="dxa"/>
            <w:tcBorders>
              <w:top w:val="nil"/>
              <w:left w:val="nil"/>
              <w:bottom w:val="single" w:sz="4" w:space="0" w:color="auto"/>
              <w:right w:val="single" w:sz="4" w:space="0" w:color="auto"/>
            </w:tcBorders>
            <w:shd w:val="clear" w:color="auto" w:fill="auto"/>
            <w:vAlign w:val="bottom"/>
          </w:tcPr>
          <w:p w14:paraId="44ABE0B7"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0D89A1C" w14:textId="77777777" w:rsidR="00A8597C" w:rsidRDefault="00A8597C" w:rsidP="009E330D">
            <w:pPr>
              <w:ind w:hanging="18"/>
              <w:rPr>
                <w:color w:val="FF0000"/>
              </w:rPr>
            </w:pPr>
            <w:r>
              <w:rPr>
                <w:color w:val="FF0000"/>
              </w:rPr>
              <w:t>8/1/15</w:t>
            </w:r>
          </w:p>
        </w:tc>
        <w:tc>
          <w:tcPr>
            <w:tcW w:w="1260" w:type="dxa"/>
            <w:tcBorders>
              <w:top w:val="nil"/>
              <w:left w:val="nil"/>
              <w:bottom w:val="single" w:sz="4" w:space="0" w:color="auto"/>
              <w:right w:val="single" w:sz="4" w:space="0" w:color="auto"/>
            </w:tcBorders>
            <w:shd w:val="clear" w:color="auto" w:fill="auto"/>
            <w:noWrap/>
            <w:vAlign w:val="bottom"/>
          </w:tcPr>
          <w:p w14:paraId="609CDE8A" w14:textId="77777777" w:rsidR="00A8597C" w:rsidRDefault="00A8597C" w:rsidP="009E330D">
            <w:pPr>
              <w:ind w:right="-18"/>
              <w:rPr>
                <w:color w:val="FF0000"/>
              </w:rPr>
            </w:pPr>
            <w:r>
              <w:rPr>
                <w:color w:val="FF0000"/>
              </w:rPr>
              <w:t>8/1/15</w:t>
            </w:r>
          </w:p>
        </w:tc>
      </w:tr>
      <w:tr w:rsidR="00A8597C" w:rsidRPr="00F356D7" w14:paraId="169D1452"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40577A27" w14:textId="77777777" w:rsidR="00A8597C" w:rsidRDefault="00A8597C" w:rsidP="009E330D">
            <w:pPr>
              <w:ind w:hanging="3"/>
              <w:rPr>
                <w:color w:val="FF0000"/>
              </w:rPr>
            </w:pPr>
            <w:r>
              <w:rPr>
                <w:color w:val="FF0000"/>
              </w:rPr>
              <w:t>3.9.</w:t>
            </w:r>
          </w:p>
        </w:tc>
        <w:tc>
          <w:tcPr>
            <w:tcW w:w="5940" w:type="dxa"/>
            <w:tcBorders>
              <w:top w:val="nil"/>
              <w:left w:val="nil"/>
              <w:bottom w:val="single" w:sz="4" w:space="0" w:color="auto"/>
              <w:right w:val="single" w:sz="4" w:space="0" w:color="auto"/>
            </w:tcBorders>
            <w:shd w:val="clear" w:color="auto" w:fill="auto"/>
            <w:vAlign w:val="bottom"/>
          </w:tcPr>
          <w:p w14:paraId="76F5F492" w14:textId="77777777" w:rsidR="00A8597C" w:rsidRDefault="00A8597C" w:rsidP="009E330D">
            <w:pPr>
              <w:ind w:hanging="18"/>
              <w:rPr>
                <w:color w:val="FF0000"/>
              </w:rPr>
            </w:pPr>
            <w:r>
              <w:rPr>
                <w:color w:val="FF0000"/>
              </w:rPr>
              <w:t xml:space="preserve">Characterize the coupling between the </w:t>
            </w:r>
            <w:r w:rsidRPr="0015730A">
              <w:rPr>
                <w:i/>
                <w:color w:val="FF0000"/>
              </w:rPr>
              <w:t xml:space="preserve">M. </w:t>
            </w:r>
            <w:proofErr w:type="spellStart"/>
            <w:r w:rsidRPr="0015730A">
              <w:rPr>
                <w:i/>
                <w:color w:val="FF0000"/>
              </w:rPr>
              <w:t>marburgensis</w:t>
            </w:r>
            <w:proofErr w:type="spellEnd"/>
            <w:r>
              <w:rPr>
                <w:color w:val="FF0000"/>
              </w:rPr>
              <w:t xml:space="preserve"> MCR and the </w:t>
            </w:r>
            <w:proofErr w:type="spellStart"/>
            <w:r>
              <w:rPr>
                <w:color w:val="FF0000"/>
              </w:rPr>
              <w:t>thiol:fumarate</w:t>
            </w:r>
            <w:proofErr w:type="spellEnd"/>
            <w:r>
              <w:rPr>
                <w:color w:val="FF0000"/>
              </w:rPr>
              <w:t xml:space="preserve"> reductase  </w:t>
            </w:r>
            <w:r w:rsidRPr="0015730A">
              <w:rPr>
                <w:i/>
                <w:color w:val="FF0000"/>
              </w:rPr>
              <w:t xml:space="preserve">M. </w:t>
            </w:r>
            <w:proofErr w:type="spellStart"/>
            <w:r w:rsidRPr="0015730A">
              <w:rPr>
                <w:i/>
                <w:color w:val="FF0000"/>
              </w:rPr>
              <w:t>maripaludis</w:t>
            </w:r>
            <w:proofErr w:type="spellEnd"/>
            <w:r w:rsidRPr="0015730A">
              <w:rPr>
                <w:color w:val="FF0000"/>
              </w:rPr>
              <w:t xml:space="preserve"> </w:t>
            </w:r>
            <w:proofErr w:type="spellStart"/>
            <w:r w:rsidRPr="0015730A">
              <w:rPr>
                <w:color w:val="FF0000"/>
              </w:rPr>
              <w:t>thiol:fumarate</w:t>
            </w:r>
            <w:proofErr w:type="spellEnd"/>
            <w:r w:rsidRPr="0015730A">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54B46D0A" w14:textId="77777777" w:rsidR="00A8597C" w:rsidRPr="004A7D91" w:rsidRDefault="00A8597C" w:rsidP="009E330D">
            <w:pPr>
              <w:ind w:left="-18"/>
              <w:rPr>
                <w:color w:val="FF0000"/>
              </w:rPr>
            </w:pPr>
            <w:r>
              <w:rPr>
                <w:color w:val="FF0000"/>
              </w:rPr>
              <w:t>12</w:t>
            </w:r>
          </w:p>
        </w:tc>
        <w:tc>
          <w:tcPr>
            <w:tcW w:w="900" w:type="dxa"/>
            <w:tcBorders>
              <w:top w:val="nil"/>
              <w:left w:val="nil"/>
              <w:bottom w:val="single" w:sz="4" w:space="0" w:color="auto"/>
              <w:right w:val="single" w:sz="4" w:space="0" w:color="auto"/>
            </w:tcBorders>
            <w:shd w:val="clear" w:color="auto" w:fill="auto"/>
            <w:noWrap/>
            <w:vAlign w:val="bottom"/>
          </w:tcPr>
          <w:p w14:paraId="28C7F6F8" w14:textId="77777777" w:rsidR="00A8597C" w:rsidRDefault="00A8597C" w:rsidP="009E330D">
            <w:pPr>
              <w:ind w:hanging="18"/>
              <w:rPr>
                <w:color w:val="FF0000"/>
              </w:rPr>
            </w:pPr>
            <w:r>
              <w:rPr>
                <w:color w:val="FF0000"/>
              </w:rPr>
              <w:t>3/1/15</w:t>
            </w:r>
          </w:p>
        </w:tc>
        <w:tc>
          <w:tcPr>
            <w:tcW w:w="1260" w:type="dxa"/>
            <w:tcBorders>
              <w:top w:val="nil"/>
              <w:left w:val="nil"/>
              <w:bottom w:val="single" w:sz="4" w:space="0" w:color="auto"/>
              <w:right w:val="single" w:sz="4" w:space="0" w:color="auto"/>
            </w:tcBorders>
            <w:shd w:val="clear" w:color="auto" w:fill="auto"/>
            <w:noWrap/>
            <w:vAlign w:val="bottom"/>
          </w:tcPr>
          <w:p w14:paraId="1A5A55DF" w14:textId="77777777" w:rsidR="00A8597C" w:rsidRDefault="00A8597C" w:rsidP="009E330D">
            <w:pPr>
              <w:ind w:right="-18"/>
              <w:rPr>
                <w:color w:val="FF0000"/>
              </w:rPr>
            </w:pPr>
            <w:r>
              <w:rPr>
                <w:color w:val="FF0000"/>
              </w:rPr>
              <w:t>3/1/16</w:t>
            </w:r>
          </w:p>
        </w:tc>
      </w:tr>
      <w:tr w:rsidR="00A8597C" w:rsidRPr="00F356D7" w14:paraId="713A1642"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3214C22" w14:textId="77777777" w:rsidR="00A8597C" w:rsidRDefault="00A8597C" w:rsidP="009E330D">
            <w:pPr>
              <w:ind w:hanging="3"/>
              <w:rPr>
                <w:color w:val="FF0000"/>
              </w:rPr>
            </w:pPr>
            <w:r>
              <w:rPr>
                <w:color w:val="FF0000"/>
              </w:rPr>
              <w:t>3.10</w:t>
            </w:r>
          </w:p>
        </w:tc>
        <w:tc>
          <w:tcPr>
            <w:tcW w:w="5940" w:type="dxa"/>
            <w:tcBorders>
              <w:top w:val="nil"/>
              <w:left w:val="nil"/>
              <w:bottom w:val="single" w:sz="4" w:space="0" w:color="auto"/>
              <w:right w:val="single" w:sz="4" w:space="0" w:color="auto"/>
            </w:tcBorders>
            <w:shd w:val="clear" w:color="auto" w:fill="auto"/>
            <w:vAlign w:val="bottom"/>
          </w:tcPr>
          <w:p w14:paraId="4F726C9F" w14:textId="77777777" w:rsidR="00A8597C" w:rsidRDefault="00A8597C" w:rsidP="009E330D">
            <w:pPr>
              <w:ind w:hanging="18"/>
              <w:rPr>
                <w:color w:val="FF0000"/>
              </w:rPr>
            </w:pPr>
            <w:r>
              <w:rPr>
                <w:color w:val="FF0000"/>
              </w:rPr>
              <w:t xml:space="preserve">Characterize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proofErr w:type="spellStart"/>
            <w:r w:rsidRPr="008F09D8">
              <w:rPr>
                <w:color w:val="FF0000"/>
              </w:rPr>
              <w:t>thiol:fumarate</w:t>
            </w:r>
            <w:proofErr w:type="spellEnd"/>
            <w:r w:rsidRPr="008F09D8">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73BDF968" w14:textId="77777777" w:rsidR="00A8597C" w:rsidRPr="004A7D91" w:rsidRDefault="00A8597C" w:rsidP="009E330D">
            <w:pPr>
              <w:ind w:left="-18"/>
              <w:rPr>
                <w:color w:val="FF0000"/>
              </w:rPr>
            </w:pPr>
            <w:r>
              <w:rPr>
                <w:color w:val="FF0000"/>
              </w:rPr>
              <w:t>8</w:t>
            </w:r>
          </w:p>
        </w:tc>
        <w:tc>
          <w:tcPr>
            <w:tcW w:w="900" w:type="dxa"/>
            <w:tcBorders>
              <w:top w:val="nil"/>
              <w:left w:val="nil"/>
              <w:bottom w:val="single" w:sz="4" w:space="0" w:color="auto"/>
              <w:right w:val="single" w:sz="4" w:space="0" w:color="auto"/>
            </w:tcBorders>
            <w:shd w:val="clear" w:color="auto" w:fill="auto"/>
            <w:noWrap/>
            <w:vAlign w:val="bottom"/>
          </w:tcPr>
          <w:p w14:paraId="5A160F54" w14:textId="77777777" w:rsidR="00A8597C" w:rsidRDefault="00A8597C" w:rsidP="009E330D">
            <w:pPr>
              <w:ind w:hanging="18"/>
              <w:rPr>
                <w:color w:val="FF0000"/>
              </w:rPr>
            </w:pPr>
            <w:r>
              <w:rPr>
                <w:color w:val="FF0000"/>
              </w:rPr>
              <w:t>7/1/15</w:t>
            </w:r>
          </w:p>
        </w:tc>
        <w:tc>
          <w:tcPr>
            <w:tcW w:w="1260" w:type="dxa"/>
            <w:tcBorders>
              <w:top w:val="nil"/>
              <w:left w:val="nil"/>
              <w:bottom w:val="single" w:sz="4" w:space="0" w:color="auto"/>
              <w:right w:val="single" w:sz="4" w:space="0" w:color="auto"/>
            </w:tcBorders>
            <w:shd w:val="clear" w:color="auto" w:fill="auto"/>
            <w:noWrap/>
            <w:vAlign w:val="bottom"/>
          </w:tcPr>
          <w:p w14:paraId="1B56EFCC" w14:textId="77777777" w:rsidR="00A8597C" w:rsidRDefault="00A8597C" w:rsidP="009E330D">
            <w:pPr>
              <w:ind w:right="-18"/>
              <w:rPr>
                <w:color w:val="FF0000"/>
              </w:rPr>
            </w:pPr>
            <w:r>
              <w:rPr>
                <w:color w:val="FF0000"/>
              </w:rPr>
              <w:t>3/1/16</w:t>
            </w:r>
          </w:p>
        </w:tc>
      </w:tr>
      <w:tr w:rsidR="00A8597C" w:rsidRPr="00F356D7" w14:paraId="5B84E17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C74E82C" w14:textId="77777777" w:rsidR="00A8597C" w:rsidRDefault="00A8597C" w:rsidP="009E330D">
            <w:pPr>
              <w:ind w:hanging="3"/>
              <w:rPr>
                <w:color w:val="FF0000"/>
              </w:rPr>
            </w:pPr>
            <w:r>
              <w:rPr>
                <w:color w:val="FF0000"/>
              </w:rPr>
              <w:t>M3.10</w:t>
            </w:r>
          </w:p>
        </w:tc>
        <w:tc>
          <w:tcPr>
            <w:tcW w:w="5940" w:type="dxa"/>
            <w:tcBorders>
              <w:top w:val="nil"/>
              <w:left w:val="nil"/>
              <w:bottom w:val="single" w:sz="4" w:space="0" w:color="auto"/>
              <w:right w:val="single" w:sz="4" w:space="0" w:color="auto"/>
            </w:tcBorders>
            <w:shd w:val="clear" w:color="auto" w:fill="auto"/>
            <w:vAlign w:val="bottom"/>
          </w:tcPr>
          <w:p w14:paraId="0BFBC61D" w14:textId="77777777" w:rsidR="00A8597C" w:rsidRDefault="00A8597C" w:rsidP="009E330D">
            <w:pPr>
              <w:ind w:hanging="18"/>
              <w:rPr>
                <w:color w:val="FF0000"/>
              </w:rPr>
            </w:pPr>
            <w:r>
              <w:rPr>
                <w:color w:val="FF0000"/>
              </w:rPr>
              <w:t xml:space="preserve">Establish the optimum conditions for coupling the MCR and the </w:t>
            </w:r>
            <w:proofErr w:type="spellStart"/>
            <w:r>
              <w:rPr>
                <w:color w:val="FF0000"/>
              </w:rPr>
              <w:t>thiol:fumarate</w:t>
            </w:r>
            <w:proofErr w:type="spellEnd"/>
            <w:r>
              <w:rPr>
                <w:color w:val="FF0000"/>
              </w:rPr>
              <w:t xml:space="preserve"> reductase</w:t>
            </w:r>
          </w:p>
        </w:tc>
        <w:tc>
          <w:tcPr>
            <w:tcW w:w="990" w:type="dxa"/>
            <w:tcBorders>
              <w:top w:val="nil"/>
              <w:left w:val="nil"/>
              <w:bottom w:val="single" w:sz="4" w:space="0" w:color="auto"/>
              <w:right w:val="single" w:sz="4" w:space="0" w:color="auto"/>
            </w:tcBorders>
            <w:shd w:val="clear" w:color="auto" w:fill="auto"/>
            <w:vAlign w:val="bottom"/>
          </w:tcPr>
          <w:p w14:paraId="54EC101D"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7F33109B"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651115F9" w14:textId="77777777" w:rsidR="00A8597C" w:rsidRDefault="00A8597C" w:rsidP="009E330D">
            <w:pPr>
              <w:ind w:right="-18"/>
              <w:rPr>
                <w:color w:val="FF0000"/>
              </w:rPr>
            </w:pPr>
            <w:r>
              <w:rPr>
                <w:color w:val="FF0000"/>
              </w:rPr>
              <w:t>3/1/16</w:t>
            </w:r>
          </w:p>
        </w:tc>
      </w:tr>
      <w:tr w:rsidR="00A8597C" w:rsidRPr="00F356D7" w14:paraId="7F72D062"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3CACE01" w14:textId="77777777" w:rsidR="00A8597C" w:rsidRDefault="00A8597C" w:rsidP="009E330D">
            <w:pPr>
              <w:ind w:hanging="3"/>
              <w:rPr>
                <w:color w:val="FF0000"/>
              </w:rPr>
            </w:pPr>
            <w:r>
              <w:rPr>
                <w:color w:val="FF0000"/>
              </w:rPr>
              <w:t>3.11.</w:t>
            </w:r>
          </w:p>
        </w:tc>
        <w:tc>
          <w:tcPr>
            <w:tcW w:w="5940" w:type="dxa"/>
            <w:tcBorders>
              <w:top w:val="nil"/>
              <w:left w:val="nil"/>
              <w:bottom w:val="single" w:sz="4" w:space="0" w:color="auto"/>
              <w:right w:val="single" w:sz="4" w:space="0" w:color="auto"/>
            </w:tcBorders>
            <w:shd w:val="clear" w:color="auto" w:fill="auto"/>
            <w:vAlign w:val="bottom"/>
          </w:tcPr>
          <w:p w14:paraId="664DB72E" w14:textId="77777777" w:rsidR="00A8597C" w:rsidRDefault="00A8597C" w:rsidP="009E330D">
            <w:pPr>
              <w:ind w:hanging="18"/>
              <w:rPr>
                <w:color w:val="FF0000"/>
              </w:rPr>
            </w:pPr>
            <w:r>
              <w:rPr>
                <w:color w:val="FF0000"/>
              </w:rPr>
              <w:t>E</w:t>
            </w:r>
            <w:r w:rsidRPr="007C69FC">
              <w:rPr>
                <w:color w:val="FF0000"/>
              </w:rPr>
              <w:t xml:space="preserve">xperimentally determine the steady-state and </w:t>
            </w:r>
            <w:proofErr w:type="spellStart"/>
            <w:r w:rsidRPr="007C69FC">
              <w:rPr>
                <w:color w:val="FF0000"/>
              </w:rPr>
              <w:t>presteady</w:t>
            </w:r>
            <w:proofErr w:type="spellEnd"/>
            <w:r w:rsidRPr="007C69FC">
              <w:rPr>
                <w:color w:val="FF0000"/>
              </w:rPr>
              <w:t xml:space="preserve"> state kinetics </w:t>
            </w:r>
            <w:r>
              <w:rPr>
                <w:color w:val="FF0000"/>
              </w:rPr>
              <w:t>and CoBSH binding constants in</w:t>
            </w:r>
            <w:r w:rsidRPr="007C69FC">
              <w:rPr>
                <w:color w:val="FF0000"/>
              </w:rPr>
              <w:t xml:space="preserve"> the MCR reaction </w:t>
            </w:r>
            <w:r>
              <w:rPr>
                <w:color w:val="FF0000"/>
              </w:rPr>
              <w:t>for the MCR variants (generated on the basis of D. Smith’s computational work) versus</w:t>
            </w:r>
            <w:r w:rsidRPr="007C69FC">
              <w:rPr>
                <w:color w:val="FF0000"/>
              </w:rPr>
              <w:t xml:space="preserve"> the wild-type protein</w:t>
            </w:r>
            <w:r>
              <w:rPr>
                <w:color w:val="FF0000"/>
              </w:rPr>
              <w:t>.</w:t>
            </w:r>
          </w:p>
        </w:tc>
        <w:tc>
          <w:tcPr>
            <w:tcW w:w="990" w:type="dxa"/>
            <w:tcBorders>
              <w:top w:val="nil"/>
              <w:left w:val="nil"/>
              <w:bottom w:val="single" w:sz="4" w:space="0" w:color="auto"/>
              <w:right w:val="single" w:sz="4" w:space="0" w:color="auto"/>
            </w:tcBorders>
            <w:shd w:val="clear" w:color="auto" w:fill="auto"/>
            <w:vAlign w:val="bottom"/>
          </w:tcPr>
          <w:p w14:paraId="4E79501A"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F02E0F8"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4C7D56AC" w14:textId="77777777" w:rsidR="00A8597C" w:rsidRDefault="00A8597C" w:rsidP="009E330D">
            <w:pPr>
              <w:ind w:right="-18"/>
              <w:rPr>
                <w:color w:val="FF0000"/>
              </w:rPr>
            </w:pPr>
          </w:p>
        </w:tc>
      </w:tr>
      <w:tr w:rsidR="00A8597C" w:rsidRPr="00F356D7" w14:paraId="2E05E1D4"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72B13FE0" w14:textId="77777777" w:rsidR="00A8597C" w:rsidRDefault="00A8597C" w:rsidP="009E330D">
            <w:pPr>
              <w:ind w:hanging="3"/>
              <w:rPr>
                <w:color w:val="FF0000"/>
              </w:rPr>
            </w:pPr>
            <w:r>
              <w:rPr>
                <w:color w:val="FF0000"/>
              </w:rPr>
              <w:t>M.3.11</w:t>
            </w:r>
          </w:p>
        </w:tc>
        <w:tc>
          <w:tcPr>
            <w:tcW w:w="5940" w:type="dxa"/>
            <w:tcBorders>
              <w:top w:val="nil"/>
              <w:left w:val="nil"/>
              <w:bottom w:val="single" w:sz="4" w:space="0" w:color="auto"/>
              <w:right w:val="single" w:sz="4" w:space="0" w:color="auto"/>
            </w:tcBorders>
            <w:shd w:val="clear" w:color="auto" w:fill="auto"/>
            <w:vAlign w:val="bottom"/>
          </w:tcPr>
          <w:p w14:paraId="14EC7362" w14:textId="77777777" w:rsidR="00A8597C" w:rsidRDefault="00A8597C" w:rsidP="009E330D">
            <w:pPr>
              <w:ind w:hanging="18"/>
            </w:pPr>
            <w:r w:rsidRPr="00C721C3">
              <w:rPr>
                <w:color w:val="FF0000"/>
              </w:rPr>
              <w:t xml:space="preserve">Generate MCR variants that exhibit weaker binding of </w:t>
            </w:r>
            <w:r>
              <w:rPr>
                <w:color w:val="FF0000"/>
              </w:rPr>
              <w:t>CoBSH</w:t>
            </w:r>
            <w:r w:rsidRPr="00C721C3">
              <w:rPr>
                <w:color w:val="FF0000"/>
              </w:rPr>
              <w:t xml:space="preserve">. </w:t>
            </w:r>
          </w:p>
        </w:tc>
        <w:tc>
          <w:tcPr>
            <w:tcW w:w="990" w:type="dxa"/>
            <w:tcBorders>
              <w:top w:val="nil"/>
              <w:left w:val="nil"/>
              <w:bottom w:val="single" w:sz="4" w:space="0" w:color="auto"/>
              <w:right w:val="single" w:sz="4" w:space="0" w:color="auto"/>
            </w:tcBorders>
            <w:shd w:val="clear" w:color="auto" w:fill="auto"/>
            <w:vAlign w:val="bottom"/>
          </w:tcPr>
          <w:p w14:paraId="4E13259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4F959AB2"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395C8923" w14:textId="77777777" w:rsidR="00A8597C" w:rsidRDefault="00A8597C" w:rsidP="009E330D">
            <w:pPr>
              <w:ind w:right="-18"/>
              <w:rPr>
                <w:color w:val="FF0000"/>
              </w:rPr>
            </w:pPr>
            <w:r>
              <w:rPr>
                <w:color w:val="FF0000"/>
              </w:rPr>
              <w:t>5/26/16</w:t>
            </w:r>
          </w:p>
        </w:tc>
      </w:tr>
      <w:tr w:rsidR="00A8597C" w:rsidRPr="00F356D7" w14:paraId="07143DD0"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2B53AE3" w14:textId="77777777" w:rsidR="00A8597C" w:rsidRDefault="00A8597C" w:rsidP="009E330D">
            <w:pPr>
              <w:ind w:hanging="3"/>
              <w:rPr>
                <w:color w:val="FF0000"/>
              </w:rPr>
            </w:pPr>
            <w:r>
              <w:rPr>
                <w:color w:val="FF0000"/>
              </w:rPr>
              <w:t>M.3.12</w:t>
            </w:r>
          </w:p>
        </w:tc>
        <w:tc>
          <w:tcPr>
            <w:tcW w:w="5940" w:type="dxa"/>
            <w:tcBorders>
              <w:top w:val="nil"/>
              <w:left w:val="nil"/>
              <w:bottom w:val="single" w:sz="4" w:space="0" w:color="auto"/>
              <w:right w:val="single" w:sz="4" w:space="0" w:color="auto"/>
            </w:tcBorders>
            <w:shd w:val="clear" w:color="auto" w:fill="auto"/>
            <w:vAlign w:val="bottom"/>
          </w:tcPr>
          <w:p w14:paraId="6DA0EB22" w14:textId="77777777" w:rsidR="00A8597C" w:rsidRDefault="00A8597C" w:rsidP="009E330D">
            <w:pPr>
              <w:ind w:hanging="18"/>
            </w:pPr>
            <w:r w:rsidRPr="00C721C3">
              <w:rPr>
                <w:color w:val="FF0000"/>
              </w:rPr>
              <w:t>Deliver an MCR with</w:t>
            </w:r>
            <w:r>
              <w:rPr>
                <w:color w:val="FF0000"/>
              </w:rPr>
              <w:t xml:space="preserve"> faster steady-state rates for the reverse MCR reaction. </w:t>
            </w:r>
            <w:r>
              <w:t xml:space="preserve"> </w:t>
            </w:r>
          </w:p>
        </w:tc>
        <w:tc>
          <w:tcPr>
            <w:tcW w:w="990" w:type="dxa"/>
            <w:tcBorders>
              <w:top w:val="nil"/>
              <w:left w:val="nil"/>
              <w:bottom w:val="single" w:sz="4" w:space="0" w:color="auto"/>
              <w:right w:val="single" w:sz="4" w:space="0" w:color="auto"/>
            </w:tcBorders>
            <w:shd w:val="clear" w:color="auto" w:fill="auto"/>
            <w:vAlign w:val="bottom"/>
          </w:tcPr>
          <w:p w14:paraId="51695AEE"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51D245BC"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0ACA1F02" w14:textId="77777777" w:rsidR="00A8597C" w:rsidRDefault="00A8597C" w:rsidP="009E330D">
            <w:pPr>
              <w:ind w:right="-18"/>
              <w:rPr>
                <w:color w:val="FF0000"/>
              </w:rPr>
            </w:pPr>
            <w:r>
              <w:rPr>
                <w:color w:val="FF0000"/>
              </w:rPr>
              <w:t>5/26/16</w:t>
            </w:r>
          </w:p>
        </w:tc>
      </w:tr>
      <w:tr w:rsidR="00A8597C" w:rsidRPr="00F356D7" w14:paraId="0F95CD3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E93FCE0" w14:textId="77777777" w:rsidR="00A8597C" w:rsidRDefault="00A8597C" w:rsidP="009E330D">
            <w:pPr>
              <w:ind w:hanging="3"/>
              <w:rPr>
                <w:color w:val="FF0000"/>
              </w:rPr>
            </w:pPr>
          </w:p>
        </w:tc>
        <w:tc>
          <w:tcPr>
            <w:tcW w:w="5940" w:type="dxa"/>
            <w:tcBorders>
              <w:top w:val="nil"/>
              <w:left w:val="nil"/>
              <w:bottom w:val="single" w:sz="4" w:space="0" w:color="auto"/>
              <w:right w:val="single" w:sz="4" w:space="0" w:color="auto"/>
            </w:tcBorders>
            <w:shd w:val="clear" w:color="auto" w:fill="auto"/>
            <w:vAlign w:val="bottom"/>
          </w:tcPr>
          <w:p w14:paraId="7E58EC92" w14:textId="77777777" w:rsidR="00A8597C" w:rsidRPr="00C721C3" w:rsidRDefault="00A8597C" w:rsidP="009E330D">
            <w:pPr>
              <w:ind w:hanging="18"/>
              <w:rPr>
                <w:color w:val="FF0000"/>
              </w:rPr>
            </w:pPr>
          </w:p>
        </w:tc>
        <w:tc>
          <w:tcPr>
            <w:tcW w:w="990" w:type="dxa"/>
            <w:tcBorders>
              <w:top w:val="nil"/>
              <w:left w:val="nil"/>
              <w:bottom w:val="single" w:sz="4" w:space="0" w:color="auto"/>
              <w:right w:val="single" w:sz="4" w:space="0" w:color="auto"/>
            </w:tcBorders>
            <w:shd w:val="clear" w:color="auto" w:fill="auto"/>
            <w:vAlign w:val="bottom"/>
          </w:tcPr>
          <w:p w14:paraId="34789D0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2C8596"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510D8AE1" w14:textId="77777777" w:rsidR="00A8597C" w:rsidRDefault="00A8597C" w:rsidP="009E330D">
            <w:pPr>
              <w:ind w:right="-18"/>
              <w:rPr>
                <w:color w:val="FF0000"/>
              </w:rPr>
            </w:pPr>
          </w:p>
        </w:tc>
      </w:tr>
      <w:tr w:rsidR="00A8597C" w:rsidRPr="00F356D7" w14:paraId="65118F8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0EE1A36" w14:textId="77777777" w:rsidR="00A8597C" w:rsidRPr="00F356D7" w:rsidRDefault="00A8597C" w:rsidP="009E330D">
            <w:pPr>
              <w:ind w:hanging="3"/>
            </w:pPr>
            <w:r w:rsidRPr="00F356D7">
              <w:t>4</w:t>
            </w:r>
          </w:p>
        </w:tc>
        <w:tc>
          <w:tcPr>
            <w:tcW w:w="5940" w:type="dxa"/>
            <w:tcBorders>
              <w:top w:val="nil"/>
              <w:left w:val="nil"/>
              <w:bottom w:val="single" w:sz="4" w:space="0" w:color="auto"/>
              <w:right w:val="single" w:sz="4" w:space="0" w:color="auto"/>
            </w:tcBorders>
            <w:shd w:val="clear" w:color="auto" w:fill="auto"/>
            <w:vAlign w:val="bottom"/>
            <w:hideMark/>
          </w:tcPr>
          <w:p w14:paraId="497046AF" w14:textId="77777777" w:rsidR="00A8597C" w:rsidRPr="00F356D7" w:rsidRDefault="00A8597C" w:rsidP="009E330D">
            <w:pPr>
              <w:ind w:hanging="18"/>
            </w:pPr>
            <w:r w:rsidRPr="00F356D7">
              <w:t xml:space="preserve">Molecular modeling of the ANME MCR and other enzymes involved in GTL - </w:t>
            </w:r>
            <w:proofErr w:type="spellStart"/>
            <w:r w:rsidRPr="00F356D7">
              <w:t>Dayle</w:t>
            </w:r>
            <w:proofErr w:type="spellEnd"/>
            <w:r w:rsidRPr="00F356D7">
              <w:t xml:space="preserve"> Smith (PNNL)</w:t>
            </w:r>
          </w:p>
        </w:tc>
        <w:tc>
          <w:tcPr>
            <w:tcW w:w="990" w:type="dxa"/>
            <w:tcBorders>
              <w:top w:val="nil"/>
              <w:left w:val="nil"/>
              <w:bottom w:val="single" w:sz="4" w:space="0" w:color="auto"/>
              <w:right w:val="single" w:sz="4" w:space="0" w:color="auto"/>
            </w:tcBorders>
            <w:shd w:val="clear" w:color="auto" w:fill="auto"/>
            <w:vAlign w:val="bottom"/>
            <w:hideMark/>
          </w:tcPr>
          <w:p w14:paraId="735482D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C2C3A31"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17C11364" w14:textId="77777777" w:rsidR="00A8597C" w:rsidRPr="00F356D7" w:rsidRDefault="00A8597C" w:rsidP="009E330D">
            <w:pPr>
              <w:ind w:right="-18"/>
            </w:pPr>
          </w:p>
        </w:tc>
      </w:tr>
      <w:tr w:rsidR="00A8597C" w:rsidRPr="00F356D7" w14:paraId="2181BD46" w14:textId="77777777" w:rsidTr="005E2EA0">
        <w:trPr>
          <w:trHeight w:val="78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DBC5B0D" w14:textId="77777777" w:rsidR="00A8597C" w:rsidRPr="00F356D7" w:rsidRDefault="00A8597C" w:rsidP="009E330D">
            <w:pPr>
              <w:ind w:hanging="3"/>
            </w:pPr>
            <w:r w:rsidRPr="00F356D7">
              <w:t>4.1</w:t>
            </w:r>
          </w:p>
        </w:tc>
        <w:tc>
          <w:tcPr>
            <w:tcW w:w="5940" w:type="dxa"/>
            <w:tcBorders>
              <w:top w:val="nil"/>
              <w:left w:val="nil"/>
              <w:bottom w:val="single" w:sz="4" w:space="0" w:color="auto"/>
              <w:right w:val="single" w:sz="4" w:space="0" w:color="auto"/>
            </w:tcBorders>
            <w:shd w:val="clear" w:color="auto" w:fill="auto"/>
            <w:vAlign w:val="center"/>
            <w:hideMark/>
          </w:tcPr>
          <w:p w14:paraId="6DFDEB38" w14:textId="77777777" w:rsidR="00A8597C" w:rsidRPr="00F356D7" w:rsidRDefault="00A8597C" w:rsidP="009E330D">
            <w:pPr>
              <w:ind w:hanging="18"/>
            </w:pPr>
            <w:r w:rsidRPr="00F356D7">
              <w:t xml:space="preserve">Build classical physics potential energy model for MCR inter-atomic interaction potentials: Derive atom-centered charges, equilibrium coordinates and force constants for the four non-protein molecules F430, </w:t>
            </w:r>
            <w:proofErr w:type="spellStart"/>
            <w:r w:rsidRPr="00F356D7">
              <w:t>CoBSH</w:t>
            </w:r>
            <w:proofErr w:type="spellEnd"/>
            <w:r w:rsidRPr="00F356D7">
              <w:t xml:space="preserve">, </w:t>
            </w:r>
            <w:proofErr w:type="spellStart"/>
            <w:r w:rsidRPr="00F356D7">
              <w:t>SCoM</w:t>
            </w:r>
            <w:proofErr w:type="spellEnd"/>
            <w:r w:rsidRPr="00F356D7">
              <w:t xml:space="preserve">, </w:t>
            </w:r>
            <w:proofErr w:type="spellStart"/>
            <w:r w:rsidRPr="00F356D7">
              <w:t>CoBS-SCoM</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4135B9F5"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452BB429"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38AB5FAA" w14:textId="77777777" w:rsidR="00A8597C" w:rsidRPr="00F356D7" w:rsidRDefault="00A8597C" w:rsidP="009E330D">
            <w:pPr>
              <w:ind w:right="-18"/>
            </w:pPr>
            <w:r w:rsidRPr="00F356D7">
              <w:t>7/1/14</w:t>
            </w:r>
          </w:p>
        </w:tc>
      </w:tr>
      <w:tr w:rsidR="00A8597C" w:rsidRPr="00F356D7" w14:paraId="5A1C8026" w14:textId="77777777" w:rsidTr="005E2EA0">
        <w:trPr>
          <w:trHeight w:val="600"/>
          <w:jc w:val="center"/>
        </w:trPr>
        <w:tc>
          <w:tcPr>
            <w:tcW w:w="900" w:type="dxa"/>
            <w:tcBorders>
              <w:top w:val="nil"/>
              <w:left w:val="single" w:sz="4" w:space="0" w:color="auto"/>
              <w:bottom w:val="single" w:sz="4" w:space="0" w:color="auto"/>
              <w:right w:val="nil"/>
            </w:tcBorders>
            <w:shd w:val="clear" w:color="auto" w:fill="auto"/>
            <w:vAlign w:val="center"/>
            <w:hideMark/>
          </w:tcPr>
          <w:p w14:paraId="0946E8F8" w14:textId="77777777" w:rsidR="00A8597C" w:rsidRPr="00F356D7" w:rsidRDefault="00A8597C" w:rsidP="009E330D">
            <w:pPr>
              <w:ind w:hanging="3"/>
            </w:pPr>
            <w:r w:rsidRPr="00F356D7">
              <w:t>M4.1</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006430F6" w14:textId="77777777" w:rsidR="00A8597C" w:rsidRPr="00F356D7" w:rsidRDefault="00A8597C" w:rsidP="009E330D">
            <w:pPr>
              <w:ind w:hanging="18"/>
            </w:pPr>
            <w:r w:rsidRPr="00F356D7">
              <w:t xml:space="preserve">Milestone: Reproduce experimental MCR structure 1MRO.pdb with a root-mean-squared deviation of less than 10 </w:t>
            </w:r>
            <w:proofErr w:type="spellStart"/>
            <w:r w:rsidRPr="00F356D7">
              <w:t>Ångstroms</w:t>
            </w:r>
            <w:proofErr w:type="spellEnd"/>
            <w:r w:rsidRPr="00F356D7">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14:paraId="1EB7100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FEFB5E3"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5A21B4A8" w14:textId="77777777" w:rsidR="00A8597C" w:rsidRPr="00F356D7" w:rsidRDefault="00A8597C" w:rsidP="009E330D">
            <w:pPr>
              <w:ind w:right="-18"/>
            </w:pPr>
            <w:r w:rsidRPr="00F356D7">
              <w:t>7/1/14</w:t>
            </w:r>
          </w:p>
        </w:tc>
      </w:tr>
      <w:tr w:rsidR="00A8597C" w:rsidRPr="00F356D7" w14:paraId="5451B3C2" w14:textId="77777777" w:rsidTr="005E2EA0">
        <w:trPr>
          <w:trHeight w:val="440"/>
          <w:jc w:val="center"/>
        </w:trPr>
        <w:tc>
          <w:tcPr>
            <w:tcW w:w="900" w:type="dxa"/>
            <w:tcBorders>
              <w:top w:val="nil"/>
              <w:left w:val="single" w:sz="4" w:space="0" w:color="auto"/>
              <w:bottom w:val="single" w:sz="4" w:space="0" w:color="auto"/>
              <w:right w:val="nil"/>
            </w:tcBorders>
            <w:shd w:val="clear" w:color="auto" w:fill="auto"/>
            <w:vAlign w:val="center"/>
            <w:hideMark/>
          </w:tcPr>
          <w:p w14:paraId="126D19F5" w14:textId="77777777" w:rsidR="00A8597C" w:rsidRPr="00F356D7" w:rsidRDefault="00A8597C" w:rsidP="009E330D">
            <w:pPr>
              <w:ind w:hanging="3"/>
            </w:pPr>
            <w:r w:rsidRPr="00F356D7">
              <w:t>4.2</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7E8991E9" w14:textId="77777777" w:rsidR="00A8597C" w:rsidRPr="00F356D7" w:rsidRDefault="00A8597C" w:rsidP="009E330D">
            <w:pPr>
              <w:ind w:hanging="18"/>
            </w:pPr>
            <w:r w:rsidRPr="00F356D7">
              <w:t>Apply potential energy function to identify amino acids that contribute to substrate binding thermodynamics (</w:t>
            </w:r>
            <w:proofErr w:type="spellStart"/>
            <w:r w:rsidRPr="00F356D7">
              <w:t>enthalpic</w:t>
            </w:r>
            <w:proofErr w:type="spellEnd"/>
            <w:r w:rsidRPr="00F356D7">
              <w:t xml:space="preserve">, entropic, solvent and steric contributions): Perform &gt; 100 ns explicit-solvent molecular dynamics simulations (MD) for solvated proteins in reactant and product states, Run trajectory analyses to calculate hydrogen bond networks, per-residue fluctuations, interaction potential energies, and Perform free energy perturbation calculations for point-mutations associated </w:t>
            </w:r>
            <w:r w:rsidRPr="00F356D7">
              <w:lastRenderedPageBreak/>
              <w:t>with Aim 3.</w:t>
            </w:r>
          </w:p>
        </w:tc>
        <w:tc>
          <w:tcPr>
            <w:tcW w:w="990" w:type="dxa"/>
            <w:tcBorders>
              <w:top w:val="nil"/>
              <w:left w:val="nil"/>
              <w:bottom w:val="single" w:sz="4" w:space="0" w:color="auto"/>
              <w:right w:val="single" w:sz="4" w:space="0" w:color="auto"/>
            </w:tcBorders>
            <w:shd w:val="clear" w:color="auto" w:fill="auto"/>
            <w:noWrap/>
            <w:vAlign w:val="bottom"/>
            <w:hideMark/>
          </w:tcPr>
          <w:p w14:paraId="7EAF838A" w14:textId="77777777" w:rsidR="00A8597C" w:rsidRPr="00F356D7" w:rsidRDefault="00A8597C" w:rsidP="009E330D">
            <w:pPr>
              <w:ind w:left="-18"/>
            </w:pPr>
            <w:r w:rsidRPr="00F356D7">
              <w:lastRenderedPageBreak/>
              <w:t>15</w:t>
            </w:r>
          </w:p>
        </w:tc>
        <w:tc>
          <w:tcPr>
            <w:tcW w:w="900" w:type="dxa"/>
            <w:tcBorders>
              <w:top w:val="nil"/>
              <w:left w:val="nil"/>
              <w:bottom w:val="single" w:sz="4" w:space="0" w:color="auto"/>
              <w:right w:val="single" w:sz="4" w:space="0" w:color="auto"/>
            </w:tcBorders>
            <w:shd w:val="clear" w:color="auto" w:fill="auto"/>
            <w:noWrap/>
            <w:vAlign w:val="bottom"/>
            <w:hideMark/>
          </w:tcPr>
          <w:p w14:paraId="2E56348D"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3C2AE2F5" w14:textId="77777777" w:rsidR="00A8597C" w:rsidRPr="00F356D7" w:rsidRDefault="00A8597C" w:rsidP="009E330D">
            <w:pPr>
              <w:ind w:right="-18"/>
            </w:pPr>
            <w:r w:rsidRPr="00F356D7">
              <w:t>10/1/15</w:t>
            </w:r>
          </w:p>
        </w:tc>
      </w:tr>
      <w:tr w:rsidR="00A8597C" w:rsidRPr="00F356D7" w14:paraId="5B7989CB" w14:textId="77777777" w:rsidTr="005E2EA0">
        <w:trPr>
          <w:trHeight w:val="300"/>
          <w:jc w:val="center"/>
        </w:trPr>
        <w:tc>
          <w:tcPr>
            <w:tcW w:w="900" w:type="dxa"/>
            <w:tcBorders>
              <w:top w:val="nil"/>
              <w:left w:val="single" w:sz="4" w:space="0" w:color="auto"/>
              <w:bottom w:val="single" w:sz="4" w:space="0" w:color="auto"/>
              <w:right w:val="nil"/>
            </w:tcBorders>
            <w:shd w:val="clear" w:color="auto" w:fill="auto"/>
            <w:vAlign w:val="center"/>
            <w:hideMark/>
          </w:tcPr>
          <w:p w14:paraId="5D6A02C0" w14:textId="77777777" w:rsidR="00A8597C" w:rsidRPr="00F356D7" w:rsidRDefault="00A8597C" w:rsidP="009E330D">
            <w:pPr>
              <w:ind w:hanging="3"/>
            </w:pPr>
            <w:r w:rsidRPr="00F356D7">
              <w:lastRenderedPageBreak/>
              <w:t>M4.2</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46F86175" w14:textId="77777777" w:rsidR="00A8597C" w:rsidRPr="00F356D7" w:rsidRDefault="00A8597C" w:rsidP="009E330D">
            <w:pPr>
              <w:ind w:hanging="18"/>
            </w:pPr>
            <w:r w:rsidRPr="00F356D7">
              <w:t xml:space="preserve">Milestone: Identification of at least 10 amino acids modulating substrate binding </w:t>
            </w:r>
          </w:p>
        </w:tc>
        <w:tc>
          <w:tcPr>
            <w:tcW w:w="990" w:type="dxa"/>
            <w:tcBorders>
              <w:top w:val="nil"/>
              <w:left w:val="nil"/>
              <w:bottom w:val="single" w:sz="4" w:space="0" w:color="auto"/>
              <w:right w:val="single" w:sz="4" w:space="0" w:color="auto"/>
            </w:tcBorders>
            <w:shd w:val="clear" w:color="auto" w:fill="auto"/>
            <w:noWrap/>
            <w:vAlign w:val="bottom"/>
            <w:hideMark/>
          </w:tcPr>
          <w:p w14:paraId="41BF99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E81CDF3" w14:textId="77777777" w:rsidR="00A8597C" w:rsidRPr="00F356D7" w:rsidRDefault="00A8597C" w:rsidP="009E330D">
            <w:pPr>
              <w:ind w:hanging="18"/>
            </w:pPr>
            <w:r w:rsidRPr="00F356D7">
              <w:t>10/1/15</w:t>
            </w:r>
          </w:p>
        </w:tc>
        <w:tc>
          <w:tcPr>
            <w:tcW w:w="1260" w:type="dxa"/>
            <w:tcBorders>
              <w:top w:val="nil"/>
              <w:left w:val="nil"/>
              <w:bottom w:val="single" w:sz="4" w:space="0" w:color="auto"/>
              <w:right w:val="single" w:sz="4" w:space="0" w:color="auto"/>
            </w:tcBorders>
            <w:shd w:val="clear" w:color="auto" w:fill="auto"/>
            <w:noWrap/>
            <w:vAlign w:val="bottom"/>
            <w:hideMark/>
          </w:tcPr>
          <w:p w14:paraId="04C6D8D8" w14:textId="77777777" w:rsidR="00A8597C" w:rsidRPr="00F356D7" w:rsidRDefault="00A8597C" w:rsidP="009E330D">
            <w:pPr>
              <w:ind w:right="-18"/>
            </w:pPr>
            <w:r w:rsidRPr="00F356D7">
              <w:t>10/1/15</w:t>
            </w:r>
          </w:p>
        </w:tc>
      </w:tr>
      <w:tr w:rsidR="00A8597C" w:rsidRPr="00F356D7" w14:paraId="6756A091" w14:textId="77777777" w:rsidTr="005E2EA0">
        <w:trPr>
          <w:trHeight w:val="1040"/>
          <w:jc w:val="center"/>
        </w:trPr>
        <w:tc>
          <w:tcPr>
            <w:tcW w:w="900" w:type="dxa"/>
            <w:tcBorders>
              <w:top w:val="nil"/>
              <w:left w:val="single" w:sz="4" w:space="0" w:color="auto"/>
              <w:bottom w:val="single" w:sz="4" w:space="0" w:color="auto"/>
              <w:right w:val="nil"/>
            </w:tcBorders>
            <w:shd w:val="clear" w:color="auto" w:fill="auto"/>
            <w:vAlign w:val="center"/>
            <w:hideMark/>
          </w:tcPr>
          <w:p w14:paraId="60A81AD8" w14:textId="77777777" w:rsidR="00A8597C" w:rsidRPr="00F356D7" w:rsidRDefault="00A8597C" w:rsidP="009E330D">
            <w:pPr>
              <w:ind w:hanging="3"/>
            </w:pPr>
            <w:r w:rsidRPr="00F356D7">
              <w:t>4.3</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2C1AB21A" w14:textId="77777777" w:rsidR="00A8597C" w:rsidRPr="00F356D7" w:rsidRDefault="00A8597C" w:rsidP="009E330D">
            <w:pPr>
              <w:ind w:hanging="18"/>
            </w:pPr>
            <w:r w:rsidRPr="00F356D7">
              <w:t xml:space="preserve">Determine MCR reaction pathways and reversibility as dependent on identified key amino acids from Aim 3 and task 4.2: Calculate and compare reaction pathway activation energies in </w:t>
            </w:r>
            <w:proofErr w:type="spellStart"/>
            <w:r w:rsidRPr="00F356D7">
              <w:t>methanogenic</w:t>
            </w:r>
            <w:proofErr w:type="spellEnd"/>
            <w:r w:rsidRPr="00F356D7">
              <w:t xml:space="preserve"> MCR for organometallic and radical pathways using a more extensive and accurate model than studies previously published</w:t>
            </w:r>
          </w:p>
        </w:tc>
        <w:tc>
          <w:tcPr>
            <w:tcW w:w="990" w:type="dxa"/>
            <w:tcBorders>
              <w:top w:val="nil"/>
              <w:left w:val="nil"/>
              <w:bottom w:val="single" w:sz="4" w:space="0" w:color="auto"/>
              <w:right w:val="single" w:sz="4" w:space="0" w:color="auto"/>
            </w:tcBorders>
            <w:shd w:val="clear" w:color="auto" w:fill="auto"/>
            <w:noWrap/>
            <w:vAlign w:val="bottom"/>
            <w:hideMark/>
          </w:tcPr>
          <w:p w14:paraId="172F5CED"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0F0C9C89" w14:textId="77777777" w:rsidR="00A8597C" w:rsidRPr="00F356D7" w:rsidRDefault="00A8597C" w:rsidP="009E330D">
            <w:pPr>
              <w:ind w:hanging="18"/>
            </w:pPr>
            <w:r w:rsidRPr="00F356D7">
              <w:t>10/1/15</w:t>
            </w:r>
          </w:p>
        </w:tc>
        <w:tc>
          <w:tcPr>
            <w:tcW w:w="1260" w:type="dxa"/>
            <w:tcBorders>
              <w:top w:val="nil"/>
              <w:left w:val="nil"/>
              <w:bottom w:val="single" w:sz="4" w:space="0" w:color="auto"/>
              <w:right w:val="single" w:sz="4" w:space="0" w:color="auto"/>
            </w:tcBorders>
            <w:shd w:val="clear" w:color="auto" w:fill="auto"/>
            <w:noWrap/>
            <w:vAlign w:val="bottom"/>
            <w:hideMark/>
          </w:tcPr>
          <w:p w14:paraId="71DDDC3A" w14:textId="77777777" w:rsidR="00A8597C" w:rsidRPr="00F356D7" w:rsidRDefault="00A8597C" w:rsidP="009E330D">
            <w:pPr>
              <w:ind w:right="-18"/>
            </w:pPr>
            <w:r w:rsidRPr="00F356D7">
              <w:t>3/1/16</w:t>
            </w:r>
          </w:p>
        </w:tc>
      </w:tr>
      <w:tr w:rsidR="00A8597C" w:rsidRPr="00F356D7" w14:paraId="2FA07BF0" w14:textId="77777777" w:rsidTr="005E2EA0">
        <w:trPr>
          <w:trHeight w:val="620"/>
          <w:jc w:val="center"/>
        </w:trPr>
        <w:tc>
          <w:tcPr>
            <w:tcW w:w="900" w:type="dxa"/>
            <w:tcBorders>
              <w:top w:val="nil"/>
              <w:left w:val="single" w:sz="4" w:space="0" w:color="auto"/>
              <w:bottom w:val="single" w:sz="4" w:space="0" w:color="auto"/>
              <w:right w:val="nil"/>
            </w:tcBorders>
            <w:shd w:val="clear" w:color="auto" w:fill="auto"/>
            <w:vAlign w:val="center"/>
            <w:hideMark/>
          </w:tcPr>
          <w:p w14:paraId="015AD27E" w14:textId="77777777" w:rsidR="00A8597C" w:rsidRPr="00F356D7" w:rsidRDefault="00A8597C" w:rsidP="009E330D">
            <w:pPr>
              <w:ind w:hanging="3"/>
            </w:pPr>
            <w:r w:rsidRPr="00F356D7">
              <w:t>M4.3</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1449C9E6" w14:textId="77777777" w:rsidR="00A8597C" w:rsidRPr="00F356D7" w:rsidRDefault="00A8597C" w:rsidP="009E330D">
            <w:pPr>
              <w:ind w:hanging="18"/>
            </w:pPr>
            <w:r w:rsidRPr="00F356D7">
              <w:t>Milestone: Validate activation energies in the two pathways using experimental data from Ragsdale’s lab to reach agreement within 5 kcal/</w:t>
            </w:r>
            <w:proofErr w:type="spellStart"/>
            <w:r w:rsidRPr="00F356D7">
              <w:t>mol</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6DD330C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5A033EC9" w14:textId="77777777" w:rsidR="00A8597C" w:rsidRPr="00F356D7" w:rsidRDefault="00A8597C" w:rsidP="009E330D">
            <w:pPr>
              <w:ind w:hanging="18"/>
            </w:pPr>
            <w:r w:rsidRPr="00F356D7">
              <w:t>3/1/16</w:t>
            </w:r>
          </w:p>
        </w:tc>
        <w:tc>
          <w:tcPr>
            <w:tcW w:w="1260" w:type="dxa"/>
            <w:tcBorders>
              <w:top w:val="nil"/>
              <w:left w:val="nil"/>
              <w:bottom w:val="single" w:sz="4" w:space="0" w:color="auto"/>
              <w:right w:val="single" w:sz="4" w:space="0" w:color="auto"/>
            </w:tcBorders>
            <w:shd w:val="clear" w:color="auto" w:fill="auto"/>
            <w:noWrap/>
            <w:vAlign w:val="bottom"/>
            <w:hideMark/>
          </w:tcPr>
          <w:p w14:paraId="498C8A3F" w14:textId="77777777" w:rsidR="00A8597C" w:rsidRPr="00F356D7" w:rsidRDefault="00A8597C" w:rsidP="009E330D">
            <w:pPr>
              <w:ind w:right="-18"/>
            </w:pPr>
            <w:r w:rsidRPr="00F356D7">
              <w:t>3/1/16</w:t>
            </w:r>
          </w:p>
        </w:tc>
      </w:tr>
      <w:tr w:rsidR="00A8597C" w:rsidRPr="00F356D7" w14:paraId="78EB25C3" w14:textId="77777777" w:rsidTr="005E2EA0">
        <w:trPr>
          <w:trHeight w:val="540"/>
          <w:jc w:val="center"/>
        </w:trPr>
        <w:tc>
          <w:tcPr>
            <w:tcW w:w="9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ABF72FD" w14:textId="77777777" w:rsidR="00A8597C" w:rsidRPr="00F356D7" w:rsidRDefault="00A8597C" w:rsidP="009E330D">
            <w:pPr>
              <w:ind w:hanging="3"/>
            </w:pPr>
            <w:r w:rsidRPr="00F356D7">
              <w:t>4.4.</w:t>
            </w:r>
          </w:p>
        </w:tc>
        <w:tc>
          <w:tcPr>
            <w:tcW w:w="5940" w:type="dxa"/>
            <w:tcBorders>
              <w:top w:val="single" w:sz="8" w:space="0" w:color="auto"/>
              <w:left w:val="nil"/>
              <w:bottom w:val="single" w:sz="8" w:space="0" w:color="auto"/>
              <w:right w:val="single" w:sz="8" w:space="0" w:color="auto"/>
            </w:tcBorders>
            <w:shd w:val="clear" w:color="000000" w:fill="FFFFFF"/>
            <w:vAlign w:val="center"/>
            <w:hideMark/>
          </w:tcPr>
          <w:p w14:paraId="5DAB34B7" w14:textId="77777777" w:rsidR="00A8597C" w:rsidRPr="00F356D7" w:rsidRDefault="00A8597C" w:rsidP="009E330D">
            <w:pPr>
              <w:ind w:hanging="18"/>
            </w:pPr>
            <w:r w:rsidRPr="00F356D7">
              <w:t xml:space="preserve">Predict effects of site-specific substitutions within </w:t>
            </w:r>
            <w:proofErr w:type="spellStart"/>
            <w:r w:rsidRPr="00F356D7">
              <w:t>methanogenic</w:t>
            </w:r>
            <w:proofErr w:type="spellEnd"/>
            <w:r w:rsidRPr="00F356D7">
              <w:t xml:space="preserve"> and </w:t>
            </w:r>
            <w:proofErr w:type="spellStart"/>
            <w:r w:rsidRPr="00F356D7">
              <w:t>methanotrophic</w:t>
            </w:r>
            <w:proofErr w:type="spellEnd"/>
            <w:r w:rsidRPr="00F356D7">
              <w:t xml:space="preserve"> (ANME) MCR on activation energies</w:t>
            </w:r>
          </w:p>
        </w:tc>
        <w:tc>
          <w:tcPr>
            <w:tcW w:w="990" w:type="dxa"/>
            <w:tcBorders>
              <w:top w:val="nil"/>
              <w:left w:val="nil"/>
              <w:bottom w:val="single" w:sz="4" w:space="0" w:color="auto"/>
              <w:right w:val="single" w:sz="4" w:space="0" w:color="auto"/>
            </w:tcBorders>
            <w:shd w:val="clear" w:color="auto" w:fill="auto"/>
            <w:noWrap/>
            <w:vAlign w:val="bottom"/>
            <w:hideMark/>
          </w:tcPr>
          <w:p w14:paraId="0C124466" w14:textId="77777777" w:rsidR="00A8597C" w:rsidRPr="00F356D7" w:rsidRDefault="00A8597C" w:rsidP="009E330D">
            <w:pPr>
              <w:ind w:left="-18"/>
            </w:pPr>
            <w:r w:rsidRPr="00F356D7">
              <w:t>7</w:t>
            </w:r>
          </w:p>
        </w:tc>
        <w:tc>
          <w:tcPr>
            <w:tcW w:w="900" w:type="dxa"/>
            <w:tcBorders>
              <w:top w:val="nil"/>
              <w:left w:val="nil"/>
              <w:bottom w:val="single" w:sz="4" w:space="0" w:color="auto"/>
              <w:right w:val="single" w:sz="4" w:space="0" w:color="auto"/>
            </w:tcBorders>
            <w:shd w:val="clear" w:color="auto" w:fill="auto"/>
            <w:noWrap/>
            <w:vAlign w:val="bottom"/>
            <w:hideMark/>
          </w:tcPr>
          <w:p w14:paraId="33D6B075" w14:textId="77777777" w:rsidR="00A8597C" w:rsidRPr="00F356D7" w:rsidRDefault="00A8597C" w:rsidP="009E330D">
            <w:pPr>
              <w:ind w:hanging="18"/>
            </w:pPr>
            <w:r w:rsidRPr="00F356D7">
              <w:t>1/1/16</w:t>
            </w:r>
          </w:p>
        </w:tc>
        <w:tc>
          <w:tcPr>
            <w:tcW w:w="1260" w:type="dxa"/>
            <w:tcBorders>
              <w:top w:val="nil"/>
              <w:left w:val="nil"/>
              <w:bottom w:val="single" w:sz="4" w:space="0" w:color="auto"/>
              <w:right w:val="single" w:sz="4" w:space="0" w:color="auto"/>
            </w:tcBorders>
            <w:shd w:val="clear" w:color="auto" w:fill="auto"/>
            <w:noWrap/>
            <w:vAlign w:val="bottom"/>
            <w:hideMark/>
          </w:tcPr>
          <w:p w14:paraId="4E3C4335" w14:textId="77777777" w:rsidR="00A8597C" w:rsidRPr="00F356D7" w:rsidRDefault="00A8597C" w:rsidP="009E330D">
            <w:pPr>
              <w:ind w:right="-18"/>
            </w:pPr>
            <w:r w:rsidRPr="00F356D7">
              <w:t>8/1/16</w:t>
            </w:r>
          </w:p>
        </w:tc>
      </w:tr>
      <w:tr w:rsidR="00A8597C" w:rsidRPr="00F356D7" w14:paraId="75DACBBA" w14:textId="77777777" w:rsidTr="005E2EA0">
        <w:trPr>
          <w:trHeight w:val="520"/>
          <w:jc w:val="center"/>
        </w:trPr>
        <w:tc>
          <w:tcPr>
            <w:tcW w:w="900" w:type="dxa"/>
            <w:tcBorders>
              <w:top w:val="single" w:sz="4" w:space="0" w:color="auto"/>
              <w:left w:val="single" w:sz="4" w:space="0" w:color="auto"/>
              <w:bottom w:val="single" w:sz="4" w:space="0" w:color="auto"/>
              <w:right w:val="nil"/>
            </w:tcBorders>
            <w:shd w:val="clear" w:color="auto" w:fill="auto"/>
            <w:vAlign w:val="center"/>
            <w:hideMark/>
          </w:tcPr>
          <w:p w14:paraId="70149E0D" w14:textId="77777777" w:rsidR="00A8597C" w:rsidRPr="00F356D7" w:rsidRDefault="00A8597C" w:rsidP="009E330D">
            <w:pPr>
              <w:ind w:hanging="3"/>
            </w:pPr>
            <w:r w:rsidRPr="00F356D7">
              <w:t>M4.4</w:t>
            </w:r>
          </w:p>
        </w:tc>
        <w:tc>
          <w:tcPr>
            <w:tcW w:w="5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04E6F" w14:textId="77777777" w:rsidR="00A8597C" w:rsidRPr="00F356D7" w:rsidRDefault="00A8597C" w:rsidP="009E330D">
            <w:pPr>
              <w:ind w:hanging="18"/>
            </w:pPr>
            <w:r w:rsidRPr="00F356D7">
              <w:t>Milestone: Validate changes in activation energies for amino acid substitutions to reach agreement to within 5 kcal/</w:t>
            </w:r>
            <w:proofErr w:type="spellStart"/>
            <w:r w:rsidRPr="00F356D7">
              <w:t>mol</w:t>
            </w:r>
            <w:proofErr w:type="spellEnd"/>
            <w:r w:rsidRPr="00F356D7">
              <w:t xml:space="preserve"> with data from Ragsdale’s lab. </w:t>
            </w:r>
          </w:p>
        </w:tc>
        <w:tc>
          <w:tcPr>
            <w:tcW w:w="990" w:type="dxa"/>
            <w:tcBorders>
              <w:top w:val="nil"/>
              <w:left w:val="nil"/>
              <w:bottom w:val="single" w:sz="4" w:space="0" w:color="auto"/>
              <w:right w:val="single" w:sz="4" w:space="0" w:color="auto"/>
            </w:tcBorders>
            <w:shd w:val="clear" w:color="auto" w:fill="auto"/>
            <w:noWrap/>
            <w:vAlign w:val="bottom"/>
            <w:hideMark/>
          </w:tcPr>
          <w:p w14:paraId="40CDDF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5154F22" w14:textId="77777777" w:rsidR="00A8597C" w:rsidRPr="00F356D7" w:rsidRDefault="00A8597C" w:rsidP="009E330D">
            <w:pPr>
              <w:ind w:hanging="18"/>
            </w:pPr>
            <w:r w:rsidRPr="00F356D7">
              <w:t>8/1/16</w:t>
            </w:r>
          </w:p>
        </w:tc>
        <w:tc>
          <w:tcPr>
            <w:tcW w:w="1260" w:type="dxa"/>
            <w:tcBorders>
              <w:top w:val="nil"/>
              <w:left w:val="nil"/>
              <w:bottom w:val="single" w:sz="4" w:space="0" w:color="auto"/>
              <w:right w:val="single" w:sz="4" w:space="0" w:color="auto"/>
            </w:tcBorders>
            <w:shd w:val="clear" w:color="auto" w:fill="auto"/>
            <w:noWrap/>
            <w:vAlign w:val="bottom"/>
            <w:hideMark/>
          </w:tcPr>
          <w:p w14:paraId="0D89ADBC" w14:textId="77777777" w:rsidR="00A8597C" w:rsidRPr="00F356D7" w:rsidRDefault="00A8597C" w:rsidP="009E330D">
            <w:pPr>
              <w:ind w:right="-18"/>
            </w:pPr>
            <w:r w:rsidRPr="00F356D7">
              <w:t>8/1/16</w:t>
            </w:r>
          </w:p>
        </w:tc>
      </w:tr>
      <w:tr w:rsidR="00A8597C" w:rsidRPr="00F356D7" w14:paraId="5550B207" w14:textId="77777777" w:rsidTr="005E2EA0">
        <w:trPr>
          <w:trHeight w:val="600"/>
          <w:jc w:val="center"/>
        </w:trPr>
        <w:tc>
          <w:tcPr>
            <w:tcW w:w="900" w:type="dxa"/>
            <w:tcBorders>
              <w:top w:val="nil"/>
              <w:left w:val="single" w:sz="4" w:space="0" w:color="auto"/>
              <w:bottom w:val="single" w:sz="4" w:space="0" w:color="auto"/>
              <w:right w:val="nil"/>
            </w:tcBorders>
            <w:shd w:val="clear" w:color="auto" w:fill="auto"/>
            <w:vAlign w:val="center"/>
            <w:hideMark/>
          </w:tcPr>
          <w:p w14:paraId="65C694E1" w14:textId="77777777" w:rsidR="00A8597C" w:rsidRPr="00F356D7" w:rsidRDefault="00A8597C" w:rsidP="009E330D">
            <w:pPr>
              <w:ind w:hanging="3"/>
            </w:pPr>
            <w:r w:rsidRPr="00F356D7">
              <w:t>4.5</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0E4A74C0" w14:textId="77777777" w:rsidR="00A8597C" w:rsidRPr="00F356D7" w:rsidRDefault="00A8597C" w:rsidP="009E330D">
            <w:pPr>
              <w:ind w:hanging="18"/>
            </w:pPr>
            <w:r w:rsidRPr="00F356D7">
              <w:t xml:space="preserve">Predict effects of site-specific substitutions within </w:t>
            </w:r>
            <w:proofErr w:type="spellStart"/>
            <w:r w:rsidRPr="00F356D7">
              <w:t>methanogenic</w:t>
            </w:r>
            <w:proofErr w:type="spellEnd"/>
            <w:r w:rsidRPr="00F356D7">
              <w:t xml:space="preserve"> and </w:t>
            </w:r>
            <w:proofErr w:type="spellStart"/>
            <w:r w:rsidRPr="00F356D7">
              <w:t>methanotrophic</w:t>
            </w:r>
            <w:proofErr w:type="spellEnd"/>
            <w:r w:rsidRPr="00F356D7">
              <w:t xml:space="preserve"> (ANME) MCR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596DAAA3"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F381497" w14:textId="77777777" w:rsidR="00A8597C" w:rsidRPr="00F356D7" w:rsidRDefault="00A8597C" w:rsidP="009E330D">
            <w:pPr>
              <w:ind w:hanging="18"/>
            </w:pPr>
            <w:r w:rsidRPr="00F356D7">
              <w:t>8/1/16</w:t>
            </w:r>
          </w:p>
        </w:tc>
        <w:tc>
          <w:tcPr>
            <w:tcW w:w="1260" w:type="dxa"/>
            <w:tcBorders>
              <w:top w:val="nil"/>
              <w:left w:val="nil"/>
              <w:bottom w:val="single" w:sz="4" w:space="0" w:color="auto"/>
              <w:right w:val="single" w:sz="4" w:space="0" w:color="auto"/>
            </w:tcBorders>
            <w:shd w:val="clear" w:color="auto" w:fill="auto"/>
            <w:noWrap/>
            <w:vAlign w:val="bottom"/>
            <w:hideMark/>
          </w:tcPr>
          <w:p w14:paraId="057ADBD8" w14:textId="77777777" w:rsidR="00A8597C" w:rsidRPr="00F356D7" w:rsidRDefault="00A8597C" w:rsidP="009E330D">
            <w:pPr>
              <w:ind w:right="-18"/>
            </w:pPr>
            <w:r w:rsidRPr="00F356D7">
              <w:t>1/1/17</w:t>
            </w:r>
          </w:p>
        </w:tc>
      </w:tr>
      <w:tr w:rsidR="00A8597C" w:rsidRPr="00F356D7" w14:paraId="17AF62F8" w14:textId="77777777" w:rsidTr="005E2EA0">
        <w:trPr>
          <w:trHeight w:val="780"/>
          <w:jc w:val="center"/>
        </w:trPr>
        <w:tc>
          <w:tcPr>
            <w:tcW w:w="900" w:type="dxa"/>
            <w:tcBorders>
              <w:top w:val="nil"/>
              <w:left w:val="single" w:sz="4" w:space="0" w:color="auto"/>
              <w:bottom w:val="single" w:sz="4" w:space="0" w:color="auto"/>
              <w:right w:val="nil"/>
            </w:tcBorders>
            <w:shd w:val="clear" w:color="auto" w:fill="auto"/>
            <w:vAlign w:val="center"/>
            <w:hideMark/>
          </w:tcPr>
          <w:p w14:paraId="13CA981A" w14:textId="77777777" w:rsidR="00A8597C" w:rsidRPr="00F356D7" w:rsidRDefault="00A8597C" w:rsidP="009E330D">
            <w:pPr>
              <w:ind w:hanging="3"/>
            </w:pPr>
            <w:r w:rsidRPr="00F356D7">
              <w:t>M4.5</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5E39E3F4" w14:textId="77777777" w:rsidR="00A8597C" w:rsidRPr="00F356D7" w:rsidRDefault="00A8597C" w:rsidP="009E330D">
            <w:pPr>
              <w:ind w:hanging="18"/>
            </w:pPr>
            <w:r w:rsidRPr="00F356D7">
              <w:t>Milestone: Validate activation energies against those from Ragsdale’s lab to reach agreement within 5 kcal/mol. This will quantitatively establish the catalytic role of specific point-mutations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6DEADE8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668E266"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hideMark/>
          </w:tcPr>
          <w:p w14:paraId="60C243C9" w14:textId="77777777" w:rsidR="00A8597C" w:rsidRPr="00F356D7" w:rsidRDefault="00A8597C" w:rsidP="009E330D">
            <w:pPr>
              <w:ind w:right="-18"/>
            </w:pPr>
            <w:r w:rsidRPr="00F356D7">
              <w:t>1/1/17</w:t>
            </w:r>
          </w:p>
        </w:tc>
      </w:tr>
      <w:tr w:rsidR="00A8597C" w:rsidRPr="00F356D7" w14:paraId="53CBFC1E" w14:textId="77777777" w:rsidTr="005E2EA0">
        <w:trPr>
          <w:trHeight w:val="300"/>
          <w:jc w:val="center"/>
        </w:trPr>
        <w:tc>
          <w:tcPr>
            <w:tcW w:w="900" w:type="dxa"/>
            <w:tcBorders>
              <w:top w:val="nil"/>
              <w:left w:val="single" w:sz="4" w:space="0" w:color="auto"/>
              <w:bottom w:val="single" w:sz="4" w:space="0" w:color="auto"/>
              <w:right w:val="nil"/>
            </w:tcBorders>
            <w:shd w:val="clear" w:color="auto" w:fill="auto"/>
            <w:vAlign w:val="center"/>
            <w:hideMark/>
          </w:tcPr>
          <w:p w14:paraId="3E747B9E" w14:textId="77777777" w:rsidR="00A8597C" w:rsidRPr="00F356D7" w:rsidRDefault="00A8597C" w:rsidP="009E330D">
            <w:pPr>
              <w:ind w:hanging="3"/>
            </w:pP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15B726BB"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noWrap/>
            <w:vAlign w:val="bottom"/>
            <w:hideMark/>
          </w:tcPr>
          <w:p w14:paraId="2E558E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34C8C67"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4AB318D2" w14:textId="77777777" w:rsidR="00A8597C" w:rsidRPr="00F356D7" w:rsidRDefault="00A8597C" w:rsidP="009E330D">
            <w:pPr>
              <w:ind w:right="-18"/>
            </w:pPr>
          </w:p>
        </w:tc>
      </w:tr>
      <w:tr w:rsidR="00A8597C" w:rsidRPr="00F356D7" w14:paraId="49F77896"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393DDD8" w14:textId="77777777" w:rsidR="00A8597C" w:rsidRPr="00F356D7" w:rsidRDefault="00A8597C" w:rsidP="009E330D">
            <w:pPr>
              <w:ind w:hanging="3"/>
            </w:pPr>
            <w:r w:rsidRPr="00F356D7">
              <w:t>5</w:t>
            </w:r>
          </w:p>
        </w:tc>
        <w:tc>
          <w:tcPr>
            <w:tcW w:w="5940" w:type="dxa"/>
            <w:tcBorders>
              <w:top w:val="nil"/>
              <w:left w:val="nil"/>
              <w:bottom w:val="single" w:sz="4" w:space="0" w:color="auto"/>
              <w:right w:val="single" w:sz="4" w:space="0" w:color="auto"/>
            </w:tcBorders>
            <w:shd w:val="clear" w:color="auto" w:fill="auto"/>
            <w:vAlign w:val="bottom"/>
            <w:hideMark/>
          </w:tcPr>
          <w:p w14:paraId="6AB2843A" w14:textId="77777777" w:rsidR="00A8597C" w:rsidRPr="00F356D7" w:rsidRDefault="00A8597C" w:rsidP="009E330D">
            <w:pPr>
              <w:ind w:hanging="18"/>
            </w:pPr>
            <w:r w:rsidRPr="00F356D7">
              <w:t xml:space="preserve">Technology Transfer and Intellectual Property: Work with Dr. Nadine Wong and others in </w:t>
            </w:r>
            <w:proofErr w:type="spellStart"/>
            <w:r w:rsidRPr="00F356D7">
              <w:t>Univ</w:t>
            </w:r>
            <w:proofErr w:type="spellEnd"/>
            <w:r w:rsidRPr="00F356D7">
              <w:t xml:space="preserve"> Mich. OTT to address IP and technology transfer matters related to the project team.</w:t>
            </w:r>
          </w:p>
        </w:tc>
        <w:tc>
          <w:tcPr>
            <w:tcW w:w="990" w:type="dxa"/>
            <w:tcBorders>
              <w:top w:val="nil"/>
              <w:left w:val="nil"/>
              <w:bottom w:val="single" w:sz="4" w:space="0" w:color="auto"/>
              <w:right w:val="single" w:sz="4" w:space="0" w:color="auto"/>
            </w:tcBorders>
            <w:shd w:val="clear" w:color="auto" w:fill="auto"/>
            <w:vAlign w:val="bottom"/>
            <w:hideMark/>
          </w:tcPr>
          <w:p w14:paraId="5D87A053" w14:textId="77777777" w:rsidR="00A8597C" w:rsidRPr="00F356D7" w:rsidRDefault="00A8597C" w:rsidP="009E330D">
            <w:pPr>
              <w:ind w:left="-18"/>
            </w:pPr>
          </w:p>
        </w:tc>
        <w:tc>
          <w:tcPr>
            <w:tcW w:w="900" w:type="dxa"/>
            <w:tcBorders>
              <w:top w:val="nil"/>
              <w:left w:val="nil"/>
              <w:bottom w:val="nil"/>
              <w:right w:val="nil"/>
            </w:tcBorders>
            <w:shd w:val="clear" w:color="auto" w:fill="auto"/>
            <w:noWrap/>
            <w:vAlign w:val="bottom"/>
            <w:hideMark/>
          </w:tcPr>
          <w:p w14:paraId="371E88A3" w14:textId="77777777" w:rsidR="00A8597C" w:rsidRPr="00F356D7" w:rsidRDefault="00A8597C" w:rsidP="009E330D">
            <w:pPr>
              <w:ind w:hanging="18"/>
            </w:pPr>
          </w:p>
        </w:tc>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96CB20D" w14:textId="77777777" w:rsidR="00A8597C" w:rsidRPr="00F356D7" w:rsidRDefault="00A8597C" w:rsidP="009E330D">
            <w:pPr>
              <w:ind w:right="-18"/>
            </w:pPr>
          </w:p>
        </w:tc>
      </w:tr>
      <w:tr w:rsidR="00A8597C" w:rsidRPr="00F356D7" w14:paraId="4CC838A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5D9E07E" w14:textId="77777777" w:rsidR="00A8597C" w:rsidRPr="00F356D7" w:rsidRDefault="00A8597C" w:rsidP="009E330D">
            <w:pPr>
              <w:ind w:hanging="3"/>
            </w:pPr>
            <w:r w:rsidRPr="00F356D7">
              <w:t>5.1.</w:t>
            </w:r>
          </w:p>
        </w:tc>
        <w:tc>
          <w:tcPr>
            <w:tcW w:w="5940" w:type="dxa"/>
            <w:tcBorders>
              <w:top w:val="nil"/>
              <w:left w:val="nil"/>
              <w:bottom w:val="single" w:sz="4" w:space="0" w:color="auto"/>
              <w:right w:val="single" w:sz="4" w:space="0" w:color="auto"/>
            </w:tcBorders>
            <w:shd w:val="clear" w:color="auto" w:fill="auto"/>
            <w:vAlign w:val="bottom"/>
            <w:hideMark/>
          </w:tcPr>
          <w:p w14:paraId="02861EFD" w14:textId="77777777" w:rsidR="00A8597C" w:rsidRPr="00F356D7" w:rsidRDefault="00A8597C" w:rsidP="009E330D">
            <w:pPr>
              <w:ind w:hanging="18"/>
            </w:pPr>
            <w:r w:rsidRPr="00F356D7">
              <w:t xml:space="preserve">Develop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6E5F81E3" w14:textId="77777777" w:rsidR="00A8597C" w:rsidRPr="00F356D7" w:rsidRDefault="00A8597C" w:rsidP="009E330D">
            <w:pPr>
              <w:ind w:left="-18"/>
            </w:pPr>
            <w:r w:rsidRPr="00F356D7">
              <w:t>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106C139"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5B2F9DDE" w14:textId="77777777" w:rsidR="00A8597C" w:rsidRPr="00F356D7" w:rsidRDefault="00A8597C" w:rsidP="009E330D">
            <w:pPr>
              <w:ind w:right="-18"/>
            </w:pPr>
            <w:r w:rsidRPr="00F356D7">
              <w:t>4/1/14</w:t>
            </w:r>
          </w:p>
        </w:tc>
      </w:tr>
      <w:tr w:rsidR="00A8597C" w:rsidRPr="00F356D7" w14:paraId="733BC0B6"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831FA78" w14:textId="77777777" w:rsidR="00A8597C" w:rsidRPr="00F356D7" w:rsidRDefault="00A8597C" w:rsidP="009E330D">
            <w:pPr>
              <w:ind w:hanging="3"/>
            </w:pPr>
            <w:r w:rsidRPr="00F356D7">
              <w:t>M5.1.</w:t>
            </w:r>
          </w:p>
        </w:tc>
        <w:tc>
          <w:tcPr>
            <w:tcW w:w="5940" w:type="dxa"/>
            <w:tcBorders>
              <w:top w:val="nil"/>
              <w:left w:val="nil"/>
              <w:bottom w:val="single" w:sz="4" w:space="0" w:color="auto"/>
              <w:right w:val="single" w:sz="4" w:space="0" w:color="auto"/>
            </w:tcBorders>
            <w:shd w:val="clear" w:color="auto" w:fill="auto"/>
            <w:vAlign w:val="bottom"/>
            <w:hideMark/>
          </w:tcPr>
          <w:p w14:paraId="70628FFA" w14:textId="77777777" w:rsidR="00A8597C" w:rsidRPr="00F356D7" w:rsidRDefault="00A8597C" w:rsidP="009E330D">
            <w:pPr>
              <w:ind w:hanging="18"/>
            </w:pPr>
            <w:r w:rsidRPr="00F356D7">
              <w:t xml:space="preserve">Milestone: Reach agreement and sign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103A67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BA07E53" w14:textId="77777777" w:rsidR="00A8597C" w:rsidRPr="00F356D7" w:rsidRDefault="00A8597C" w:rsidP="009E330D">
            <w:pPr>
              <w:ind w:hanging="18"/>
            </w:pPr>
            <w:r w:rsidRPr="00F356D7">
              <w:t>4/1/14</w:t>
            </w:r>
          </w:p>
        </w:tc>
        <w:tc>
          <w:tcPr>
            <w:tcW w:w="1260" w:type="dxa"/>
            <w:tcBorders>
              <w:top w:val="nil"/>
              <w:left w:val="nil"/>
              <w:bottom w:val="single" w:sz="4" w:space="0" w:color="auto"/>
              <w:right w:val="single" w:sz="4" w:space="0" w:color="auto"/>
            </w:tcBorders>
            <w:shd w:val="clear" w:color="auto" w:fill="auto"/>
            <w:noWrap/>
            <w:vAlign w:val="bottom"/>
            <w:hideMark/>
          </w:tcPr>
          <w:p w14:paraId="471B092C" w14:textId="77777777" w:rsidR="00A8597C" w:rsidRPr="00F356D7" w:rsidRDefault="00A8597C" w:rsidP="009E330D">
            <w:pPr>
              <w:ind w:right="-18"/>
            </w:pPr>
            <w:r w:rsidRPr="00F356D7">
              <w:t>4/1/14</w:t>
            </w:r>
          </w:p>
        </w:tc>
      </w:tr>
      <w:tr w:rsidR="00A8597C" w:rsidRPr="00F356D7" w14:paraId="14C715FB"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65CFD41" w14:textId="77777777" w:rsidR="00A8597C" w:rsidRPr="00F356D7" w:rsidRDefault="00A8597C" w:rsidP="009E330D">
            <w:pPr>
              <w:ind w:hanging="3"/>
            </w:pPr>
            <w:r w:rsidRPr="00F356D7">
              <w:t>5.2.</w:t>
            </w:r>
          </w:p>
        </w:tc>
        <w:tc>
          <w:tcPr>
            <w:tcW w:w="5940" w:type="dxa"/>
            <w:tcBorders>
              <w:top w:val="nil"/>
              <w:left w:val="nil"/>
              <w:bottom w:val="single" w:sz="4" w:space="0" w:color="auto"/>
              <w:right w:val="single" w:sz="4" w:space="0" w:color="auto"/>
            </w:tcBorders>
            <w:shd w:val="clear" w:color="auto" w:fill="auto"/>
            <w:vAlign w:val="bottom"/>
            <w:hideMark/>
          </w:tcPr>
          <w:p w14:paraId="486C7942" w14:textId="77777777" w:rsidR="00A8597C" w:rsidRPr="00F356D7" w:rsidRDefault="00A8597C" w:rsidP="009E330D">
            <w:pPr>
              <w:ind w:hanging="18"/>
            </w:pPr>
            <w:r w:rsidRPr="00F356D7">
              <w:t xml:space="preserve"> Hire OTT fellow(s) to look at the ARPA-E REMOTE proposal and assess the relevant existing current patent landscape.</w:t>
            </w:r>
          </w:p>
        </w:tc>
        <w:tc>
          <w:tcPr>
            <w:tcW w:w="990" w:type="dxa"/>
            <w:tcBorders>
              <w:top w:val="nil"/>
              <w:left w:val="nil"/>
              <w:bottom w:val="single" w:sz="4" w:space="0" w:color="auto"/>
              <w:right w:val="single" w:sz="4" w:space="0" w:color="auto"/>
            </w:tcBorders>
            <w:shd w:val="clear" w:color="auto" w:fill="auto"/>
            <w:vAlign w:val="bottom"/>
            <w:hideMark/>
          </w:tcPr>
          <w:p w14:paraId="0474C03B"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DFF5674" w14:textId="77777777" w:rsidR="00A8597C" w:rsidRPr="00F356D7" w:rsidRDefault="00A8597C" w:rsidP="009E330D">
            <w:pPr>
              <w:ind w:hanging="18"/>
            </w:pPr>
            <w:r w:rsidRPr="00F356D7">
              <w:t>1/1/14</w:t>
            </w:r>
          </w:p>
        </w:tc>
        <w:tc>
          <w:tcPr>
            <w:tcW w:w="1260" w:type="dxa"/>
            <w:tcBorders>
              <w:top w:val="nil"/>
              <w:left w:val="nil"/>
              <w:bottom w:val="single" w:sz="4" w:space="0" w:color="auto"/>
              <w:right w:val="single" w:sz="4" w:space="0" w:color="auto"/>
            </w:tcBorders>
            <w:shd w:val="clear" w:color="auto" w:fill="auto"/>
            <w:noWrap/>
            <w:vAlign w:val="bottom"/>
            <w:hideMark/>
          </w:tcPr>
          <w:p w14:paraId="17A44A67" w14:textId="77777777" w:rsidR="00A8597C" w:rsidRPr="00F356D7" w:rsidRDefault="00A8597C" w:rsidP="009E330D">
            <w:pPr>
              <w:ind w:right="-18"/>
            </w:pPr>
            <w:r w:rsidRPr="00F356D7">
              <w:t>4/1/14</w:t>
            </w:r>
          </w:p>
        </w:tc>
      </w:tr>
      <w:tr w:rsidR="00A8597C" w:rsidRPr="00F356D7" w14:paraId="0CB395B3" w14:textId="77777777" w:rsidTr="005E2EA0">
        <w:trPr>
          <w:trHeight w:val="6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34A2F961" w14:textId="77777777" w:rsidR="00A8597C" w:rsidRPr="00F356D7" w:rsidRDefault="00A8597C" w:rsidP="009E330D">
            <w:pPr>
              <w:ind w:hanging="3"/>
            </w:pPr>
            <w:r w:rsidRPr="00F356D7">
              <w:t>M5.2.</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6B45C4BE" w14:textId="77777777" w:rsidR="00A8597C" w:rsidRPr="00F356D7" w:rsidRDefault="00A8597C" w:rsidP="009E330D">
            <w:pPr>
              <w:ind w:hanging="18"/>
            </w:pPr>
            <w:r w:rsidRPr="00F356D7">
              <w:t xml:space="preserve">Milestone: Develop a profile of the existing patents related to methane to methanol (and GTL) biotechnology.  </w:t>
            </w:r>
          </w:p>
        </w:tc>
        <w:tc>
          <w:tcPr>
            <w:tcW w:w="990" w:type="dxa"/>
            <w:tcBorders>
              <w:top w:val="nil"/>
              <w:left w:val="nil"/>
              <w:bottom w:val="single" w:sz="4" w:space="0" w:color="auto"/>
              <w:right w:val="single" w:sz="4" w:space="0" w:color="auto"/>
            </w:tcBorders>
            <w:shd w:val="clear" w:color="auto" w:fill="auto"/>
            <w:vAlign w:val="bottom"/>
            <w:hideMark/>
          </w:tcPr>
          <w:p w14:paraId="6E99AA4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82740CA" w14:textId="77777777" w:rsidR="00A8597C" w:rsidRPr="00F356D7" w:rsidRDefault="00A8597C" w:rsidP="009E330D">
            <w:pPr>
              <w:ind w:hanging="18"/>
            </w:pPr>
            <w:r w:rsidRPr="00F356D7">
              <w:t>4/1/14</w:t>
            </w:r>
          </w:p>
        </w:tc>
        <w:tc>
          <w:tcPr>
            <w:tcW w:w="1260" w:type="dxa"/>
            <w:tcBorders>
              <w:top w:val="nil"/>
              <w:left w:val="nil"/>
              <w:bottom w:val="single" w:sz="4" w:space="0" w:color="auto"/>
              <w:right w:val="single" w:sz="4" w:space="0" w:color="auto"/>
            </w:tcBorders>
            <w:shd w:val="clear" w:color="auto" w:fill="auto"/>
            <w:noWrap/>
            <w:vAlign w:val="bottom"/>
            <w:hideMark/>
          </w:tcPr>
          <w:p w14:paraId="34ED3FC1" w14:textId="77777777" w:rsidR="00A8597C" w:rsidRPr="00F356D7" w:rsidRDefault="00A8597C" w:rsidP="009E330D">
            <w:pPr>
              <w:ind w:right="-18"/>
            </w:pPr>
            <w:r w:rsidRPr="00F356D7">
              <w:t>4/1/14</w:t>
            </w:r>
          </w:p>
        </w:tc>
      </w:tr>
      <w:tr w:rsidR="00A8597C" w:rsidRPr="00F356D7" w14:paraId="0993E062"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6082AB8C" w14:textId="77777777" w:rsidR="00A8597C" w:rsidRPr="00F356D7" w:rsidRDefault="00A8597C" w:rsidP="009E330D">
            <w:pPr>
              <w:ind w:hanging="3"/>
            </w:pPr>
            <w:r w:rsidRPr="00F356D7">
              <w:t>M5.3.</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0FFC0A8E" w14:textId="77777777" w:rsidR="00A8597C" w:rsidRPr="00F356D7" w:rsidRDefault="00A8597C" w:rsidP="009E330D">
            <w:pPr>
              <w:ind w:hanging="18"/>
            </w:pPr>
            <w:r w:rsidRPr="00F356D7">
              <w:t xml:space="preserve">Milestone: File provisional patent for our plan to convert methane to methanol. </w:t>
            </w:r>
          </w:p>
        </w:tc>
        <w:tc>
          <w:tcPr>
            <w:tcW w:w="990" w:type="dxa"/>
            <w:tcBorders>
              <w:top w:val="nil"/>
              <w:left w:val="nil"/>
              <w:bottom w:val="single" w:sz="4" w:space="0" w:color="auto"/>
              <w:right w:val="single" w:sz="4" w:space="0" w:color="auto"/>
            </w:tcBorders>
            <w:shd w:val="clear" w:color="auto" w:fill="auto"/>
            <w:vAlign w:val="bottom"/>
            <w:hideMark/>
          </w:tcPr>
          <w:p w14:paraId="532DA44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9033412" w14:textId="77777777" w:rsidR="00A8597C" w:rsidRPr="00F356D7" w:rsidRDefault="00A8597C" w:rsidP="009E330D">
            <w:pPr>
              <w:ind w:hanging="18"/>
            </w:pPr>
            <w:r w:rsidRPr="00F356D7">
              <w:t>4/1/14</w:t>
            </w:r>
          </w:p>
        </w:tc>
        <w:tc>
          <w:tcPr>
            <w:tcW w:w="1260" w:type="dxa"/>
            <w:tcBorders>
              <w:top w:val="nil"/>
              <w:left w:val="nil"/>
              <w:bottom w:val="single" w:sz="4" w:space="0" w:color="auto"/>
              <w:right w:val="single" w:sz="4" w:space="0" w:color="auto"/>
            </w:tcBorders>
            <w:shd w:val="clear" w:color="auto" w:fill="auto"/>
            <w:noWrap/>
            <w:vAlign w:val="bottom"/>
            <w:hideMark/>
          </w:tcPr>
          <w:p w14:paraId="2AF163F1" w14:textId="77777777" w:rsidR="00A8597C" w:rsidRPr="00F356D7" w:rsidRDefault="00A8597C" w:rsidP="009E330D">
            <w:pPr>
              <w:ind w:right="-18"/>
            </w:pPr>
            <w:r w:rsidRPr="00F356D7">
              <w:t>4/1/14</w:t>
            </w:r>
          </w:p>
        </w:tc>
      </w:tr>
      <w:tr w:rsidR="00A8597C" w:rsidRPr="00F356D7" w14:paraId="6EC23333" w14:textId="77777777" w:rsidTr="005E2EA0">
        <w:trPr>
          <w:trHeight w:val="6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3BC30" w14:textId="77777777" w:rsidR="00A8597C" w:rsidRPr="00F356D7" w:rsidRDefault="00A8597C" w:rsidP="009E330D">
            <w:pPr>
              <w:ind w:hanging="3"/>
            </w:pPr>
            <w:r w:rsidRPr="00F356D7">
              <w:t>5.3.</w:t>
            </w:r>
          </w:p>
        </w:tc>
        <w:tc>
          <w:tcPr>
            <w:tcW w:w="5940" w:type="dxa"/>
            <w:tcBorders>
              <w:top w:val="nil"/>
              <w:left w:val="nil"/>
              <w:bottom w:val="single" w:sz="4" w:space="0" w:color="auto"/>
              <w:right w:val="single" w:sz="4" w:space="0" w:color="auto"/>
            </w:tcBorders>
            <w:shd w:val="clear" w:color="auto" w:fill="auto"/>
            <w:vAlign w:val="bottom"/>
            <w:hideMark/>
          </w:tcPr>
          <w:p w14:paraId="552733D6" w14:textId="77777777" w:rsidR="00A8597C" w:rsidRPr="00F356D7" w:rsidRDefault="00A8597C" w:rsidP="009E330D">
            <w:pPr>
              <w:ind w:hanging="18"/>
            </w:pPr>
            <w:r w:rsidRPr="00F356D7">
              <w:t>Technology to Market Plan: Work with Dr. Nadine Wong and Fellows from OTT and Tech Transfer Consultants (above) to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5BFC6DA2"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E06D855"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67A63814" w14:textId="77777777" w:rsidR="00A8597C" w:rsidRPr="00F356D7" w:rsidRDefault="00A8597C" w:rsidP="009E330D">
            <w:pPr>
              <w:ind w:right="-18"/>
            </w:pPr>
            <w:r w:rsidRPr="00F356D7">
              <w:t>7/1/14</w:t>
            </w:r>
          </w:p>
        </w:tc>
      </w:tr>
      <w:tr w:rsidR="00A8597C" w:rsidRPr="00F356D7" w14:paraId="4F3D76F2"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2B3326DC" w14:textId="77777777" w:rsidR="00A8597C" w:rsidRPr="00F356D7" w:rsidRDefault="00A8597C" w:rsidP="009E330D">
            <w:pPr>
              <w:ind w:hanging="3"/>
            </w:pPr>
            <w:r w:rsidRPr="00F356D7">
              <w:t>M5.4.</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64669F29" w14:textId="77777777" w:rsidR="00A8597C" w:rsidRPr="00F356D7" w:rsidRDefault="00A8597C" w:rsidP="009E330D">
            <w:pPr>
              <w:ind w:hanging="18"/>
            </w:pPr>
            <w:r w:rsidRPr="00F356D7">
              <w:t>Milestone: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4FF4CE8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DA4A4DA"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305530CA" w14:textId="77777777" w:rsidR="00A8597C" w:rsidRPr="00F356D7" w:rsidRDefault="00A8597C" w:rsidP="009E330D">
            <w:pPr>
              <w:ind w:right="-18"/>
            </w:pPr>
            <w:r w:rsidRPr="00F356D7">
              <w:t>7/1/14</w:t>
            </w:r>
          </w:p>
        </w:tc>
      </w:tr>
      <w:tr w:rsidR="00A8597C" w:rsidRPr="00F356D7" w14:paraId="7B8E22C4" w14:textId="77777777" w:rsidTr="005E2EA0">
        <w:trPr>
          <w:trHeight w:val="6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F949" w14:textId="77777777" w:rsidR="00A8597C" w:rsidRPr="00F356D7" w:rsidRDefault="00A8597C" w:rsidP="009E330D">
            <w:pPr>
              <w:ind w:hanging="3"/>
            </w:pPr>
            <w:r w:rsidRPr="00F356D7">
              <w:t>5.4.</w:t>
            </w:r>
          </w:p>
        </w:tc>
        <w:tc>
          <w:tcPr>
            <w:tcW w:w="5940" w:type="dxa"/>
            <w:tcBorders>
              <w:top w:val="nil"/>
              <w:left w:val="nil"/>
              <w:bottom w:val="single" w:sz="4" w:space="0" w:color="auto"/>
              <w:right w:val="single" w:sz="4" w:space="0" w:color="auto"/>
            </w:tcBorders>
            <w:shd w:val="clear" w:color="auto" w:fill="auto"/>
            <w:vAlign w:val="bottom"/>
            <w:hideMark/>
          </w:tcPr>
          <w:p w14:paraId="6750110D" w14:textId="77777777" w:rsidR="00A8597C" w:rsidRPr="00F356D7" w:rsidRDefault="00A8597C" w:rsidP="009E330D">
            <w:pPr>
              <w:ind w:hanging="18"/>
            </w:pPr>
            <w:r w:rsidRPr="00F356D7">
              <w:t>Market analysis: Use fellows within the OTT Fellows program to conduct market assessment of the technology area relevant to the conversion of methane to methanol and other liquid fuels</w:t>
            </w:r>
          </w:p>
        </w:tc>
        <w:tc>
          <w:tcPr>
            <w:tcW w:w="990" w:type="dxa"/>
            <w:tcBorders>
              <w:top w:val="nil"/>
              <w:left w:val="nil"/>
              <w:bottom w:val="single" w:sz="4" w:space="0" w:color="auto"/>
              <w:right w:val="single" w:sz="4" w:space="0" w:color="auto"/>
            </w:tcBorders>
            <w:shd w:val="clear" w:color="auto" w:fill="auto"/>
            <w:vAlign w:val="bottom"/>
            <w:hideMark/>
          </w:tcPr>
          <w:p w14:paraId="05AB0E05"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E4597AF"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1ED8BB17" w14:textId="77777777" w:rsidR="00A8597C" w:rsidRPr="00F356D7" w:rsidRDefault="00A8597C" w:rsidP="009E330D">
            <w:pPr>
              <w:ind w:right="-18"/>
            </w:pPr>
            <w:r w:rsidRPr="00F356D7">
              <w:t>10/1/14</w:t>
            </w:r>
          </w:p>
        </w:tc>
      </w:tr>
      <w:tr w:rsidR="00A8597C" w:rsidRPr="00F356D7" w14:paraId="295CBDC7" w14:textId="77777777" w:rsidTr="005E2EA0">
        <w:trPr>
          <w:trHeight w:val="6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16D8A900" w14:textId="77777777" w:rsidR="00A8597C" w:rsidRPr="00F356D7" w:rsidRDefault="00A8597C" w:rsidP="009E330D">
            <w:pPr>
              <w:ind w:hanging="3"/>
            </w:pPr>
            <w:r w:rsidRPr="00F356D7">
              <w:t>M5.5.</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10D818C7" w14:textId="77777777" w:rsidR="00A8597C" w:rsidRPr="00F356D7" w:rsidRDefault="00A8597C" w:rsidP="009E330D">
            <w:pPr>
              <w:ind w:hanging="18"/>
            </w:pPr>
            <w:r w:rsidRPr="00F356D7">
              <w:t>Milestone: Develop a document that assesses the market for conversion of methane to methanol and to butanol (GTL).</w:t>
            </w:r>
          </w:p>
        </w:tc>
        <w:tc>
          <w:tcPr>
            <w:tcW w:w="990" w:type="dxa"/>
            <w:tcBorders>
              <w:top w:val="nil"/>
              <w:left w:val="nil"/>
              <w:bottom w:val="nil"/>
              <w:right w:val="nil"/>
            </w:tcBorders>
            <w:shd w:val="clear" w:color="auto" w:fill="auto"/>
            <w:vAlign w:val="bottom"/>
            <w:hideMark/>
          </w:tcPr>
          <w:p w14:paraId="4D3B5179" w14:textId="77777777" w:rsidR="00A8597C" w:rsidRPr="00F356D7" w:rsidRDefault="00A8597C" w:rsidP="009E330D">
            <w:pPr>
              <w:ind w:left="-18"/>
            </w:pPr>
          </w:p>
        </w:tc>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7B17E39"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6F4446CB" w14:textId="77777777" w:rsidR="00A8597C" w:rsidRPr="00F356D7" w:rsidRDefault="00A8597C" w:rsidP="009E330D">
            <w:pPr>
              <w:ind w:right="-18"/>
            </w:pPr>
            <w:r w:rsidRPr="00F356D7">
              <w:t>10/1/14</w:t>
            </w:r>
          </w:p>
        </w:tc>
      </w:tr>
      <w:tr w:rsidR="00A8597C" w:rsidRPr="00F356D7" w14:paraId="0824C9CF" w14:textId="77777777" w:rsidTr="005E2EA0">
        <w:trPr>
          <w:trHeight w:val="12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941A6" w14:textId="77777777" w:rsidR="00A8597C" w:rsidRPr="00F356D7" w:rsidRDefault="00A8597C" w:rsidP="009E330D">
            <w:pPr>
              <w:ind w:hanging="3"/>
            </w:pPr>
            <w:r w:rsidRPr="00F356D7">
              <w:lastRenderedPageBreak/>
              <w:t>5.4.</w:t>
            </w:r>
          </w:p>
        </w:tc>
        <w:tc>
          <w:tcPr>
            <w:tcW w:w="5940" w:type="dxa"/>
            <w:tcBorders>
              <w:top w:val="nil"/>
              <w:left w:val="nil"/>
              <w:bottom w:val="single" w:sz="4" w:space="0" w:color="auto"/>
              <w:right w:val="single" w:sz="4" w:space="0" w:color="auto"/>
            </w:tcBorders>
            <w:shd w:val="clear" w:color="auto" w:fill="auto"/>
            <w:vAlign w:val="bottom"/>
            <w:hideMark/>
          </w:tcPr>
          <w:p w14:paraId="40886CA6" w14:textId="77777777" w:rsidR="00A8597C" w:rsidRPr="00F356D7" w:rsidRDefault="00A8597C" w:rsidP="009E330D">
            <w:pPr>
              <w:ind w:hanging="18"/>
            </w:pPr>
            <w:r w:rsidRPr="00F356D7">
              <w:t xml:space="preserve">Partner/funding outreach and engagement: Work through the </w:t>
            </w:r>
            <w:proofErr w:type="spellStart"/>
            <w:r w:rsidRPr="00F356D7">
              <w:t>Univ</w:t>
            </w:r>
            <w:proofErr w:type="spellEnd"/>
            <w:r w:rsidRPr="00F356D7">
              <w:t xml:space="preserve"> of Michigan Office of Technology Transfer (OTT) to identify and then hire an independent consultant for scouting and forging relationships with technology partners.   During the first quarter, we will identify consultant candidates with the thought that that person would be onboard by the 2nd quarter and ramping up from there on.</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CBCF2FF"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07C3008C"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5EF8C184" w14:textId="77777777" w:rsidR="00A8597C" w:rsidRPr="00F356D7" w:rsidRDefault="00A8597C" w:rsidP="009E330D">
            <w:pPr>
              <w:ind w:right="-18"/>
            </w:pPr>
            <w:r w:rsidRPr="00F356D7">
              <w:t>7/1/14</w:t>
            </w:r>
          </w:p>
        </w:tc>
      </w:tr>
      <w:tr w:rsidR="00A8597C" w:rsidRPr="00F356D7" w14:paraId="51165AAA" w14:textId="77777777" w:rsidTr="005E2EA0">
        <w:trPr>
          <w:trHeight w:val="6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065ED069" w14:textId="77777777" w:rsidR="00A8597C" w:rsidRPr="00F356D7" w:rsidRDefault="00A8597C" w:rsidP="009E330D">
            <w:pPr>
              <w:ind w:hanging="3"/>
            </w:pPr>
            <w:r w:rsidRPr="00F356D7">
              <w:t>M5.6.</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7E6E072F" w14:textId="77777777" w:rsidR="00A8597C" w:rsidRPr="00F356D7" w:rsidRDefault="00A8597C" w:rsidP="009E330D">
            <w:pPr>
              <w:ind w:hanging="18"/>
            </w:pPr>
            <w:r w:rsidRPr="00F356D7">
              <w:t xml:space="preserve">Milestone: Hire an independent T2M Consultant to oversee the tech-to-market plan and forge relationships with technology partners. </w:t>
            </w:r>
          </w:p>
        </w:tc>
        <w:tc>
          <w:tcPr>
            <w:tcW w:w="990" w:type="dxa"/>
            <w:tcBorders>
              <w:top w:val="nil"/>
              <w:left w:val="nil"/>
              <w:bottom w:val="single" w:sz="4" w:space="0" w:color="auto"/>
              <w:right w:val="single" w:sz="4" w:space="0" w:color="auto"/>
            </w:tcBorders>
            <w:shd w:val="clear" w:color="auto" w:fill="auto"/>
            <w:vAlign w:val="bottom"/>
            <w:hideMark/>
          </w:tcPr>
          <w:p w14:paraId="5E169B5F"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4536ABF"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2F32F60F" w14:textId="77777777" w:rsidR="00A8597C" w:rsidRPr="00F356D7" w:rsidRDefault="00A8597C" w:rsidP="009E330D">
            <w:pPr>
              <w:ind w:right="-18"/>
            </w:pPr>
            <w:r w:rsidRPr="00F356D7">
              <w:t>7/1/14</w:t>
            </w:r>
          </w:p>
        </w:tc>
      </w:tr>
      <w:tr w:rsidR="00A8597C" w:rsidRPr="00F356D7" w14:paraId="7CF8E766" w14:textId="77777777" w:rsidTr="005E2EA0">
        <w:trPr>
          <w:trHeight w:val="9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114F5" w14:textId="77777777" w:rsidR="00A8597C" w:rsidRPr="00F356D7" w:rsidRDefault="00A8597C" w:rsidP="009E330D">
            <w:pPr>
              <w:ind w:hanging="3"/>
            </w:pPr>
            <w:r w:rsidRPr="00F356D7">
              <w:t>5.5.</w:t>
            </w:r>
          </w:p>
        </w:tc>
        <w:tc>
          <w:tcPr>
            <w:tcW w:w="5940" w:type="dxa"/>
            <w:tcBorders>
              <w:top w:val="nil"/>
              <w:left w:val="nil"/>
              <w:bottom w:val="single" w:sz="4" w:space="0" w:color="auto"/>
              <w:right w:val="single" w:sz="4" w:space="0" w:color="auto"/>
            </w:tcBorders>
            <w:shd w:val="clear" w:color="auto" w:fill="auto"/>
            <w:vAlign w:val="bottom"/>
            <w:hideMark/>
          </w:tcPr>
          <w:p w14:paraId="7BADD5BD" w14:textId="77777777" w:rsidR="00A8597C" w:rsidRPr="00F356D7" w:rsidRDefault="00A8597C" w:rsidP="009E330D">
            <w:pPr>
              <w:ind w:hanging="18"/>
            </w:pPr>
            <w:r w:rsidRPr="00F356D7">
              <w:t xml:space="preserve">Partner/funding outreach and engagement: Develop a pitch deck. </w:t>
            </w:r>
            <w:proofErr w:type="spellStart"/>
            <w:r w:rsidRPr="00F356D7">
              <w:t>Ppt</w:t>
            </w:r>
            <w:proofErr w:type="spellEnd"/>
            <w:r w:rsidRPr="00F356D7">
              <w:t xml:space="preserve"> presentation tailored to use in meetings with potential partners, funders, etc. Slides would focus more on the market/commercial aspect rather than the technical. This would include market size, value proposition etc.</w:t>
            </w:r>
          </w:p>
        </w:tc>
        <w:tc>
          <w:tcPr>
            <w:tcW w:w="990" w:type="dxa"/>
            <w:tcBorders>
              <w:top w:val="nil"/>
              <w:left w:val="nil"/>
              <w:bottom w:val="single" w:sz="4" w:space="0" w:color="auto"/>
              <w:right w:val="single" w:sz="4" w:space="0" w:color="auto"/>
            </w:tcBorders>
            <w:shd w:val="clear" w:color="auto" w:fill="auto"/>
            <w:vAlign w:val="bottom"/>
            <w:hideMark/>
          </w:tcPr>
          <w:p w14:paraId="56EDB296"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77E9194D"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447CA5FE" w14:textId="77777777" w:rsidR="00A8597C" w:rsidRPr="00F356D7" w:rsidRDefault="00A8597C" w:rsidP="009E330D">
            <w:pPr>
              <w:ind w:right="-18"/>
            </w:pPr>
            <w:r w:rsidRPr="00F356D7">
              <w:t>2/1/15</w:t>
            </w:r>
          </w:p>
        </w:tc>
      </w:tr>
      <w:tr w:rsidR="00A8597C" w:rsidRPr="00F356D7" w14:paraId="6E12165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73D223FF" w14:textId="77777777" w:rsidR="00A8597C" w:rsidRPr="00F356D7" w:rsidRDefault="00A8597C" w:rsidP="009E330D">
            <w:pPr>
              <w:ind w:hanging="3"/>
            </w:pPr>
            <w:r w:rsidRPr="00F356D7">
              <w:t>M5.7.</w:t>
            </w:r>
          </w:p>
        </w:tc>
        <w:tc>
          <w:tcPr>
            <w:tcW w:w="5940" w:type="dxa"/>
            <w:tcBorders>
              <w:top w:val="nil"/>
              <w:left w:val="nil"/>
              <w:bottom w:val="single" w:sz="4" w:space="0" w:color="auto"/>
              <w:right w:val="single" w:sz="4" w:space="0" w:color="auto"/>
            </w:tcBorders>
            <w:shd w:val="clear" w:color="auto" w:fill="auto"/>
            <w:vAlign w:val="bottom"/>
            <w:hideMark/>
          </w:tcPr>
          <w:p w14:paraId="5FBBD5DC" w14:textId="77777777" w:rsidR="00A8597C" w:rsidRPr="00F356D7" w:rsidRDefault="00A8597C" w:rsidP="009E330D">
            <w:pPr>
              <w:ind w:hanging="18"/>
            </w:pPr>
            <w:r w:rsidRPr="00F356D7">
              <w:t>Milestone: Develop a pitch deck</w:t>
            </w:r>
          </w:p>
        </w:tc>
        <w:tc>
          <w:tcPr>
            <w:tcW w:w="990" w:type="dxa"/>
            <w:tcBorders>
              <w:top w:val="nil"/>
              <w:left w:val="nil"/>
              <w:bottom w:val="single" w:sz="4" w:space="0" w:color="auto"/>
              <w:right w:val="single" w:sz="4" w:space="0" w:color="auto"/>
            </w:tcBorders>
            <w:shd w:val="clear" w:color="auto" w:fill="auto"/>
            <w:vAlign w:val="bottom"/>
            <w:hideMark/>
          </w:tcPr>
          <w:p w14:paraId="44084C3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D61888B" w14:textId="77777777" w:rsidR="00A8597C" w:rsidRPr="00F356D7" w:rsidRDefault="00A8597C" w:rsidP="009E330D">
            <w:pPr>
              <w:ind w:hanging="18"/>
            </w:pPr>
            <w:r w:rsidRPr="00F356D7">
              <w:t>2/1/15</w:t>
            </w:r>
          </w:p>
        </w:tc>
        <w:tc>
          <w:tcPr>
            <w:tcW w:w="1260" w:type="dxa"/>
            <w:tcBorders>
              <w:top w:val="nil"/>
              <w:left w:val="nil"/>
              <w:bottom w:val="single" w:sz="4" w:space="0" w:color="auto"/>
              <w:right w:val="single" w:sz="4" w:space="0" w:color="auto"/>
            </w:tcBorders>
            <w:shd w:val="clear" w:color="auto" w:fill="auto"/>
            <w:noWrap/>
            <w:vAlign w:val="bottom"/>
            <w:hideMark/>
          </w:tcPr>
          <w:p w14:paraId="71C001CD" w14:textId="77777777" w:rsidR="00A8597C" w:rsidRPr="00F356D7" w:rsidRDefault="00A8597C" w:rsidP="009E330D">
            <w:pPr>
              <w:ind w:right="-18"/>
            </w:pPr>
            <w:r w:rsidRPr="00F356D7">
              <w:t>2/1/15</w:t>
            </w:r>
          </w:p>
        </w:tc>
      </w:tr>
      <w:tr w:rsidR="00A8597C" w:rsidRPr="00F356D7" w14:paraId="16704EE7"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6F03E5B" w14:textId="77777777" w:rsidR="00A8597C" w:rsidRPr="00F356D7" w:rsidRDefault="00A8597C" w:rsidP="009E330D">
            <w:pPr>
              <w:ind w:hanging="3"/>
            </w:pPr>
            <w:r w:rsidRPr="00F356D7">
              <w:t>5.6.</w:t>
            </w:r>
          </w:p>
        </w:tc>
        <w:tc>
          <w:tcPr>
            <w:tcW w:w="5940" w:type="dxa"/>
            <w:tcBorders>
              <w:top w:val="nil"/>
              <w:left w:val="nil"/>
              <w:bottom w:val="single" w:sz="4" w:space="0" w:color="auto"/>
              <w:right w:val="single" w:sz="4" w:space="0" w:color="auto"/>
            </w:tcBorders>
            <w:shd w:val="clear" w:color="auto" w:fill="auto"/>
            <w:vAlign w:val="bottom"/>
            <w:hideMark/>
          </w:tcPr>
          <w:p w14:paraId="099503CD" w14:textId="77777777" w:rsidR="00A8597C" w:rsidRPr="00F356D7" w:rsidRDefault="00A8597C" w:rsidP="009E330D">
            <w:pPr>
              <w:ind w:hanging="18"/>
            </w:pPr>
            <w:r w:rsidRPr="00F356D7">
              <w:t xml:space="preserve">Partner/funding outreach and engagement: Travel to the annual ARPA-E summit. </w:t>
            </w:r>
          </w:p>
        </w:tc>
        <w:tc>
          <w:tcPr>
            <w:tcW w:w="990" w:type="dxa"/>
            <w:tcBorders>
              <w:top w:val="nil"/>
              <w:left w:val="nil"/>
              <w:bottom w:val="single" w:sz="4" w:space="0" w:color="auto"/>
              <w:right w:val="single" w:sz="4" w:space="0" w:color="auto"/>
            </w:tcBorders>
            <w:shd w:val="clear" w:color="auto" w:fill="auto"/>
            <w:vAlign w:val="bottom"/>
            <w:hideMark/>
          </w:tcPr>
          <w:p w14:paraId="34BF81A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DE9826"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437FBC87" w14:textId="77777777" w:rsidR="00A8597C" w:rsidRPr="00F356D7" w:rsidRDefault="00A8597C" w:rsidP="009E330D">
            <w:pPr>
              <w:ind w:right="-18"/>
            </w:pPr>
          </w:p>
        </w:tc>
      </w:tr>
      <w:tr w:rsidR="00A8597C" w:rsidRPr="00F356D7" w14:paraId="38C64973" w14:textId="77777777" w:rsidTr="005E2EA0">
        <w:trPr>
          <w:trHeight w:val="12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D8FAECF" w14:textId="77777777" w:rsidR="00A8597C" w:rsidRPr="00F356D7" w:rsidRDefault="00A8597C" w:rsidP="009E330D">
            <w:pPr>
              <w:ind w:hanging="3"/>
            </w:pPr>
            <w:r w:rsidRPr="00F356D7">
              <w:t>5.7.</w:t>
            </w:r>
          </w:p>
        </w:tc>
        <w:tc>
          <w:tcPr>
            <w:tcW w:w="5940" w:type="dxa"/>
            <w:tcBorders>
              <w:top w:val="nil"/>
              <w:left w:val="nil"/>
              <w:bottom w:val="single" w:sz="4" w:space="0" w:color="auto"/>
              <w:right w:val="single" w:sz="4" w:space="0" w:color="auto"/>
            </w:tcBorders>
            <w:shd w:val="clear" w:color="auto" w:fill="auto"/>
            <w:vAlign w:val="bottom"/>
            <w:hideMark/>
          </w:tcPr>
          <w:p w14:paraId="3C323290" w14:textId="77777777" w:rsidR="00A8597C" w:rsidRPr="00F356D7" w:rsidRDefault="00A8597C" w:rsidP="009E330D">
            <w:pPr>
              <w:ind w:hanging="18"/>
            </w:pPr>
            <w:r w:rsidRPr="00F356D7">
              <w:t>Partner/funding outreach and engagement: Hire graduate student fellow(s) at OTT3 to develop a preliminary list of companies with technology in the methane to methanol and methanol to fuels areas. OTT and UM have ongoing relationships with several target companies such as BASF, Dow Chemical and can be used to initiate discussions with those partners.</w:t>
            </w:r>
          </w:p>
        </w:tc>
        <w:tc>
          <w:tcPr>
            <w:tcW w:w="990" w:type="dxa"/>
            <w:tcBorders>
              <w:top w:val="nil"/>
              <w:left w:val="nil"/>
              <w:bottom w:val="single" w:sz="4" w:space="0" w:color="auto"/>
              <w:right w:val="single" w:sz="4" w:space="0" w:color="auto"/>
            </w:tcBorders>
            <w:shd w:val="clear" w:color="auto" w:fill="auto"/>
            <w:vAlign w:val="bottom"/>
            <w:hideMark/>
          </w:tcPr>
          <w:p w14:paraId="6CCA7F6C"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2F874C85" w14:textId="77777777" w:rsidR="00A8597C" w:rsidRPr="00F356D7" w:rsidRDefault="00A8597C" w:rsidP="009E330D">
            <w:pPr>
              <w:ind w:hanging="18"/>
            </w:pPr>
            <w:r w:rsidRPr="00F356D7">
              <w:t>8/1/14</w:t>
            </w:r>
          </w:p>
        </w:tc>
        <w:tc>
          <w:tcPr>
            <w:tcW w:w="1260" w:type="dxa"/>
            <w:tcBorders>
              <w:top w:val="nil"/>
              <w:left w:val="nil"/>
              <w:bottom w:val="single" w:sz="4" w:space="0" w:color="auto"/>
              <w:right w:val="single" w:sz="4" w:space="0" w:color="auto"/>
            </w:tcBorders>
            <w:shd w:val="clear" w:color="auto" w:fill="auto"/>
            <w:noWrap/>
            <w:vAlign w:val="bottom"/>
            <w:hideMark/>
          </w:tcPr>
          <w:p w14:paraId="748F4E93" w14:textId="77777777" w:rsidR="00A8597C" w:rsidRPr="00F356D7" w:rsidRDefault="00A8597C" w:rsidP="009E330D">
            <w:pPr>
              <w:ind w:right="-18"/>
            </w:pPr>
            <w:r w:rsidRPr="00F356D7">
              <w:t>2/1/15</w:t>
            </w:r>
          </w:p>
        </w:tc>
      </w:tr>
      <w:tr w:rsidR="00A8597C" w:rsidRPr="00F356D7" w14:paraId="44C5B8A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9FC97EC" w14:textId="77777777" w:rsidR="00A8597C" w:rsidRPr="00F356D7" w:rsidRDefault="00A8597C" w:rsidP="009E330D">
            <w:pPr>
              <w:ind w:hanging="3"/>
            </w:pPr>
            <w:r w:rsidRPr="00F356D7">
              <w:t>M5.8.</w:t>
            </w:r>
          </w:p>
        </w:tc>
        <w:tc>
          <w:tcPr>
            <w:tcW w:w="5940" w:type="dxa"/>
            <w:tcBorders>
              <w:top w:val="nil"/>
              <w:left w:val="nil"/>
              <w:bottom w:val="single" w:sz="4" w:space="0" w:color="auto"/>
              <w:right w:val="single" w:sz="4" w:space="0" w:color="auto"/>
            </w:tcBorders>
            <w:shd w:val="clear" w:color="auto" w:fill="auto"/>
            <w:vAlign w:val="bottom"/>
            <w:hideMark/>
          </w:tcPr>
          <w:p w14:paraId="5A5CF5BA" w14:textId="77777777" w:rsidR="00A8597C" w:rsidRPr="00F356D7" w:rsidRDefault="00A8597C" w:rsidP="009E330D">
            <w:pPr>
              <w:ind w:hanging="18"/>
            </w:pPr>
            <w:r w:rsidRPr="00F356D7">
              <w:t xml:space="preserve">Milestone: Meet with potential industrial partners. </w:t>
            </w:r>
          </w:p>
        </w:tc>
        <w:tc>
          <w:tcPr>
            <w:tcW w:w="990" w:type="dxa"/>
            <w:tcBorders>
              <w:top w:val="nil"/>
              <w:left w:val="nil"/>
              <w:bottom w:val="single" w:sz="4" w:space="0" w:color="auto"/>
              <w:right w:val="single" w:sz="4" w:space="0" w:color="auto"/>
            </w:tcBorders>
            <w:shd w:val="clear" w:color="auto" w:fill="auto"/>
            <w:vAlign w:val="bottom"/>
            <w:hideMark/>
          </w:tcPr>
          <w:p w14:paraId="3B4BB4D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666962" w14:textId="77777777" w:rsidR="00A8597C" w:rsidRPr="00F356D7" w:rsidRDefault="00A8597C" w:rsidP="009E330D">
            <w:pPr>
              <w:ind w:hanging="18"/>
            </w:pPr>
            <w:r w:rsidRPr="00F356D7">
              <w:t>2/1/15</w:t>
            </w:r>
          </w:p>
        </w:tc>
        <w:tc>
          <w:tcPr>
            <w:tcW w:w="1260" w:type="dxa"/>
            <w:tcBorders>
              <w:top w:val="nil"/>
              <w:left w:val="nil"/>
              <w:bottom w:val="single" w:sz="4" w:space="0" w:color="auto"/>
              <w:right w:val="single" w:sz="4" w:space="0" w:color="auto"/>
            </w:tcBorders>
            <w:shd w:val="clear" w:color="auto" w:fill="auto"/>
            <w:noWrap/>
            <w:vAlign w:val="bottom"/>
            <w:hideMark/>
          </w:tcPr>
          <w:p w14:paraId="0DE5D269" w14:textId="77777777" w:rsidR="00A8597C" w:rsidRPr="00F356D7" w:rsidRDefault="00A8597C" w:rsidP="009E330D">
            <w:pPr>
              <w:ind w:right="-18"/>
            </w:pPr>
            <w:r w:rsidRPr="00F356D7">
              <w:t>2/1/15</w:t>
            </w:r>
          </w:p>
        </w:tc>
      </w:tr>
      <w:tr w:rsidR="00A8597C" w:rsidRPr="00F356D7" w14:paraId="6D865681"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70497C1D" w14:textId="77777777" w:rsidR="00A8597C" w:rsidRPr="00F356D7" w:rsidRDefault="00A8597C" w:rsidP="009E330D">
            <w:pPr>
              <w:ind w:hanging="3"/>
            </w:pPr>
            <w:r w:rsidRPr="00F356D7">
              <w:t>5.8.</w:t>
            </w:r>
          </w:p>
        </w:tc>
        <w:tc>
          <w:tcPr>
            <w:tcW w:w="5940" w:type="dxa"/>
            <w:tcBorders>
              <w:top w:val="nil"/>
              <w:left w:val="nil"/>
              <w:bottom w:val="single" w:sz="4" w:space="0" w:color="auto"/>
              <w:right w:val="single" w:sz="4" w:space="0" w:color="auto"/>
            </w:tcBorders>
            <w:shd w:val="clear" w:color="auto" w:fill="auto"/>
            <w:vAlign w:val="bottom"/>
            <w:hideMark/>
          </w:tcPr>
          <w:p w14:paraId="4E2B4D22" w14:textId="77777777" w:rsidR="00A8597C" w:rsidRPr="00F356D7" w:rsidRDefault="00A8597C" w:rsidP="009E330D">
            <w:pPr>
              <w:ind w:hanging="18"/>
            </w:pPr>
            <w:r w:rsidRPr="00F356D7">
              <w:t xml:space="preserve">Partner/funding outreach and engagement: Begin developing proposals for industrial and federal </w:t>
            </w:r>
            <w:proofErr w:type="gramStart"/>
            <w:r w:rsidRPr="00F356D7">
              <w:t>funding,</w:t>
            </w:r>
            <w:proofErr w:type="gramEnd"/>
            <w:r w:rsidRPr="00F356D7">
              <w:t xml:space="preserve"> based on the analysis of target companies and federal funding options.</w:t>
            </w:r>
          </w:p>
        </w:tc>
        <w:tc>
          <w:tcPr>
            <w:tcW w:w="990" w:type="dxa"/>
            <w:tcBorders>
              <w:top w:val="nil"/>
              <w:left w:val="nil"/>
              <w:bottom w:val="single" w:sz="4" w:space="0" w:color="auto"/>
              <w:right w:val="single" w:sz="4" w:space="0" w:color="auto"/>
            </w:tcBorders>
            <w:shd w:val="clear" w:color="auto" w:fill="auto"/>
            <w:vAlign w:val="bottom"/>
            <w:hideMark/>
          </w:tcPr>
          <w:p w14:paraId="6E3B0111" w14:textId="77777777" w:rsidR="00A8597C" w:rsidRPr="00F356D7" w:rsidRDefault="00A8597C" w:rsidP="009E330D">
            <w:pPr>
              <w:ind w:left="-18"/>
            </w:pPr>
            <w:r w:rsidRPr="00F356D7">
              <w:t>22</w:t>
            </w:r>
          </w:p>
        </w:tc>
        <w:tc>
          <w:tcPr>
            <w:tcW w:w="900" w:type="dxa"/>
            <w:tcBorders>
              <w:top w:val="nil"/>
              <w:left w:val="nil"/>
              <w:bottom w:val="single" w:sz="4" w:space="0" w:color="auto"/>
              <w:right w:val="single" w:sz="4" w:space="0" w:color="auto"/>
            </w:tcBorders>
            <w:shd w:val="clear" w:color="auto" w:fill="auto"/>
            <w:noWrap/>
            <w:vAlign w:val="bottom"/>
            <w:hideMark/>
          </w:tcPr>
          <w:p w14:paraId="68A4E2B5" w14:textId="77777777" w:rsidR="00A8597C" w:rsidRPr="00F356D7" w:rsidRDefault="00A8597C" w:rsidP="009E330D">
            <w:pPr>
              <w:ind w:hanging="18"/>
            </w:pPr>
            <w:r w:rsidRPr="00F356D7">
              <w:t>2/1/15</w:t>
            </w:r>
          </w:p>
        </w:tc>
        <w:tc>
          <w:tcPr>
            <w:tcW w:w="1260" w:type="dxa"/>
            <w:tcBorders>
              <w:top w:val="nil"/>
              <w:left w:val="nil"/>
              <w:bottom w:val="single" w:sz="4" w:space="0" w:color="auto"/>
              <w:right w:val="single" w:sz="4" w:space="0" w:color="auto"/>
            </w:tcBorders>
            <w:shd w:val="clear" w:color="auto" w:fill="auto"/>
            <w:noWrap/>
            <w:vAlign w:val="bottom"/>
            <w:hideMark/>
          </w:tcPr>
          <w:p w14:paraId="189A2B93" w14:textId="77777777" w:rsidR="00A8597C" w:rsidRPr="00F356D7" w:rsidRDefault="00A8597C" w:rsidP="009E330D">
            <w:pPr>
              <w:ind w:right="-18"/>
            </w:pPr>
            <w:r w:rsidRPr="00F356D7">
              <w:t>12/1/16</w:t>
            </w:r>
          </w:p>
        </w:tc>
      </w:tr>
      <w:tr w:rsidR="00A8597C" w:rsidRPr="00F356D7" w14:paraId="68DB8F8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5B1843B" w14:textId="77777777" w:rsidR="00A8597C" w:rsidRPr="00F356D7" w:rsidRDefault="00A8597C" w:rsidP="009E330D">
            <w:pPr>
              <w:ind w:hanging="3"/>
            </w:pPr>
            <w:r w:rsidRPr="00F356D7">
              <w:t>M5.9.</w:t>
            </w:r>
          </w:p>
        </w:tc>
        <w:tc>
          <w:tcPr>
            <w:tcW w:w="5940" w:type="dxa"/>
            <w:tcBorders>
              <w:top w:val="nil"/>
              <w:left w:val="nil"/>
              <w:bottom w:val="single" w:sz="4" w:space="0" w:color="auto"/>
              <w:right w:val="single" w:sz="4" w:space="0" w:color="auto"/>
            </w:tcBorders>
            <w:shd w:val="clear" w:color="auto" w:fill="auto"/>
            <w:vAlign w:val="bottom"/>
            <w:hideMark/>
          </w:tcPr>
          <w:p w14:paraId="162A9E88" w14:textId="77777777" w:rsidR="00A8597C" w:rsidRPr="00F356D7" w:rsidRDefault="00A8597C" w:rsidP="009E330D">
            <w:pPr>
              <w:ind w:hanging="18"/>
            </w:pPr>
            <w:r w:rsidRPr="00F356D7">
              <w:t xml:space="preserve">Milestone: Write proposal for follow-up funding of the project. </w:t>
            </w:r>
          </w:p>
        </w:tc>
        <w:tc>
          <w:tcPr>
            <w:tcW w:w="990" w:type="dxa"/>
            <w:tcBorders>
              <w:top w:val="nil"/>
              <w:left w:val="nil"/>
              <w:bottom w:val="single" w:sz="4" w:space="0" w:color="auto"/>
              <w:right w:val="single" w:sz="4" w:space="0" w:color="auto"/>
            </w:tcBorders>
            <w:shd w:val="clear" w:color="auto" w:fill="auto"/>
            <w:vAlign w:val="bottom"/>
            <w:hideMark/>
          </w:tcPr>
          <w:p w14:paraId="7C108BB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1CDC4AD" w14:textId="77777777" w:rsidR="00A8597C" w:rsidRPr="00F356D7"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hideMark/>
          </w:tcPr>
          <w:p w14:paraId="6DFEF3CA" w14:textId="77777777" w:rsidR="00A8597C" w:rsidRPr="00F356D7" w:rsidRDefault="00A8597C" w:rsidP="009E330D">
            <w:pPr>
              <w:ind w:right="-18"/>
              <w:rPr>
                <w:color w:val="FF0000"/>
              </w:rPr>
            </w:pPr>
            <w:r w:rsidRPr="00F356D7">
              <w:rPr>
                <w:color w:val="FF0000"/>
              </w:rPr>
              <w:t>4/1/16</w:t>
            </w:r>
          </w:p>
        </w:tc>
      </w:tr>
      <w:tr w:rsidR="00A8597C" w:rsidRPr="00F356D7" w14:paraId="2E616EBB"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A1D4345" w14:textId="77777777" w:rsidR="00A8597C" w:rsidRPr="00F356D7" w:rsidRDefault="00A8597C" w:rsidP="009E330D">
            <w:pPr>
              <w:ind w:hanging="3"/>
            </w:pPr>
            <w:r w:rsidRPr="00F356D7">
              <w:t>5.9.</w:t>
            </w:r>
          </w:p>
        </w:tc>
        <w:tc>
          <w:tcPr>
            <w:tcW w:w="5940" w:type="dxa"/>
            <w:tcBorders>
              <w:top w:val="nil"/>
              <w:left w:val="nil"/>
              <w:bottom w:val="single" w:sz="4" w:space="0" w:color="auto"/>
              <w:right w:val="single" w:sz="4" w:space="0" w:color="auto"/>
            </w:tcBorders>
            <w:shd w:val="clear" w:color="auto" w:fill="auto"/>
            <w:vAlign w:val="bottom"/>
            <w:hideMark/>
          </w:tcPr>
          <w:p w14:paraId="5FAA8E1F" w14:textId="77777777" w:rsidR="00A8597C" w:rsidRPr="00F356D7" w:rsidRDefault="00A8597C" w:rsidP="009E330D">
            <w:pPr>
              <w:ind w:hanging="18"/>
            </w:pPr>
            <w:r w:rsidRPr="00F356D7">
              <w:t>Partner/funding outreach and engagement: Involve OTT to negotiate the confidentiality and material transfer agreements, work with ORSP to negotiate IP terms within a sponsored research agreement.</w:t>
            </w:r>
          </w:p>
        </w:tc>
        <w:tc>
          <w:tcPr>
            <w:tcW w:w="990" w:type="dxa"/>
            <w:tcBorders>
              <w:top w:val="nil"/>
              <w:left w:val="nil"/>
              <w:bottom w:val="single" w:sz="4" w:space="0" w:color="auto"/>
              <w:right w:val="single" w:sz="4" w:space="0" w:color="auto"/>
            </w:tcBorders>
            <w:shd w:val="clear" w:color="auto" w:fill="auto"/>
            <w:vAlign w:val="bottom"/>
            <w:hideMark/>
          </w:tcPr>
          <w:p w14:paraId="2D1B3638" w14:textId="77777777" w:rsidR="00A8597C" w:rsidRPr="00F356D7" w:rsidRDefault="00A8597C" w:rsidP="009E330D">
            <w:pPr>
              <w:ind w:left="-18"/>
            </w:pPr>
            <w:r w:rsidRPr="00F356D7">
              <w:t>17</w:t>
            </w:r>
          </w:p>
        </w:tc>
        <w:tc>
          <w:tcPr>
            <w:tcW w:w="900" w:type="dxa"/>
            <w:tcBorders>
              <w:top w:val="nil"/>
              <w:left w:val="nil"/>
              <w:bottom w:val="single" w:sz="4" w:space="0" w:color="auto"/>
              <w:right w:val="single" w:sz="4" w:space="0" w:color="auto"/>
            </w:tcBorders>
            <w:shd w:val="clear" w:color="auto" w:fill="auto"/>
            <w:noWrap/>
            <w:vAlign w:val="bottom"/>
            <w:hideMark/>
          </w:tcPr>
          <w:p w14:paraId="07FBDEF5"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hideMark/>
          </w:tcPr>
          <w:p w14:paraId="64A523F6" w14:textId="77777777" w:rsidR="00A8597C" w:rsidRPr="00F356D7" w:rsidRDefault="00A8597C" w:rsidP="009E330D">
            <w:pPr>
              <w:ind w:right="-18"/>
            </w:pPr>
            <w:r w:rsidRPr="00F356D7">
              <w:t>12/1/16</w:t>
            </w:r>
          </w:p>
        </w:tc>
      </w:tr>
      <w:tr w:rsidR="00A8597C" w:rsidRPr="00F356D7" w14:paraId="2642866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AE1D805" w14:textId="77777777" w:rsidR="00A8597C" w:rsidRPr="00F356D7" w:rsidRDefault="00A8597C" w:rsidP="009E330D">
            <w:pPr>
              <w:ind w:hanging="3"/>
            </w:pPr>
            <w:r w:rsidRPr="00F356D7">
              <w:t>5.10.</w:t>
            </w:r>
          </w:p>
        </w:tc>
        <w:tc>
          <w:tcPr>
            <w:tcW w:w="5940" w:type="dxa"/>
            <w:tcBorders>
              <w:top w:val="nil"/>
              <w:left w:val="nil"/>
              <w:bottom w:val="single" w:sz="4" w:space="0" w:color="auto"/>
              <w:right w:val="single" w:sz="4" w:space="0" w:color="auto"/>
            </w:tcBorders>
            <w:shd w:val="clear" w:color="auto" w:fill="auto"/>
            <w:vAlign w:val="bottom"/>
            <w:hideMark/>
          </w:tcPr>
          <w:p w14:paraId="75291AB8" w14:textId="77777777" w:rsidR="00A8597C" w:rsidRPr="00F356D7" w:rsidRDefault="00A8597C" w:rsidP="009E330D">
            <w:pPr>
              <w:ind w:hanging="18"/>
            </w:pPr>
            <w:proofErr w:type="spellStart"/>
            <w:r w:rsidRPr="00F356D7">
              <w:t>Technoeconomic</w:t>
            </w:r>
            <w:proofErr w:type="spellEnd"/>
            <w:r w:rsidRPr="00F356D7">
              <w:t xml:space="preserve"> analysis: Develop a </w:t>
            </w:r>
            <w:proofErr w:type="spellStart"/>
            <w:r w:rsidRPr="00F356D7">
              <w:t>technoeconomic</w:t>
            </w:r>
            <w:proofErr w:type="spellEnd"/>
            <w:r w:rsidRPr="00F356D7">
              <w:t xml:space="preserve"> model based on the model that Ramon used when he developed the REMOTE program</w:t>
            </w:r>
          </w:p>
        </w:tc>
        <w:tc>
          <w:tcPr>
            <w:tcW w:w="990" w:type="dxa"/>
            <w:tcBorders>
              <w:top w:val="nil"/>
              <w:left w:val="nil"/>
              <w:bottom w:val="single" w:sz="4" w:space="0" w:color="auto"/>
              <w:right w:val="single" w:sz="4" w:space="0" w:color="auto"/>
            </w:tcBorders>
            <w:shd w:val="clear" w:color="auto" w:fill="auto"/>
            <w:vAlign w:val="bottom"/>
            <w:hideMark/>
          </w:tcPr>
          <w:p w14:paraId="44F2FC0E" w14:textId="77777777" w:rsidR="00A8597C" w:rsidRPr="00F356D7" w:rsidRDefault="00A8597C" w:rsidP="009E330D">
            <w:pPr>
              <w:ind w:left="-18"/>
            </w:pPr>
            <w:r w:rsidRPr="00F356D7">
              <w:t>28</w:t>
            </w:r>
          </w:p>
        </w:tc>
        <w:tc>
          <w:tcPr>
            <w:tcW w:w="900" w:type="dxa"/>
            <w:tcBorders>
              <w:top w:val="nil"/>
              <w:left w:val="nil"/>
              <w:bottom w:val="single" w:sz="4" w:space="0" w:color="auto"/>
              <w:right w:val="single" w:sz="4" w:space="0" w:color="auto"/>
            </w:tcBorders>
            <w:shd w:val="clear" w:color="auto" w:fill="auto"/>
            <w:noWrap/>
            <w:vAlign w:val="bottom"/>
            <w:hideMark/>
          </w:tcPr>
          <w:p w14:paraId="38BC7EA0" w14:textId="77777777" w:rsidR="00A8597C" w:rsidRPr="00F356D7" w:rsidRDefault="00A8597C" w:rsidP="009E330D">
            <w:pPr>
              <w:ind w:hanging="18"/>
            </w:pPr>
            <w:r w:rsidRPr="00F356D7">
              <w:t>6/1/14</w:t>
            </w:r>
          </w:p>
        </w:tc>
        <w:tc>
          <w:tcPr>
            <w:tcW w:w="1260" w:type="dxa"/>
            <w:tcBorders>
              <w:top w:val="nil"/>
              <w:left w:val="nil"/>
              <w:bottom w:val="single" w:sz="4" w:space="0" w:color="auto"/>
              <w:right w:val="single" w:sz="4" w:space="0" w:color="auto"/>
            </w:tcBorders>
            <w:shd w:val="clear" w:color="auto" w:fill="auto"/>
            <w:noWrap/>
            <w:vAlign w:val="bottom"/>
            <w:hideMark/>
          </w:tcPr>
          <w:p w14:paraId="32529C4A" w14:textId="77777777" w:rsidR="00A8597C" w:rsidRPr="00F356D7" w:rsidRDefault="00A8597C" w:rsidP="009E330D">
            <w:pPr>
              <w:ind w:right="-18"/>
            </w:pPr>
            <w:r w:rsidRPr="00F356D7">
              <w:t>10/1/16</w:t>
            </w:r>
          </w:p>
        </w:tc>
      </w:tr>
      <w:tr w:rsidR="00A8597C" w:rsidRPr="00F356D7" w14:paraId="199FF849"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12A9D6B" w14:textId="77777777" w:rsidR="00A8597C" w:rsidRPr="00F356D7" w:rsidRDefault="00A8597C" w:rsidP="009E330D">
            <w:pPr>
              <w:ind w:hanging="3"/>
            </w:pPr>
            <w:r w:rsidRPr="00F356D7">
              <w:t>M5.10</w:t>
            </w:r>
          </w:p>
        </w:tc>
        <w:tc>
          <w:tcPr>
            <w:tcW w:w="5940" w:type="dxa"/>
            <w:tcBorders>
              <w:top w:val="nil"/>
              <w:left w:val="nil"/>
              <w:bottom w:val="single" w:sz="4" w:space="0" w:color="auto"/>
              <w:right w:val="single" w:sz="4" w:space="0" w:color="auto"/>
            </w:tcBorders>
            <w:shd w:val="clear" w:color="auto" w:fill="auto"/>
            <w:vAlign w:val="bottom"/>
            <w:hideMark/>
          </w:tcPr>
          <w:p w14:paraId="3AE5EBB6" w14:textId="77777777" w:rsidR="00A8597C" w:rsidRPr="00F356D7" w:rsidRDefault="00A8597C" w:rsidP="009E330D">
            <w:pPr>
              <w:ind w:hanging="18"/>
            </w:pPr>
            <w:r w:rsidRPr="00F356D7">
              <w:t xml:space="preserve">Milestone: Adjust the </w:t>
            </w:r>
            <w:proofErr w:type="spellStart"/>
            <w:r w:rsidRPr="00F356D7">
              <w:t>technoeconomic</w:t>
            </w:r>
            <w:proofErr w:type="spellEnd"/>
            <w:r w:rsidRPr="00F356D7">
              <w:t xml:space="preserve"> model to fit the methane-to-methanol proposal so that it is ready for data inputs</w:t>
            </w:r>
          </w:p>
        </w:tc>
        <w:tc>
          <w:tcPr>
            <w:tcW w:w="990" w:type="dxa"/>
            <w:tcBorders>
              <w:top w:val="nil"/>
              <w:left w:val="nil"/>
              <w:bottom w:val="single" w:sz="4" w:space="0" w:color="auto"/>
              <w:right w:val="single" w:sz="4" w:space="0" w:color="auto"/>
            </w:tcBorders>
            <w:shd w:val="clear" w:color="auto" w:fill="auto"/>
            <w:vAlign w:val="bottom"/>
            <w:hideMark/>
          </w:tcPr>
          <w:p w14:paraId="219076CB"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3E29FCC6" w14:textId="77777777" w:rsidR="00A8597C" w:rsidRPr="00F356D7" w:rsidRDefault="00A8597C" w:rsidP="009E330D">
            <w:pPr>
              <w:ind w:hanging="18"/>
              <w:rPr>
                <w:color w:val="FF0000"/>
              </w:rPr>
            </w:pPr>
            <w:r w:rsidRPr="00F356D7">
              <w:rPr>
                <w:color w:val="FF0000"/>
              </w:rPr>
              <w:t>1/1/15</w:t>
            </w:r>
          </w:p>
        </w:tc>
        <w:tc>
          <w:tcPr>
            <w:tcW w:w="1260" w:type="dxa"/>
            <w:tcBorders>
              <w:top w:val="nil"/>
              <w:left w:val="nil"/>
              <w:bottom w:val="single" w:sz="4" w:space="0" w:color="auto"/>
              <w:right w:val="single" w:sz="4" w:space="0" w:color="auto"/>
            </w:tcBorders>
            <w:shd w:val="clear" w:color="auto" w:fill="auto"/>
            <w:noWrap/>
            <w:vAlign w:val="bottom"/>
            <w:hideMark/>
          </w:tcPr>
          <w:p w14:paraId="6BD30627" w14:textId="77777777" w:rsidR="00A8597C" w:rsidRPr="00F356D7" w:rsidRDefault="00A8597C" w:rsidP="009E330D">
            <w:pPr>
              <w:ind w:right="-18"/>
              <w:rPr>
                <w:color w:val="FF0000"/>
              </w:rPr>
            </w:pPr>
            <w:r w:rsidRPr="00F356D7">
              <w:rPr>
                <w:color w:val="FF0000"/>
              </w:rPr>
              <w:t>9/1/15</w:t>
            </w:r>
          </w:p>
        </w:tc>
      </w:tr>
      <w:tr w:rsidR="00A8597C" w:rsidRPr="00F356D7" w14:paraId="1A24FD78"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bottom"/>
            <w:hideMark/>
          </w:tcPr>
          <w:p w14:paraId="2904D493" w14:textId="77777777" w:rsidR="00A8597C" w:rsidRPr="00F356D7" w:rsidRDefault="00A8597C" w:rsidP="009E330D">
            <w:pPr>
              <w:ind w:hanging="3"/>
            </w:pPr>
            <w:r w:rsidRPr="00F356D7">
              <w:t>M5.11.</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395BCCE4" w14:textId="77777777" w:rsidR="00A8597C" w:rsidRPr="00F356D7" w:rsidRDefault="00A8597C" w:rsidP="009E330D">
            <w:pPr>
              <w:ind w:hanging="18"/>
            </w:pPr>
            <w:r w:rsidRPr="00F356D7">
              <w:t xml:space="preserve">Milestone: Add data to the </w:t>
            </w:r>
            <w:proofErr w:type="spellStart"/>
            <w:r w:rsidRPr="00F356D7">
              <w:t>technoeconomic</w:t>
            </w:r>
            <w:proofErr w:type="spellEnd"/>
            <w:r w:rsidRPr="00F356D7">
              <w:t xml:space="preserve"> model and perform sensitivity analysis</w:t>
            </w:r>
          </w:p>
        </w:tc>
        <w:tc>
          <w:tcPr>
            <w:tcW w:w="990" w:type="dxa"/>
            <w:tcBorders>
              <w:top w:val="nil"/>
              <w:left w:val="nil"/>
              <w:bottom w:val="single" w:sz="4" w:space="0" w:color="auto"/>
              <w:right w:val="single" w:sz="4" w:space="0" w:color="auto"/>
            </w:tcBorders>
            <w:shd w:val="clear" w:color="auto" w:fill="auto"/>
            <w:vAlign w:val="bottom"/>
            <w:hideMark/>
          </w:tcPr>
          <w:p w14:paraId="11D0173B"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7717E216" w14:textId="77777777" w:rsidR="00A8597C" w:rsidRPr="00F356D7" w:rsidRDefault="00A8597C" w:rsidP="009E330D">
            <w:pPr>
              <w:ind w:hanging="18"/>
            </w:pPr>
            <w:r w:rsidRPr="00F356D7">
              <w:t>9/1/15</w:t>
            </w:r>
          </w:p>
        </w:tc>
        <w:tc>
          <w:tcPr>
            <w:tcW w:w="1260" w:type="dxa"/>
            <w:tcBorders>
              <w:top w:val="nil"/>
              <w:left w:val="nil"/>
              <w:bottom w:val="single" w:sz="4" w:space="0" w:color="auto"/>
              <w:right w:val="single" w:sz="4" w:space="0" w:color="auto"/>
            </w:tcBorders>
            <w:shd w:val="clear" w:color="auto" w:fill="auto"/>
            <w:noWrap/>
            <w:vAlign w:val="bottom"/>
            <w:hideMark/>
          </w:tcPr>
          <w:p w14:paraId="6A4953E9" w14:textId="77777777" w:rsidR="00A8597C" w:rsidRPr="00F356D7" w:rsidRDefault="00A8597C" w:rsidP="009E330D">
            <w:pPr>
              <w:ind w:right="-18"/>
            </w:pPr>
            <w:r w:rsidRPr="00F356D7">
              <w:t>9/1/16</w:t>
            </w:r>
          </w:p>
        </w:tc>
      </w:tr>
      <w:tr w:rsidR="00A8597C" w:rsidRPr="00F356D7" w14:paraId="43A2EC6D"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181CA6AF" w14:textId="77777777" w:rsidR="00A8597C" w:rsidRPr="00F356D7" w:rsidRDefault="00A8597C" w:rsidP="009E330D">
            <w:pPr>
              <w:ind w:hanging="3"/>
            </w:pPr>
            <w:r w:rsidRPr="00F356D7">
              <w:t>M5.12.</w:t>
            </w:r>
          </w:p>
        </w:tc>
        <w:tc>
          <w:tcPr>
            <w:tcW w:w="5940" w:type="dxa"/>
            <w:tcBorders>
              <w:top w:val="nil"/>
              <w:left w:val="single" w:sz="4" w:space="0" w:color="auto"/>
              <w:bottom w:val="single" w:sz="4" w:space="0" w:color="auto"/>
              <w:right w:val="single" w:sz="4" w:space="0" w:color="auto"/>
            </w:tcBorders>
            <w:shd w:val="clear" w:color="auto" w:fill="auto"/>
            <w:noWrap/>
            <w:vAlign w:val="bottom"/>
            <w:hideMark/>
          </w:tcPr>
          <w:p w14:paraId="1E3342FF" w14:textId="77777777" w:rsidR="00A8597C" w:rsidRPr="00F356D7" w:rsidRDefault="00A8597C" w:rsidP="009E330D">
            <w:pPr>
              <w:ind w:hanging="18"/>
            </w:pPr>
            <w:r w:rsidRPr="00F356D7">
              <w:t xml:space="preserve">Milestone: Complete the </w:t>
            </w:r>
            <w:proofErr w:type="spellStart"/>
            <w:r w:rsidRPr="00F356D7">
              <w:t>technoeconomic</w:t>
            </w:r>
            <w:proofErr w:type="spellEnd"/>
            <w:r w:rsidRPr="00F356D7">
              <w:t xml:space="preserve"> model</w:t>
            </w:r>
          </w:p>
        </w:tc>
        <w:tc>
          <w:tcPr>
            <w:tcW w:w="990" w:type="dxa"/>
            <w:tcBorders>
              <w:top w:val="nil"/>
              <w:left w:val="nil"/>
              <w:bottom w:val="single" w:sz="4" w:space="0" w:color="auto"/>
              <w:right w:val="single" w:sz="4" w:space="0" w:color="auto"/>
            </w:tcBorders>
            <w:shd w:val="clear" w:color="auto" w:fill="auto"/>
            <w:vAlign w:val="bottom"/>
            <w:hideMark/>
          </w:tcPr>
          <w:p w14:paraId="2F9DE5B0"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57815B7D" w14:textId="77777777" w:rsidR="00A8597C" w:rsidRPr="00F356D7" w:rsidRDefault="00A8597C" w:rsidP="009E330D">
            <w:pPr>
              <w:ind w:hanging="18"/>
            </w:pPr>
            <w:r w:rsidRPr="00F356D7">
              <w:t>6/1/16</w:t>
            </w:r>
          </w:p>
        </w:tc>
        <w:tc>
          <w:tcPr>
            <w:tcW w:w="1260" w:type="dxa"/>
            <w:tcBorders>
              <w:top w:val="nil"/>
              <w:left w:val="nil"/>
              <w:bottom w:val="single" w:sz="4" w:space="0" w:color="auto"/>
              <w:right w:val="single" w:sz="4" w:space="0" w:color="auto"/>
            </w:tcBorders>
            <w:shd w:val="clear" w:color="auto" w:fill="auto"/>
            <w:noWrap/>
            <w:vAlign w:val="bottom"/>
            <w:hideMark/>
          </w:tcPr>
          <w:p w14:paraId="189FC05A" w14:textId="77777777" w:rsidR="00A8597C" w:rsidRPr="00F356D7" w:rsidRDefault="00A8597C" w:rsidP="009E330D">
            <w:pPr>
              <w:ind w:right="-18"/>
            </w:pPr>
            <w:r w:rsidRPr="00F356D7">
              <w:t>9/1/16</w:t>
            </w:r>
          </w:p>
        </w:tc>
      </w:tr>
    </w:tbl>
    <w:p w14:paraId="62C72508" w14:textId="77777777" w:rsidR="00BA337B" w:rsidRPr="00BA337B" w:rsidRDefault="00BA337B" w:rsidP="00BA337B"/>
    <w:p w14:paraId="0CE49B32" w14:textId="77777777" w:rsidR="00BA337B" w:rsidRPr="00BA337B" w:rsidRDefault="00BA337B" w:rsidP="00BA337B">
      <w:pPr>
        <w:sectPr w:rsidR="00BA337B" w:rsidRPr="00BA337B" w:rsidSect="005E2EA0">
          <w:pgSz w:w="12240" w:h="15840"/>
          <w:pgMar w:top="1440" w:right="1440" w:bottom="1440" w:left="1440" w:header="763" w:footer="1584" w:gutter="0"/>
          <w:cols w:space="720"/>
        </w:sectPr>
      </w:pPr>
    </w:p>
    <w:p w14:paraId="5D350297" w14:textId="77777777" w:rsidR="00012ACC" w:rsidRDefault="00012ACC" w:rsidP="00DC6301"/>
    <w:p w14:paraId="06306CE0" w14:textId="77777777" w:rsidR="00E51252" w:rsidRDefault="00E51252" w:rsidP="009D4E03">
      <w:pPr>
        <w:ind w:firstLine="0"/>
      </w:pPr>
    </w:p>
    <w:p w14:paraId="0ABAC704" w14:textId="2DD88F38" w:rsidR="00E51252" w:rsidRPr="00A127FB" w:rsidRDefault="00A127FB">
      <w:pPr>
        <w:rPr>
          <w:b/>
        </w:rPr>
      </w:pPr>
      <w:r w:rsidRPr="00A127FB">
        <w:rPr>
          <w:b/>
        </w:rPr>
        <w:t>REFERENCES</w:t>
      </w:r>
    </w:p>
    <w:p w14:paraId="213DEE77" w14:textId="77777777" w:rsidR="002F0778" w:rsidRPr="002F0778" w:rsidRDefault="00E51252" w:rsidP="002F0778">
      <w:pPr>
        <w:pStyle w:val="EndNoteBibliography"/>
        <w:ind w:left="720" w:hanging="720"/>
        <w:rPr>
          <w:noProof/>
        </w:rPr>
      </w:pPr>
      <w:r>
        <w:fldChar w:fldCharType="begin"/>
      </w:r>
      <w:r>
        <w:instrText xml:space="preserve"> ADDIN EN.REFLIST </w:instrText>
      </w:r>
      <w:r>
        <w:fldChar w:fldCharType="separate"/>
      </w:r>
      <w:r w:rsidR="002F0778" w:rsidRPr="002F0778">
        <w:rPr>
          <w:noProof/>
        </w:rPr>
        <w:t>1.</w:t>
      </w:r>
      <w:r w:rsidR="002F0778" w:rsidRPr="002F0778">
        <w:rPr>
          <w:noProof/>
        </w:rPr>
        <w:tab/>
        <w:t xml:space="preserve">Benedict, M. N., Mundy, M. B., Henry, C. S., Chia, N., and Price, N. D. (2014) Likelihood-based gene annotations for gap filling and quality assessment in genome-scale metabolic models, </w:t>
      </w:r>
      <w:r w:rsidR="002F0778" w:rsidRPr="002F0778">
        <w:rPr>
          <w:i/>
          <w:noProof/>
        </w:rPr>
        <w:t>PLoS computational biology</w:t>
      </w:r>
      <w:r w:rsidR="002F0778" w:rsidRPr="002F0778">
        <w:rPr>
          <w:noProof/>
        </w:rPr>
        <w:t xml:space="preserve"> </w:t>
      </w:r>
      <w:r w:rsidR="002F0778" w:rsidRPr="002F0778">
        <w:rPr>
          <w:b/>
          <w:noProof/>
        </w:rPr>
        <w:t>10</w:t>
      </w:r>
      <w:r w:rsidR="002F0778" w:rsidRPr="002F0778">
        <w:rPr>
          <w:noProof/>
        </w:rPr>
        <w:t>, e1003882</w:t>
      </w:r>
    </w:p>
    <w:p w14:paraId="70F82B0C" w14:textId="77777777" w:rsidR="002F0778" w:rsidRPr="002F0778" w:rsidRDefault="002F0778" w:rsidP="002F0778">
      <w:pPr>
        <w:pStyle w:val="EndNoteBibliography"/>
        <w:ind w:left="720" w:hanging="720"/>
        <w:rPr>
          <w:noProof/>
        </w:rPr>
      </w:pPr>
      <w:r w:rsidRPr="002F0778">
        <w:rPr>
          <w:noProof/>
        </w:rPr>
        <w:t>2.</w:t>
      </w:r>
      <w:r w:rsidRPr="002F0778">
        <w:rPr>
          <w:noProof/>
        </w:rPr>
        <w:tab/>
        <w:t xml:space="preserve">Kim, J., Reed, J. L., and Maravelias, C. T. (2011) Large-scale bi-level strain design approaches and mixed-integer programming solution techniques, </w:t>
      </w:r>
      <w:r w:rsidRPr="002F0778">
        <w:rPr>
          <w:i/>
          <w:noProof/>
        </w:rPr>
        <w:t>PLoS One</w:t>
      </w:r>
      <w:r w:rsidRPr="002F0778">
        <w:rPr>
          <w:noProof/>
        </w:rPr>
        <w:t xml:space="preserve"> </w:t>
      </w:r>
      <w:r w:rsidRPr="002F0778">
        <w:rPr>
          <w:b/>
          <w:noProof/>
        </w:rPr>
        <w:t>6</w:t>
      </w:r>
      <w:r w:rsidRPr="002F0778">
        <w:rPr>
          <w:noProof/>
        </w:rPr>
        <w:t>, e24162</w:t>
      </w:r>
    </w:p>
    <w:p w14:paraId="37A7F911" w14:textId="77777777" w:rsidR="002F0778" w:rsidRPr="002F0778" w:rsidRDefault="002F0778" w:rsidP="002F0778">
      <w:pPr>
        <w:pStyle w:val="EndNoteBibliography"/>
        <w:ind w:left="720" w:hanging="720"/>
        <w:rPr>
          <w:noProof/>
        </w:rPr>
      </w:pPr>
      <w:r w:rsidRPr="002F0778">
        <w:rPr>
          <w:noProof/>
        </w:rPr>
        <w:t>3.</w:t>
      </w:r>
      <w:r w:rsidRPr="002F0778">
        <w:rPr>
          <w:noProof/>
        </w:rPr>
        <w:tab/>
        <w:t xml:space="preserve">Hagemeier, C. H., Krer, M., Thauer, R. K., Warkentin, E., and Ermler, U. (2006) Insight into the mechanism of biological methanol activation based on the crystal structure of the methanol-cobalamin methyltransferase complex, </w:t>
      </w:r>
      <w:r w:rsidRPr="002F0778">
        <w:rPr>
          <w:i/>
          <w:noProof/>
        </w:rPr>
        <w:t>Proc. Natl. Acad. Sci. U.S.A.</w:t>
      </w:r>
      <w:r w:rsidRPr="002F0778">
        <w:rPr>
          <w:noProof/>
        </w:rPr>
        <w:t xml:space="preserve"> </w:t>
      </w:r>
      <w:r w:rsidRPr="002F0778">
        <w:rPr>
          <w:b/>
          <w:noProof/>
        </w:rPr>
        <w:t>103</w:t>
      </w:r>
      <w:r w:rsidRPr="002F0778">
        <w:rPr>
          <w:noProof/>
        </w:rPr>
        <w:t>, 18917-22</w:t>
      </w:r>
    </w:p>
    <w:p w14:paraId="1323C2BD" w14:textId="77777777" w:rsidR="002F0778" w:rsidRPr="002F0778" w:rsidRDefault="002F0778" w:rsidP="002F0778">
      <w:pPr>
        <w:pStyle w:val="EndNoteBibliography"/>
        <w:ind w:left="720" w:hanging="720"/>
        <w:rPr>
          <w:noProof/>
        </w:rPr>
      </w:pPr>
      <w:r w:rsidRPr="002F0778">
        <w:rPr>
          <w:noProof/>
        </w:rPr>
        <w:t>4.</w:t>
      </w:r>
      <w:r w:rsidRPr="002F0778">
        <w:rPr>
          <w:noProof/>
        </w:rPr>
        <w:tab/>
        <w:t xml:space="preserve">Sauer, K., Harms, U., and Thauer, R. K. (1997) Methanol:coenzyme M methyltransferase from Methanosarcina barkeri - Purification, properties and encoding genes of the corrinoid protein MT1, </w:t>
      </w:r>
      <w:r w:rsidRPr="002F0778">
        <w:rPr>
          <w:i/>
          <w:noProof/>
        </w:rPr>
        <w:t>Eur. J. Biochem.</w:t>
      </w:r>
      <w:r w:rsidRPr="002F0778">
        <w:rPr>
          <w:noProof/>
        </w:rPr>
        <w:t xml:space="preserve"> </w:t>
      </w:r>
      <w:r w:rsidRPr="002F0778">
        <w:rPr>
          <w:b/>
          <w:noProof/>
        </w:rPr>
        <w:t>243</w:t>
      </w:r>
      <w:r w:rsidRPr="002F0778">
        <w:rPr>
          <w:noProof/>
        </w:rPr>
        <w:t>, 670-7</w:t>
      </w:r>
    </w:p>
    <w:p w14:paraId="49277CFC" w14:textId="77777777" w:rsidR="002F0778" w:rsidRPr="002F0778" w:rsidRDefault="002F0778" w:rsidP="002F0778">
      <w:pPr>
        <w:pStyle w:val="EndNoteBibliography"/>
        <w:ind w:left="720" w:hanging="720"/>
        <w:rPr>
          <w:noProof/>
        </w:rPr>
      </w:pPr>
      <w:r w:rsidRPr="002F0778">
        <w:rPr>
          <w:noProof/>
        </w:rPr>
        <w:t>5.</w:t>
      </w:r>
      <w:r w:rsidRPr="002F0778">
        <w:rPr>
          <w:noProof/>
        </w:rPr>
        <w:tab/>
        <w:t xml:space="preserve">Harms, U., and Thauer, R. K. (1996) Methylcobalamin:coenzyme M methyltransferase isoenzymes MtaA and MtbA from Methanosarcina barkeri - Cloning, sequencing and differential transcription of the encoding genes, and functional overexpression of the mtaA gene in Escherichia coli, </w:t>
      </w:r>
      <w:r w:rsidRPr="002F0778">
        <w:rPr>
          <w:i/>
          <w:noProof/>
        </w:rPr>
        <w:t>Eur. J. Biochem.</w:t>
      </w:r>
      <w:r w:rsidRPr="002F0778">
        <w:rPr>
          <w:noProof/>
        </w:rPr>
        <w:t xml:space="preserve"> </w:t>
      </w:r>
      <w:r w:rsidRPr="002F0778">
        <w:rPr>
          <w:b/>
          <w:noProof/>
        </w:rPr>
        <w:t>235</w:t>
      </w:r>
      <w:r w:rsidRPr="002F0778">
        <w:rPr>
          <w:noProof/>
        </w:rPr>
        <w:t>, 653-9</w:t>
      </w:r>
    </w:p>
    <w:p w14:paraId="6ADC31B0" w14:textId="77777777" w:rsidR="002F0778" w:rsidRPr="002F0778" w:rsidRDefault="002F0778" w:rsidP="002F0778">
      <w:pPr>
        <w:pStyle w:val="EndNoteBibliography"/>
        <w:ind w:left="720" w:hanging="720"/>
        <w:rPr>
          <w:noProof/>
        </w:rPr>
      </w:pPr>
      <w:r w:rsidRPr="002F0778">
        <w:rPr>
          <w:noProof/>
        </w:rPr>
        <w:t>6.</w:t>
      </w:r>
      <w:r w:rsidRPr="002F0778">
        <w:rPr>
          <w:noProof/>
        </w:rPr>
        <w:tab/>
        <w:t xml:space="preserve">Lu, W. P., Schiau, I., Cunningham, J. R., and Ragsdale, S. W. (1993) Sequence and expression of the gene encoding the corrinoid/iron-sulfur protein from Clostridium thermoaceticum and reconstitution of the recombinant protein to full activity, </w:t>
      </w:r>
      <w:r w:rsidRPr="002F0778">
        <w:rPr>
          <w:i/>
          <w:noProof/>
        </w:rPr>
        <w:t>J. Biol. Chem.</w:t>
      </w:r>
      <w:r w:rsidRPr="002F0778">
        <w:rPr>
          <w:noProof/>
        </w:rPr>
        <w:t xml:space="preserve"> </w:t>
      </w:r>
      <w:r w:rsidRPr="002F0778">
        <w:rPr>
          <w:b/>
          <w:noProof/>
        </w:rPr>
        <w:t>268</w:t>
      </w:r>
      <w:r w:rsidRPr="002F0778">
        <w:rPr>
          <w:noProof/>
        </w:rPr>
        <w:t>, 5605-14</w:t>
      </w:r>
    </w:p>
    <w:p w14:paraId="66E14786" w14:textId="77777777" w:rsidR="002F0778" w:rsidRPr="002F0778" w:rsidRDefault="002F0778" w:rsidP="002F0778">
      <w:pPr>
        <w:pStyle w:val="EndNoteBibliography"/>
        <w:ind w:left="720" w:hanging="720"/>
        <w:rPr>
          <w:noProof/>
        </w:rPr>
      </w:pPr>
      <w:r w:rsidRPr="002F0778">
        <w:rPr>
          <w:noProof/>
        </w:rPr>
        <w:t>7.</w:t>
      </w:r>
      <w:r w:rsidRPr="002F0778">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2F0778">
        <w:rPr>
          <w:i/>
          <w:noProof/>
        </w:rPr>
        <w:t>J. Biol. Chem.</w:t>
      </w:r>
      <w:r w:rsidRPr="002F0778">
        <w:rPr>
          <w:noProof/>
        </w:rPr>
        <w:t xml:space="preserve"> </w:t>
      </w:r>
      <w:r w:rsidRPr="002F0778">
        <w:rPr>
          <w:b/>
          <w:noProof/>
        </w:rPr>
        <w:t>271</w:t>
      </w:r>
      <w:r w:rsidRPr="002F0778">
        <w:rPr>
          <w:noProof/>
        </w:rPr>
        <w:t>, 22339-45</w:t>
      </w:r>
    </w:p>
    <w:p w14:paraId="6D65F614" w14:textId="77777777" w:rsidR="002F0778" w:rsidRPr="002F0778" w:rsidRDefault="002F0778" w:rsidP="002F0778">
      <w:pPr>
        <w:pStyle w:val="EndNoteBibliography"/>
        <w:ind w:left="720" w:hanging="720"/>
        <w:rPr>
          <w:noProof/>
        </w:rPr>
      </w:pPr>
      <w:r w:rsidRPr="002F0778">
        <w:rPr>
          <w:noProof/>
        </w:rPr>
        <w:t>8.</w:t>
      </w:r>
      <w:r w:rsidRPr="002F0778">
        <w:rPr>
          <w:noProof/>
        </w:rPr>
        <w:tab/>
        <w:t xml:space="preserve">Walters, A. D., Smith, S. E., and Chong, J. P. (2011) Shuttle vector system for Methanococcus maripaludis with improved transformation efficiency, </w:t>
      </w:r>
      <w:r w:rsidRPr="002F0778">
        <w:rPr>
          <w:i/>
          <w:noProof/>
        </w:rPr>
        <w:t>Appl Environ Microbiol</w:t>
      </w:r>
      <w:r w:rsidRPr="002F0778">
        <w:rPr>
          <w:noProof/>
        </w:rPr>
        <w:t xml:space="preserve"> </w:t>
      </w:r>
      <w:r w:rsidRPr="002F0778">
        <w:rPr>
          <w:b/>
          <w:noProof/>
        </w:rPr>
        <w:t>77</w:t>
      </w:r>
      <w:r w:rsidRPr="002F0778">
        <w:rPr>
          <w:noProof/>
        </w:rPr>
        <w:t>, 2549-51</w:t>
      </w:r>
    </w:p>
    <w:p w14:paraId="2073A24F" w14:textId="77777777" w:rsidR="002F0778" w:rsidRPr="002F0778" w:rsidRDefault="002F0778" w:rsidP="002F0778">
      <w:pPr>
        <w:pStyle w:val="EndNoteBibliography"/>
        <w:ind w:left="720" w:hanging="720"/>
        <w:rPr>
          <w:noProof/>
        </w:rPr>
      </w:pPr>
      <w:r w:rsidRPr="002F0778">
        <w:rPr>
          <w:noProof/>
        </w:rPr>
        <w:t>9.</w:t>
      </w:r>
      <w:r w:rsidRPr="002F0778">
        <w:rPr>
          <w:noProof/>
        </w:rPr>
        <w:tab/>
        <w:t xml:space="preserve">Prakash, D., Wu, Y., Suh, S. J., and Duin, E. C. (2014) Elucidating the process of activation of methyl-coenzyme M reductase, </w:t>
      </w:r>
      <w:r w:rsidRPr="002F0778">
        <w:rPr>
          <w:i/>
          <w:noProof/>
        </w:rPr>
        <w:t>J Bacteriol</w:t>
      </w:r>
      <w:r w:rsidRPr="002F0778">
        <w:rPr>
          <w:noProof/>
        </w:rPr>
        <w:t xml:space="preserve"> </w:t>
      </w:r>
      <w:r w:rsidRPr="002F0778">
        <w:rPr>
          <w:b/>
          <w:noProof/>
        </w:rPr>
        <w:t>196</w:t>
      </w:r>
      <w:r w:rsidRPr="002F0778">
        <w:rPr>
          <w:noProof/>
        </w:rPr>
        <w:t>, 2491-8</w:t>
      </w:r>
    </w:p>
    <w:p w14:paraId="2B038791" w14:textId="77777777" w:rsidR="002F0778" w:rsidRPr="002F0778" w:rsidRDefault="002F0778" w:rsidP="002F0778">
      <w:pPr>
        <w:pStyle w:val="EndNoteBibliography"/>
        <w:ind w:left="720" w:hanging="720"/>
        <w:rPr>
          <w:noProof/>
        </w:rPr>
      </w:pPr>
      <w:r w:rsidRPr="002F0778">
        <w:rPr>
          <w:noProof/>
        </w:rPr>
        <w:t>10.</w:t>
      </w:r>
      <w:r w:rsidRPr="002F0778">
        <w:rPr>
          <w:noProof/>
        </w:rPr>
        <w:tab/>
        <w:t xml:space="preserve">Lohner, S. T., Deutzmann, J. S., Logan, B. E., Leigh, J., and Spormann, A. M. (2014) Hydrogenase-independent uptake and metabolism of electrons by the archaeon Methanococcus maripaludis, </w:t>
      </w:r>
      <w:r w:rsidRPr="002F0778">
        <w:rPr>
          <w:i/>
          <w:noProof/>
        </w:rPr>
        <w:t>The ISME journal</w:t>
      </w:r>
      <w:r w:rsidRPr="002F0778">
        <w:rPr>
          <w:noProof/>
        </w:rPr>
        <w:t xml:space="preserve"> </w:t>
      </w:r>
      <w:r w:rsidRPr="002F0778">
        <w:rPr>
          <w:b/>
          <w:noProof/>
        </w:rPr>
        <w:t>8</w:t>
      </w:r>
      <w:r w:rsidRPr="002F0778">
        <w:rPr>
          <w:noProof/>
        </w:rPr>
        <w:t>, 1673-81</w:t>
      </w:r>
    </w:p>
    <w:p w14:paraId="0BA8FAEE" w14:textId="77777777" w:rsidR="002F0778" w:rsidRPr="002F0778" w:rsidRDefault="002F0778" w:rsidP="002F0778">
      <w:pPr>
        <w:pStyle w:val="EndNoteBibliography"/>
        <w:ind w:left="720" w:hanging="720"/>
        <w:rPr>
          <w:noProof/>
        </w:rPr>
      </w:pPr>
      <w:r w:rsidRPr="002F0778">
        <w:rPr>
          <w:noProof/>
        </w:rPr>
        <w:t>11.</w:t>
      </w:r>
      <w:r w:rsidRPr="002F0778">
        <w:rPr>
          <w:noProof/>
        </w:rPr>
        <w:tab/>
        <w:t xml:space="preserve">Heim, S., Kunkel, A., Thauer, R. K., and Hedderich, R. (1998) Thiol:Fumarate reductase (Tfr) from Methanobacterium thermoautotrophicum - Identification of the catalytic sites for fumarate reduction and thiol oxidation, </w:t>
      </w:r>
      <w:r w:rsidRPr="002F0778">
        <w:rPr>
          <w:i/>
          <w:noProof/>
        </w:rPr>
        <w:t>Eur. J. Biochem.</w:t>
      </w:r>
      <w:r w:rsidRPr="002F0778">
        <w:rPr>
          <w:noProof/>
        </w:rPr>
        <w:t xml:space="preserve"> </w:t>
      </w:r>
      <w:r w:rsidRPr="002F0778">
        <w:rPr>
          <w:b/>
          <w:noProof/>
        </w:rPr>
        <w:t>253</w:t>
      </w:r>
      <w:r w:rsidRPr="002F0778">
        <w:rPr>
          <w:noProof/>
        </w:rPr>
        <w:t>, 292-9</w:t>
      </w:r>
    </w:p>
    <w:p w14:paraId="77BC4486" w14:textId="77777777" w:rsidR="002F0778" w:rsidRPr="002F0778" w:rsidRDefault="002F0778" w:rsidP="002F0778">
      <w:pPr>
        <w:pStyle w:val="EndNoteBibliography"/>
        <w:ind w:left="720" w:hanging="720"/>
        <w:rPr>
          <w:noProof/>
        </w:rPr>
      </w:pPr>
      <w:r w:rsidRPr="002F0778">
        <w:rPr>
          <w:noProof/>
        </w:rPr>
        <w:t>12.</w:t>
      </w:r>
      <w:r w:rsidRPr="002F0778">
        <w:rPr>
          <w:noProof/>
        </w:rPr>
        <w:tab/>
        <w:t xml:space="preserve">Johnson, E. F., and Mukhopadhyay, B. (2008) Coenzyme F420-dependent sulfite reductase-enabled sulfite detoxification and use of sulfite as a sole sulfur source by Methanococcus maripaludis, </w:t>
      </w:r>
      <w:r w:rsidRPr="002F0778">
        <w:rPr>
          <w:i/>
          <w:noProof/>
        </w:rPr>
        <w:t>Appl Environ Microbiol</w:t>
      </w:r>
      <w:r w:rsidRPr="002F0778">
        <w:rPr>
          <w:noProof/>
        </w:rPr>
        <w:t xml:space="preserve"> </w:t>
      </w:r>
      <w:r w:rsidRPr="002F0778">
        <w:rPr>
          <w:b/>
          <w:noProof/>
        </w:rPr>
        <w:t>74</w:t>
      </w:r>
      <w:r w:rsidRPr="002F0778">
        <w:rPr>
          <w:noProof/>
        </w:rPr>
        <w:t>, 3591-5</w:t>
      </w:r>
    </w:p>
    <w:p w14:paraId="18CF1EDA" w14:textId="77777777" w:rsidR="002F0778" w:rsidRPr="002F0778" w:rsidRDefault="002F0778" w:rsidP="002F0778">
      <w:pPr>
        <w:pStyle w:val="EndNoteBibliography"/>
        <w:ind w:left="720" w:hanging="720"/>
        <w:rPr>
          <w:noProof/>
        </w:rPr>
      </w:pPr>
      <w:r w:rsidRPr="002F0778">
        <w:rPr>
          <w:noProof/>
        </w:rPr>
        <w:t>13.</w:t>
      </w:r>
      <w:r w:rsidRPr="002F0778">
        <w:rPr>
          <w:noProof/>
        </w:rPr>
        <w:tab/>
        <w:t xml:space="preserve">Scheller, S., Goenrich, M., Boecher, R., Thauer, R. K., and Jaun, B. (2010) The key nickel enzyme of methanogenesis catalyses the anaerobic oxidation of methane, </w:t>
      </w:r>
      <w:r w:rsidRPr="002F0778">
        <w:rPr>
          <w:i/>
          <w:noProof/>
        </w:rPr>
        <w:t>Nature</w:t>
      </w:r>
      <w:r w:rsidRPr="002F0778">
        <w:rPr>
          <w:noProof/>
        </w:rPr>
        <w:t xml:space="preserve"> </w:t>
      </w:r>
      <w:r w:rsidRPr="002F0778">
        <w:rPr>
          <w:b/>
          <w:noProof/>
        </w:rPr>
        <w:t>465</w:t>
      </w:r>
      <w:r w:rsidRPr="002F0778">
        <w:rPr>
          <w:noProof/>
        </w:rPr>
        <w:t>, 606-8</w:t>
      </w:r>
    </w:p>
    <w:p w14:paraId="61B3A38B" w14:textId="77777777" w:rsidR="002F0778" w:rsidRPr="002F0778" w:rsidRDefault="002F0778" w:rsidP="002F0778">
      <w:pPr>
        <w:pStyle w:val="EndNoteBibliography"/>
        <w:ind w:left="720" w:hanging="720"/>
        <w:rPr>
          <w:noProof/>
        </w:rPr>
      </w:pPr>
      <w:r w:rsidRPr="002F0778">
        <w:rPr>
          <w:noProof/>
        </w:rPr>
        <w:t>14.</w:t>
      </w:r>
      <w:r w:rsidRPr="002F0778">
        <w:rPr>
          <w:noProof/>
        </w:rPr>
        <w:tab/>
        <w:t xml:space="preserve">Thauer, R. K. (2012) The Wolfe cycle comes full circle, </w:t>
      </w:r>
      <w:r w:rsidRPr="002F0778">
        <w:rPr>
          <w:i/>
          <w:noProof/>
        </w:rPr>
        <w:t>Proc. Natl. Acad. Sci. U.S.A</w:t>
      </w:r>
      <w:r w:rsidRPr="002F0778">
        <w:rPr>
          <w:noProof/>
        </w:rPr>
        <w:t xml:space="preserve"> </w:t>
      </w:r>
      <w:r w:rsidRPr="002F0778">
        <w:rPr>
          <w:b/>
          <w:noProof/>
        </w:rPr>
        <w:t>109</w:t>
      </w:r>
      <w:r w:rsidRPr="002F0778">
        <w:rPr>
          <w:noProof/>
        </w:rPr>
        <w:t>, 15084-5</w:t>
      </w:r>
    </w:p>
    <w:p w14:paraId="6943EC05" w14:textId="77777777" w:rsidR="002F0778" w:rsidRPr="002F0778" w:rsidRDefault="002F0778" w:rsidP="002F0778">
      <w:pPr>
        <w:pStyle w:val="EndNoteBibliography"/>
        <w:ind w:left="720" w:hanging="720"/>
        <w:rPr>
          <w:noProof/>
        </w:rPr>
      </w:pPr>
      <w:r w:rsidRPr="002F0778">
        <w:rPr>
          <w:noProof/>
        </w:rPr>
        <w:t>15.</w:t>
      </w:r>
      <w:r w:rsidRPr="002F0778">
        <w:rPr>
          <w:noProof/>
        </w:rPr>
        <w:tab/>
        <w:t xml:space="preserve">Deppenmeier, U. (2002) The unique biochemistry of methanogenesis, </w:t>
      </w:r>
      <w:r w:rsidRPr="002F0778">
        <w:rPr>
          <w:i/>
          <w:noProof/>
        </w:rPr>
        <w:t>Prog. Nucleic Acid Res. Mol. Biol.</w:t>
      </w:r>
      <w:r w:rsidRPr="002F0778">
        <w:rPr>
          <w:noProof/>
        </w:rPr>
        <w:t xml:space="preserve"> </w:t>
      </w:r>
      <w:r w:rsidRPr="002F0778">
        <w:rPr>
          <w:b/>
          <w:noProof/>
        </w:rPr>
        <w:t>71</w:t>
      </w:r>
      <w:r w:rsidRPr="002F0778">
        <w:rPr>
          <w:noProof/>
        </w:rPr>
        <w:t>, 223-83</w:t>
      </w:r>
    </w:p>
    <w:p w14:paraId="242C2275" w14:textId="77777777" w:rsidR="002F0778" w:rsidRPr="002F0778" w:rsidRDefault="002F0778" w:rsidP="002F0778">
      <w:pPr>
        <w:pStyle w:val="EndNoteBibliography"/>
        <w:ind w:left="720" w:hanging="720"/>
        <w:rPr>
          <w:noProof/>
        </w:rPr>
      </w:pPr>
      <w:r w:rsidRPr="002F0778">
        <w:rPr>
          <w:noProof/>
        </w:rPr>
        <w:t>16.</w:t>
      </w:r>
      <w:r w:rsidRPr="002F0778">
        <w:rPr>
          <w:noProof/>
        </w:rPr>
        <w:tab/>
        <w:t xml:space="preserve">Graham, D. E., and White, R. H. (2002) Elucidation of methanogenic coenzyme biosyntheses: from spectroscopy to genomics, </w:t>
      </w:r>
      <w:r w:rsidRPr="002F0778">
        <w:rPr>
          <w:i/>
          <w:noProof/>
        </w:rPr>
        <w:t>Natural product reports</w:t>
      </w:r>
      <w:r w:rsidRPr="002F0778">
        <w:rPr>
          <w:noProof/>
        </w:rPr>
        <w:t xml:space="preserve"> </w:t>
      </w:r>
      <w:r w:rsidRPr="002F0778">
        <w:rPr>
          <w:b/>
          <w:noProof/>
        </w:rPr>
        <w:t>19</w:t>
      </w:r>
      <w:r w:rsidRPr="002F0778">
        <w:rPr>
          <w:noProof/>
        </w:rPr>
        <w:t>, 133-47</w:t>
      </w:r>
    </w:p>
    <w:p w14:paraId="2B7CE032" w14:textId="77777777" w:rsidR="002F0778" w:rsidRPr="002F0778" w:rsidRDefault="002F0778" w:rsidP="002F0778">
      <w:pPr>
        <w:pStyle w:val="EndNoteBibliography"/>
        <w:ind w:left="720" w:hanging="720"/>
        <w:rPr>
          <w:noProof/>
        </w:rPr>
      </w:pPr>
      <w:r w:rsidRPr="002F0778">
        <w:rPr>
          <w:noProof/>
        </w:rPr>
        <w:t>17.</w:t>
      </w:r>
      <w:r w:rsidRPr="002F0778">
        <w:rPr>
          <w:noProof/>
        </w:rPr>
        <w:tab/>
        <w:t xml:space="preserve">Costa, K. C., Yoon, S. H., Pan, M., Burn, J. A., Baliga, N. S., and Leigh, J. A. (2013) Effects of H2 and Formate on Growth Yield and Regulation of Methanogenesis in Methanococcus maripaludis, </w:t>
      </w:r>
      <w:r w:rsidRPr="002F0778">
        <w:rPr>
          <w:i/>
          <w:noProof/>
        </w:rPr>
        <w:t>J. Bacteriol.</w:t>
      </w:r>
      <w:r w:rsidRPr="002F0778">
        <w:rPr>
          <w:noProof/>
        </w:rPr>
        <w:t xml:space="preserve"> </w:t>
      </w:r>
      <w:r w:rsidRPr="002F0778">
        <w:rPr>
          <w:b/>
          <w:noProof/>
        </w:rPr>
        <w:t>195</w:t>
      </w:r>
      <w:r w:rsidRPr="002F0778">
        <w:rPr>
          <w:noProof/>
        </w:rPr>
        <w:t>, 1456-62</w:t>
      </w:r>
    </w:p>
    <w:p w14:paraId="05784275" w14:textId="4F5C8591" w:rsidR="00644C14" w:rsidRDefault="00E51252">
      <w:r>
        <w:fldChar w:fldCharType="end"/>
      </w:r>
    </w:p>
    <w:sectPr w:rsidR="00644C14" w:rsidSect="00644C14">
      <w:head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707209" w14:textId="77777777" w:rsidR="00203C85" w:rsidRDefault="00203C85" w:rsidP="00D212BA">
      <w:r>
        <w:separator/>
      </w:r>
    </w:p>
  </w:endnote>
  <w:endnote w:type="continuationSeparator" w:id="0">
    <w:p w14:paraId="21D38123" w14:textId="77777777" w:rsidR="00203C85" w:rsidRDefault="00203C85"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46287" w14:textId="626FB508" w:rsidR="00733167" w:rsidRDefault="00733167">
    <w:pPr>
      <w:spacing w:line="14" w:lineRule="auto"/>
      <w:rPr>
        <w:sz w:val="20"/>
        <w:szCs w:val="20"/>
      </w:rPr>
    </w:pPr>
    <w:r>
      <w:rPr>
        <w:noProof/>
      </w:rPr>
      <mc:AlternateContent>
        <mc:Choice Requires="wps">
          <w:drawing>
            <wp:anchor distT="0" distB="0" distL="114300" distR="114300" simplePos="0" relativeHeight="251660288" behindDoc="1" locked="0" layoutInCell="1" allowOverlap="1" wp14:anchorId="71ABBD88" wp14:editId="279A4857">
              <wp:simplePos x="0" y="0"/>
              <wp:positionH relativeFrom="page">
                <wp:posOffset>1313180</wp:posOffset>
              </wp:positionH>
              <wp:positionV relativeFrom="page">
                <wp:posOffset>8910955</wp:posOffset>
              </wp:positionV>
              <wp:extent cx="4910455" cy="235585"/>
              <wp:effectExtent l="0" t="0" r="17145" b="1841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45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873C" w14:textId="77777777" w:rsidR="00733167" w:rsidRDefault="00733167">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left:0;text-align:left;margin-left:103.4pt;margin-top:701.65pt;width:386.65pt;height:1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SZrQIAAKs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" filled="f" stroked="f">
              <v:textbox inset="0,0,0,0">
                <w:txbxContent>
                  <w:p w14:paraId="3922873C" w14:textId="77777777" w:rsidR="00733167" w:rsidRDefault="00733167">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4C9DF83" wp14:editId="7280ECA2">
              <wp:simplePos x="0" y="0"/>
              <wp:positionH relativeFrom="page">
                <wp:posOffset>327025</wp:posOffset>
              </wp:positionH>
              <wp:positionV relativeFrom="page">
                <wp:posOffset>9271000</wp:posOffset>
              </wp:positionV>
              <wp:extent cx="758825" cy="405765"/>
              <wp:effectExtent l="0" t="0" r="19050" b="13335"/>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825" cy="405765"/>
                        <a:chOff x="515" y="14601"/>
                        <a:chExt cx="1195" cy="639"/>
                      </a:xfrm>
                    </wpg:grpSpPr>
                    <wps:wsp>
                      <wps:cNvPr id="20" name="Freeform 18"/>
                      <wps:cNvSpPr>
                        <a:spLocks/>
                      </wps:cNvSpPr>
                      <wps:spPr bwMode="auto">
                        <a:xfrm>
                          <a:off x="515" y="14601"/>
                          <a:ext cx="1195" cy="639"/>
                        </a:xfrm>
                        <a:custGeom>
                          <a:avLst/>
                          <a:gdLst>
                            <a:gd name="T0" fmla="+- 0 515 515"/>
                            <a:gd name="T1" fmla="*/ T0 w 1195"/>
                            <a:gd name="T2" fmla="+- 0 15240 14601"/>
                            <a:gd name="T3" fmla="*/ 15240 h 639"/>
                            <a:gd name="T4" fmla="+- 0 1710 515"/>
                            <a:gd name="T5" fmla="*/ T4 w 1195"/>
                            <a:gd name="T6" fmla="+- 0 15240 14601"/>
                            <a:gd name="T7" fmla="*/ 15240 h 639"/>
                            <a:gd name="T8" fmla="+- 0 1710 515"/>
                            <a:gd name="T9" fmla="*/ T8 w 1195"/>
                            <a:gd name="T10" fmla="+- 0 14601 14601"/>
                            <a:gd name="T11" fmla="*/ 14601 h 639"/>
                            <a:gd name="T12" fmla="+- 0 515 515"/>
                            <a:gd name="T13" fmla="*/ T12 w 1195"/>
                            <a:gd name="T14" fmla="+- 0 14601 14601"/>
                            <a:gd name="T15" fmla="*/ 14601 h 639"/>
                            <a:gd name="T16" fmla="+- 0 515 515"/>
                            <a:gd name="T17" fmla="*/ T16 w 1195"/>
                            <a:gd name="T18" fmla="+- 0 15240 14601"/>
                            <a:gd name="T19" fmla="*/ 15240 h 639"/>
                          </a:gdLst>
                          <a:ahLst/>
                          <a:cxnLst>
                            <a:cxn ang="0">
                              <a:pos x="T1" y="T3"/>
                            </a:cxn>
                            <a:cxn ang="0">
                              <a:pos x="T5" y="T7"/>
                            </a:cxn>
                            <a:cxn ang="0">
                              <a:pos x="T9" y="T11"/>
                            </a:cxn>
                            <a:cxn ang="0">
                              <a:pos x="T13" y="T15"/>
                            </a:cxn>
                            <a:cxn ang="0">
                              <a:pos x="T17" y="T19"/>
                            </a:cxn>
                          </a:cxnLst>
                          <a:rect l="0" t="0" r="r" b="b"/>
                          <a:pathLst>
                            <a:path w="1195" h="639">
                              <a:moveTo>
                                <a:pt x="0" y="639"/>
                              </a:moveTo>
                              <a:lnTo>
                                <a:pt x="1195" y="639"/>
                              </a:lnTo>
                              <a:lnTo>
                                <a:pt x="1195" y="0"/>
                              </a:lnTo>
                              <a:lnTo>
                                <a:pt x="0" y="0"/>
                              </a:lnTo>
                              <a:lnTo>
                                <a:pt x="0" y="6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17" o:spid="_x0000_s1026" style="position:absolute;margin-left:25.75pt;margin-top:730pt;width:59.75pt;height:31.95pt;z-index:-251657216;mso-position-horizontal-relative:page;mso-position-vertical-relative:page" coordorigin="515,14601" coordsize="119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">
              <v:shape id="Freeform 18" o:spid="_x0000_s1027" style="position:absolute;left:515;top:14601;width:1195;height:639;visibility:visible;mso-wrap-style:square;v-text-anchor:top" coordsize="1195,6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tV+vwAA&#10;ANsAAAAPAAAAZHJzL2Rvd25yZXYueG1sRE9Ni8IwEL0L/ocwgjdNFVmkGkUFQbzouut9SMa22Eza&#10;JGrdX785LOzx8b6X687W4kk+VI4VTMYZCGLtTMWFgu+v/WgOIkRkg7VjUvCmAOtVv7fE3LgXf9Lz&#10;EguRQjjkqKCMscmlDLoki2HsGuLE3Zy3GBP0hTQeXync1nKaZR/SYsWpocSGdiXp++VhFdDh1LY/&#10;8XwsttrPsJ3X+nzdKzUcdJsFiEhd/Bf/uQ9GwTStT1/SD5Cr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K1X6/AAAA2wAAAA8AAAAAAAAAAAAAAAAAlwIAAGRycy9kb3ducmV2&#10;LnhtbFBLBQYAAAAABAAEAPUAAACDAwAAAAA=&#10;" path="m0,639l1195,639,1195,,,,,639xe" filled="f">
                <v:path arrowok="t" o:connecttype="custom" o:connectlocs="0,15240;1195,15240;1195,14601;0,14601;0,15240" o:connectangles="0,0,0,0,0"/>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76DA2220" wp14:editId="295C14D2">
              <wp:simplePos x="0" y="0"/>
              <wp:positionH relativeFrom="page">
                <wp:posOffset>683260</wp:posOffset>
              </wp:positionH>
              <wp:positionV relativeFrom="page">
                <wp:posOffset>8921750</wp:posOffset>
              </wp:positionV>
              <wp:extent cx="351155" cy="172085"/>
              <wp:effectExtent l="0" t="6350" r="0" b="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50805" w14:textId="77777777" w:rsidR="00733167" w:rsidRDefault="00733167">
                          <w:pPr>
                            <w:spacing w:line="255" w:lineRule="exact"/>
                            <w:ind w:left="20"/>
                            <w:rPr>
                              <w:rFonts w:eastAsia="Times New Roman"/>
                              <w:sz w:val="23"/>
                              <w:szCs w:val="23"/>
                            </w:rPr>
                          </w:pPr>
                          <w:r>
                            <w:rPr>
                              <w:b/>
                              <w:sz w:val="23"/>
                            </w:rPr>
                            <w:t>WBS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53.8pt;margin-top:702.5pt;width:27.65pt;height: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5xsgIAALE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" filled="f" stroked="f">
              <v:textbox inset="0,0,0,0">
                <w:txbxContent>
                  <w:p w14:paraId="41750805" w14:textId="77777777" w:rsidR="00733167" w:rsidRDefault="00733167">
                    <w:pPr>
                      <w:spacing w:line="255" w:lineRule="exact"/>
                      <w:ind w:left="20"/>
                      <w:rPr>
                        <w:rFonts w:eastAsia="Times New Roman"/>
                        <w:sz w:val="23"/>
                        <w:szCs w:val="23"/>
                      </w:rPr>
                    </w:pPr>
                    <w:r>
                      <w:rPr>
                        <w:b/>
                        <w:sz w:val="23"/>
                      </w:rPr>
                      <w:t>WBS</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C97850B" wp14:editId="6BD7DF25">
              <wp:simplePos x="0" y="0"/>
              <wp:positionH relativeFrom="page">
                <wp:posOffset>3838575</wp:posOffset>
              </wp:positionH>
              <wp:positionV relativeFrom="page">
                <wp:posOffset>9274175</wp:posOffset>
              </wp:positionV>
              <wp:extent cx="96520" cy="165735"/>
              <wp:effectExtent l="3175" t="3175" r="1905" b="0"/>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38EF" w14:textId="77777777" w:rsidR="00733167" w:rsidRDefault="00733167">
                          <w:pPr>
                            <w:pStyle w:val="BodyText"/>
                            <w:spacing w:line="245" w:lineRule="exact"/>
                            <w:ind w:left="20"/>
                          </w:pPr>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302.25pt;margin-top:730.25pt;width:7.6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dGrgIAALA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" filled="f" stroked="f">
              <v:textbox inset="0,0,0,0">
                <w:txbxContent>
                  <w:p w14:paraId="350E38EF" w14:textId="77777777" w:rsidR="00733167" w:rsidRDefault="00733167">
                    <w:pPr>
                      <w:pStyle w:val="BodyText"/>
                      <w:spacing w:line="245" w:lineRule="exact"/>
                      <w:ind w:left="20"/>
                    </w:pPr>
                    <w:r>
                      <w:t>4</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3987AB6" wp14:editId="1BA88417">
              <wp:simplePos x="0" y="0"/>
              <wp:positionH relativeFrom="page">
                <wp:posOffset>410845</wp:posOffset>
              </wp:positionH>
              <wp:positionV relativeFrom="page">
                <wp:posOffset>9347200</wp:posOffset>
              </wp:positionV>
              <wp:extent cx="522605" cy="316865"/>
              <wp:effectExtent l="4445" t="0" r="6350" b="635"/>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360F" w14:textId="77777777" w:rsidR="00733167" w:rsidRDefault="00733167">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733167" w:rsidRDefault="00733167">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left:0;text-align:left;margin-left:32.35pt;margin-top:736pt;width:41.15pt;height:2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" filled="f" stroked="f">
              <v:textbox inset="0,0,0,0">
                <w:txbxContent>
                  <w:p w14:paraId="2059360F" w14:textId="77777777" w:rsidR="00733167" w:rsidRDefault="00733167">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733167" w:rsidRDefault="00733167">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97839" w14:textId="77777777" w:rsidR="00203C85" w:rsidRDefault="00203C85" w:rsidP="00D212BA">
      <w:r>
        <w:separator/>
      </w:r>
    </w:p>
  </w:footnote>
  <w:footnote w:type="continuationSeparator" w:id="0">
    <w:p w14:paraId="5E43939E" w14:textId="77777777" w:rsidR="00203C85" w:rsidRDefault="00203C85"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733167" w:rsidRPr="00813E47" w:rsidRDefault="00733167" w:rsidP="00D212BA">
    <w:pPr>
      <w:pStyle w:val="Header"/>
      <w:jc w:val="right"/>
      <w:rPr>
        <w:b/>
      </w:rPr>
    </w:pPr>
    <w:r w:rsidRPr="00813E47">
      <w:rPr>
        <w:b/>
      </w:rPr>
      <w:t xml:space="preserve">Applicant Name: Ragsdale, S.W.       </w:t>
    </w:r>
  </w:p>
  <w:p w14:paraId="085D5448" w14:textId="77777777" w:rsidR="00733167" w:rsidRDefault="00733167"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733167" w:rsidRDefault="007331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2">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3">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4">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012&lt;/item&gt;&lt;item&gt;1206&lt;/item&gt;&lt;item&gt;1287&lt;/item&gt;&lt;item&gt;1836&lt;/item&gt;&lt;item&gt;3218&lt;/item&gt;&lt;item&gt;6258&lt;/item&gt;&lt;item&gt;6991&lt;/item&gt;&lt;item&gt;7130&lt;/item&gt;&lt;item&gt;7870&lt;/item&gt;&lt;item&gt;7883&lt;/item&gt;&lt;item&gt;7953&lt;/item&gt;&lt;item&gt;8125&lt;/item&gt;&lt;item&gt;8126&lt;/item&gt;&lt;item&gt;8152&lt;/item&gt;&lt;item&gt;8153&lt;/item&gt;&lt;item&gt;8154&lt;/item&gt;&lt;item&gt;8155&lt;/item&gt;&lt;/record-ids&gt;&lt;/item&gt;&lt;/Libraries&gt;"/>
  </w:docVars>
  <w:rsids>
    <w:rsidRoot w:val="00D212BA"/>
    <w:rsid w:val="00004BD7"/>
    <w:rsid w:val="00004FC5"/>
    <w:rsid w:val="0000574C"/>
    <w:rsid w:val="00006AD6"/>
    <w:rsid w:val="00007F9C"/>
    <w:rsid w:val="00012ACC"/>
    <w:rsid w:val="00013BF2"/>
    <w:rsid w:val="00014EE1"/>
    <w:rsid w:val="00016C69"/>
    <w:rsid w:val="00017D2C"/>
    <w:rsid w:val="00023323"/>
    <w:rsid w:val="00030863"/>
    <w:rsid w:val="000312CB"/>
    <w:rsid w:val="00032E50"/>
    <w:rsid w:val="00035B61"/>
    <w:rsid w:val="00037C89"/>
    <w:rsid w:val="000547D5"/>
    <w:rsid w:val="0006271B"/>
    <w:rsid w:val="00062BD2"/>
    <w:rsid w:val="00063B0E"/>
    <w:rsid w:val="00064117"/>
    <w:rsid w:val="000710DE"/>
    <w:rsid w:val="000716EE"/>
    <w:rsid w:val="00083B71"/>
    <w:rsid w:val="0008547A"/>
    <w:rsid w:val="00095AFB"/>
    <w:rsid w:val="000968BA"/>
    <w:rsid w:val="00096E58"/>
    <w:rsid w:val="000A0DDA"/>
    <w:rsid w:val="000A4DAE"/>
    <w:rsid w:val="000A7980"/>
    <w:rsid w:val="000B5CB2"/>
    <w:rsid w:val="000C4DB3"/>
    <w:rsid w:val="000D36D5"/>
    <w:rsid w:val="000E7314"/>
    <w:rsid w:val="00105E4B"/>
    <w:rsid w:val="0012028C"/>
    <w:rsid w:val="00123562"/>
    <w:rsid w:val="00131C28"/>
    <w:rsid w:val="00134BE8"/>
    <w:rsid w:val="00140D13"/>
    <w:rsid w:val="00141110"/>
    <w:rsid w:val="001463C1"/>
    <w:rsid w:val="00150540"/>
    <w:rsid w:val="001606EB"/>
    <w:rsid w:val="00162507"/>
    <w:rsid w:val="00175E80"/>
    <w:rsid w:val="001857E8"/>
    <w:rsid w:val="00194C9D"/>
    <w:rsid w:val="00197128"/>
    <w:rsid w:val="001C0855"/>
    <w:rsid w:val="001C0D04"/>
    <w:rsid w:val="001C7563"/>
    <w:rsid w:val="001E3AFC"/>
    <w:rsid w:val="001F40F4"/>
    <w:rsid w:val="00200241"/>
    <w:rsid w:val="002029DE"/>
    <w:rsid w:val="00203C85"/>
    <w:rsid w:val="002068CE"/>
    <w:rsid w:val="00206C3A"/>
    <w:rsid w:val="002209F4"/>
    <w:rsid w:val="00222C1A"/>
    <w:rsid w:val="00224588"/>
    <w:rsid w:val="00231E8F"/>
    <w:rsid w:val="0023551F"/>
    <w:rsid w:val="00235E49"/>
    <w:rsid w:val="002402E9"/>
    <w:rsid w:val="00241D20"/>
    <w:rsid w:val="00256257"/>
    <w:rsid w:val="00274E89"/>
    <w:rsid w:val="0028742F"/>
    <w:rsid w:val="002A0397"/>
    <w:rsid w:val="002A5AA9"/>
    <w:rsid w:val="002B10CB"/>
    <w:rsid w:val="002B3C3F"/>
    <w:rsid w:val="002C0FD4"/>
    <w:rsid w:val="002D7EFF"/>
    <w:rsid w:val="002E0E5F"/>
    <w:rsid w:val="002E469D"/>
    <w:rsid w:val="002E48CF"/>
    <w:rsid w:val="002E7472"/>
    <w:rsid w:val="002F0778"/>
    <w:rsid w:val="002F4D96"/>
    <w:rsid w:val="00310B8A"/>
    <w:rsid w:val="00325865"/>
    <w:rsid w:val="00326E4E"/>
    <w:rsid w:val="0032701B"/>
    <w:rsid w:val="00336D83"/>
    <w:rsid w:val="0034103D"/>
    <w:rsid w:val="00351C09"/>
    <w:rsid w:val="00354237"/>
    <w:rsid w:val="0036212F"/>
    <w:rsid w:val="00363C19"/>
    <w:rsid w:val="00373E0B"/>
    <w:rsid w:val="0038179F"/>
    <w:rsid w:val="0038544B"/>
    <w:rsid w:val="0038780C"/>
    <w:rsid w:val="003937F9"/>
    <w:rsid w:val="003A12A8"/>
    <w:rsid w:val="003A4FEE"/>
    <w:rsid w:val="003B3D3E"/>
    <w:rsid w:val="003B4BE9"/>
    <w:rsid w:val="00400BDE"/>
    <w:rsid w:val="00401F87"/>
    <w:rsid w:val="004066E7"/>
    <w:rsid w:val="00406FCC"/>
    <w:rsid w:val="0042502C"/>
    <w:rsid w:val="00441AC7"/>
    <w:rsid w:val="00450A62"/>
    <w:rsid w:val="004618D8"/>
    <w:rsid w:val="00467399"/>
    <w:rsid w:val="00480239"/>
    <w:rsid w:val="00486019"/>
    <w:rsid w:val="004A17B5"/>
    <w:rsid w:val="004B6158"/>
    <w:rsid w:val="004B761A"/>
    <w:rsid w:val="004D4414"/>
    <w:rsid w:val="004E1C34"/>
    <w:rsid w:val="004E3FB5"/>
    <w:rsid w:val="004E7B04"/>
    <w:rsid w:val="004F2811"/>
    <w:rsid w:val="004F29F3"/>
    <w:rsid w:val="004F6EB5"/>
    <w:rsid w:val="00506594"/>
    <w:rsid w:val="00515578"/>
    <w:rsid w:val="00524802"/>
    <w:rsid w:val="00530EA5"/>
    <w:rsid w:val="00531B37"/>
    <w:rsid w:val="00532FFB"/>
    <w:rsid w:val="00537592"/>
    <w:rsid w:val="00561437"/>
    <w:rsid w:val="00565550"/>
    <w:rsid w:val="00571CF8"/>
    <w:rsid w:val="00581387"/>
    <w:rsid w:val="00584E9A"/>
    <w:rsid w:val="00586209"/>
    <w:rsid w:val="00586B6D"/>
    <w:rsid w:val="00593BB1"/>
    <w:rsid w:val="005A5FEC"/>
    <w:rsid w:val="005B028E"/>
    <w:rsid w:val="005B130C"/>
    <w:rsid w:val="005B1588"/>
    <w:rsid w:val="005C1946"/>
    <w:rsid w:val="005D00A9"/>
    <w:rsid w:val="005D075B"/>
    <w:rsid w:val="005D2C03"/>
    <w:rsid w:val="005E2EA0"/>
    <w:rsid w:val="005F38BB"/>
    <w:rsid w:val="005F7B0B"/>
    <w:rsid w:val="005F7E4F"/>
    <w:rsid w:val="0060154B"/>
    <w:rsid w:val="00606CBE"/>
    <w:rsid w:val="00610EE7"/>
    <w:rsid w:val="006178C6"/>
    <w:rsid w:val="00620951"/>
    <w:rsid w:val="006249C5"/>
    <w:rsid w:val="00624CFA"/>
    <w:rsid w:val="00625BBD"/>
    <w:rsid w:val="00625E48"/>
    <w:rsid w:val="006321BC"/>
    <w:rsid w:val="00636BF1"/>
    <w:rsid w:val="00643BF5"/>
    <w:rsid w:val="00644811"/>
    <w:rsid w:val="00644C14"/>
    <w:rsid w:val="006470B2"/>
    <w:rsid w:val="006522BC"/>
    <w:rsid w:val="00652F2A"/>
    <w:rsid w:val="00654136"/>
    <w:rsid w:val="00674433"/>
    <w:rsid w:val="00674C1D"/>
    <w:rsid w:val="006804A7"/>
    <w:rsid w:val="0068200E"/>
    <w:rsid w:val="00686CDD"/>
    <w:rsid w:val="00687110"/>
    <w:rsid w:val="006A0568"/>
    <w:rsid w:val="006A35A1"/>
    <w:rsid w:val="006A3970"/>
    <w:rsid w:val="006A6597"/>
    <w:rsid w:val="006B4700"/>
    <w:rsid w:val="006B64A0"/>
    <w:rsid w:val="006C577E"/>
    <w:rsid w:val="006C756D"/>
    <w:rsid w:val="006D22EB"/>
    <w:rsid w:val="006E0FAA"/>
    <w:rsid w:val="006E4B03"/>
    <w:rsid w:val="006F4F86"/>
    <w:rsid w:val="00700FE3"/>
    <w:rsid w:val="0070155E"/>
    <w:rsid w:val="00706EF4"/>
    <w:rsid w:val="00707669"/>
    <w:rsid w:val="00713385"/>
    <w:rsid w:val="00713F8E"/>
    <w:rsid w:val="00717023"/>
    <w:rsid w:val="00721E8A"/>
    <w:rsid w:val="00722E1E"/>
    <w:rsid w:val="00731A83"/>
    <w:rsid w:val="00733167"/>
    <w:rsid w:val="00745678"/>
    <w:rsid w:val="00745A8F"/>
    <w:rsid w:val="00762044"/>
    <w:rsid w:val="0077325F"/>
    <w:rsid w:val="007802DB"/>
    <w:rsid w:val="007817AF"/>
    <w:rsid w:val="00787413"/>
    <w:rsid w:val="00794D11"/>
    <w:rsid w:val="007A6E1A"/>
    <w:rsid w:val="007C38C0"/>
    <w:rsid w:val="007C601E"/>
    <w:rsid w:val="007C7628"/>
    <w:rsid w:val="007C7F72"/>
    <w:rsid w:val="007D27DF"/>
    <w:rsid w:val="007E3F70"/>
    <w:rsid w:val="00817079"/>
    <w:rsid w:val="00817E4D"/>
    <w:rsid w:val="00833C98"/>
    <w:rsid w:val="008468BA"/>
    <w:rsid w:val="0085190E"/>
    <w:rsid w:val="00856E05"/>
    <w:rsid w:val="00857D32"/>
    <w:rsid w:val="00872233"/>
    <w:rsid w:val="008735F9"/>
    <w:rsid w:val="008745A5"/>
    <w:rsid w:val="00876C2D"/>
    <w:rsid w:val="00891B33"/>
    <w:rsid w:val="008A2313"/>
    <w:rsid w:val="008B2CE2"/>
    <w:rsid w:val="008C0BB8"/>
    <w:rsid w:val="008C588C"/>
    <w:rsid w:val="008C765C"/>
    <w:rsid w:val="008D3688"/>
    <w:rsid w:val="008D3E89"/>
    <w:rsid w:val="008D58D6"/>
    <w:rsid w:val="008E2B6D"/>
    <w:rsid w:val="008E59E5"/>
    <w:rsid w:val="0091283D"/>
    <w:rsid w:val="00912D80"/>
    <w:rsid w:val="009157C2"/>
    <w:rsid w:val="00915E7B"/>
    <w:rsid w:val="00916EA6"/>
    <w:rsid w:val="00917600"/>
    <w:rsid w:val="009219CB"/>
    <w:rsid w:val="009221D9"/>
    <w:rsid w:val="00927C44"/>
    <w:rsid w:val="0093784B"/>
    <w:rsid w:val="009423AA"/>
    <w:rsid w:val="00945E74"/>
    <w:rsid w:val="0095254F"/>
    <w:rsid w:val="00963CE5"/>
    <w:rsid w:val="009734E1"/>
    <w:rsid w:val="009739F8"/>
    <w:rsid w:val="00974DFC"/>
    <w:rsid w:val="00980DA6"/>
    <w:rsid w:val="00986B46"/>
    <w:rsid w:val="00997184"/>
    <w:rsid w:val="009A078D"/>
    <w:rsid w:val="009B2556"/>
    <w:rsid w:val="009B3365"/>
    <w:rsid w:val="009B358C"/>
    <w:rsid w:val="009B6623"/>
    <w:rsid w:val="009C1D1E"/>
    <w:rsid w:val="009D4E03"/>
    <w:rsid w:val="009D663F"/>
    <w:rsid w:val="009E330D"/>
    <w:rsid w:val="009E5548"/>
    <w:rsid w:val="009E57D9"/>
    <w:rsid w:val="009F08A9"/>
    <w:rsid w:val="00A05F9C"/>
    <w:rsid w:val="00A127FB"/>
    <w:rsid w:val="00A204AA"/>
    <w:rsid w:val="00A22E6F"/>
    <w:rsid w:val="00A32B0B"/>
    <w:rsid w:val="00A431E9"/>
    <w:rsid w:val="00A478C6"/>
    <w:rsid w:val="00A53737"/>
    <w:rsid w:val="00A81B01"/>
    <w:rsid w:val="00A83C96"/>
    <w:rsid w:val="00A83ED9"/>
    <w:rsid w:val="00A84075"/>
    <w:rsid w:val="00A85153"/>
    <w:rsid w:val="00A8597C"/>
    <w:rsid w:val="00A87B9F"/>
    <w:rsid w:val="00AA4E25"/>
    <w:rsid w:val="00AA50B6"/>
    <w:rsid w:val="00AC03A5"/>
    <w:rsid w:val="00AC3AFF"/>
    <w:rsid w:val="00AC78F1"/>
    <w:rsid w:val="00AD3887"/>
    <w:rsid w:val="00AD4FB8"/>
    <w:rsid w:val="00AF6304"/>
    <w:rsid w:val="00AF6B84"/>
    <w:rsid w:val="00B00DAE"/>
    <w:rsid w:val="00B17E90"/>
    <w:rsid w:val="00B33337"/>
    <w:rsid w:val="00B55893"/>
    <w:rsid w:val="00B7229C"/>
    <w:rsid w:val="00B7267D"/>
    <w:rsid w:val="00B80FCC"/>
    <w:rsid w:val="00B818BE"/>
    <w:rsid w:val="00B81E2A"/>
    <w:rsid w:val="00B83CCE"/>
    <w:rsid w:val="00B95BC5"/>
    <w:rsid w:val="00B960C8"/>
    <w:rsid w:val="00B97A67"/>
    <w:rsid w:val="00BA337B"/>
    <w:rsid w:val="00BA57EE"/>
    <w:rsid w:val="00BB2ABC"/>
    <w:rsid w:val="00BB6BA3"/>
    <w:rsid w:val="00BC6149"/>
    <w:rsid w:val="00BC727A"/>
    <w:rsid w:val="00BD086D"/>
    <w:rsid w:val="00BD0966"/>
    <w:rsid w:val="00BD27E1"/>
    <w:rsid w:val="00BF6ACD"/>
    <w:rsid w:val="00C2364D"/>
    <w:rsid w:val="00C25D00"/>
    <w:rsid w:val="00C300F4"/>
    <w:rsid w:val="00C464E6"/>
    <w:rsid w:val="00C52C46"/>
    <w:rsid w:val="00C54822"/>
    <w:rsid w:val="00C553C4"/>
    <w:rsid w:val="00C64D49"/>
    <w:rsid w:val="00C667F4"/>
    <w:rsid w:val="00C727DB"/>
    <w:rsid w:val="00C73A97"/>
    <w:rsid w:val="00C7771E"/>
    <w:rsid w:val="00C811E0"/>
    <w:rsid w:val="00C8194E"/>
    <w:rsid w:val="00C81B47"/>
    <w:rsid w:val="00C90C8C"/>
    <w:rsid w:val="00C91235"/>
    <w:rsid w:val="00C9265E"/>
    <w:rsid w:val="00C92717"/>
    <w:rsid w:val="00CA4F37"/>
    <w:rsid w:val="00CA6055"/>
    <w:rsid w:val="00CB0FF6"/>
    <w:rsid w:val="00CB29F0"/>
    <w:rsid w:val="00CB4D90"/>
    <w:rsid w:val="00CC0A62"/>
    <w:rsid w:val="00CC28CB"/>
    <w:rsid w:val="00CC3FC1"/>
    <w:rsid w:val="00CD28AB"/>
    <w:rsid w:val="00CD322A"/>
    <w:rsid w:val="00CD4C7B"/>
    <w:rsid w:val="00CE39A8"/>
    <w:rsid w:val="00D119E4"/>
    <w:rsid w:val="00D134F6"/>
    <w:rsid w:val="00D212BA"/>
    <w:rsid w:val="00D2151B"/>
    <w:rsid w:val="00D349AD"/>
    <w:rsid w:val="00D34D9B"/>
    <w:rsid w:val="00D473D6"/>
    <w:rsid w:val="00D47ACE"/>
    <w:rsid w:val="00D522A1"/>
    <w:rsid w:val="00D62877"/>
    <w:rsid w:val="00D72000"/>
    <w:rsid w:val="00D76CA4"/>
    <w:rsid w:val="00DA159D"/>
    <w:rsid w:val="00DB3FEC"/>
    <w:rsid w:val="00DB49C0"/>
    <w:rsid w:val="00DB7CA1"/>
    <w:rsid w:val="00DC004F"/>
    <w:rsid w:val="00DC26AD"/>
    <w:rsid w:val="00DC6301"/>
    <w:rsid w:val="00DD587F"/>
    <w:rsid w:val="00DE1B1B"/>
    <w:rsid w:val="00DF09DF"/>
    <w:rsid w:val="00DF44EE"/>
    <w:rsid w:val="00DF4B36"/>
    <w:rsid w:val="00E04C0D"/>
    <w:rsid w:val="00E069C4"/>
    <w:rsid w:val="00E16197"/>
    <w:rsid w:val="00E20C72"/>
    <w:rsid w:val="00E2709F"/>
    <w:rsid w:val="00E3057C"/>
    <w:rsid w:val="00E3650B"/>
    <w:rsid w:val="00E51252"/>
    <w:rsid w:val="00E54C7D"/>
    <w:rsid w:val="00E55BDB"/>
    <w:rsid w:val="00E62BE6"/>
    <w:rsid w:val="00E62FA8"/>
    <w:rsid w:val="00E64D2F"/>
    <w:rsid w:val="00E65B7E"/>
    <w:rsid w:val="00E759CA"/>
    <w:rsid w:val="00E8414D"/>
    <w:rsid w:val="00E933EC"/>
    <w:rsid w:val="00E94DC3"/>
    <w:rsid w:val="00EA46EC"/>
    <w:rsid w:val="00EA7958"/>
    <w:rsid w:val="00EB4051"/>
    <w:rsid w:val="00EE68F9"/>
    <w:rsid w:val="00F02F20"/>
    <w:rsid w:val="00F05DE8"/>
    <w:rsid w:val="00F06E92"/>
    <w:rsid w:val="00F07B54"/>
    <w:rsid w:val="00F14129"/>
    <w:rsid w:val="00F16127"/>
    <w:rsid w:val="00F21177"/>
    <w:rsid w:val="00F365BA"/>
    <w:rsid w:val="00F4541B"/>
    <w:rsid w:val="00F5240C"/>
    <w:rsid w:val="00F5672E"/>
    <w:rsid w:val="00F64506"/>
    <w:rsid w:val="00F75BC8"/>
    <w:rsid w:val="00F83917"/>
    <w:rsid w:val="00F85B67"/>
    <w:rsid w:val="00F87777"/>
    <w:rsid w:val="00F938F9"/>
    <w:rsid w:val="00F94B45"/>
    <w:rsid w:val="00FB3DBD"/>
    <w:rsid w:val="00FB5A17"/>
    <w:rsid w:val="00FC0125"/>
    <w:rsid w:val="00FD127C"/>
    <w:rsid w:val="00FE6A88"/>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21</Pages>
  <Words>13404</Words>
  <Characters>76405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89630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Matt Richards</cp:lastModifiedBy>
  <cp:revision>4</cp:revision>
  <dcterms:created xsi:type="dcterms:W3CDTF">2015-04-12T14:46:00Z</dcterms:created>
  <dcterms:modified xsi:type="dcterms:W3CDTF">2015-04-12T15:42:00Z</dcterms:modified>
</cp:coreProperties>
</file>