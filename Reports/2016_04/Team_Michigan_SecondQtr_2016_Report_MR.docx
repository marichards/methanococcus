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84C20" w14:textId="4B983477" w:rsidR="00D212BA" w:rsidRPr="00D212BA" w:rsidRDefault="0092318E" w:rsidP="0092318E">
      <w:pPr>
        <w:jc w:val="left"/>
        <w:rPr>
          <w:b/>
          <w:bCs/>
        </w:rPr>
      </w:pPr>
      <w:r w:rsidRPr="0092318E">
        <w:rPr>
          <w:b/>
          <w:bCs/>
        </w:rPr>
        <w:t>FY 2016: Q</w:t>
      </w:r>
      <w:r w:rsidR="00F77502">
        <w:rPr>
          <w:b/>
          <w:bCs/>
        </w:rPr>
        <w:t>2</w:t>
      </w:r>
      <w:r>
        <w:rPr>
          <w:b/>
          <w:bCs/>
        </w:rPr>
        <w:t xml:space="preserve"> Report </w:t>
      </w:r>
      <w:r w:rsidR="001F40F4">
        <w:rPr>
          <w:b/>
          <w:bCs/>
        </w:rPr>
        <w:t>(</w:t>
      </w:r>
      <w:r w:rsidR="00802D5A">
        <w:rPr>
          <w:b/>
          <w:bCs/>
        </w:rPr>
        <w:t>January</w:t>
      </w:r>
      <w:r w:rsidR="00A22E8B" w:rsidRPr="00A22E8B">
        <w:rPr>
          <w:b/>
          <w:bCs/>
        </w:rPr>
        <w:t xml:space="preserve"> 1st </w:t>
      </w:r>
      <w:r w:rsidR="00A22E8B">
        <w:rPr>
          <w:b/>
          <w:bCs/>
        </w:rPr>
        <w:t xml:space="preserve">– </w:t>
      </w:r>
      <w:r w:rsidR="00802D5A">
        <w:rPr>
          <w:b/>
          <w:bCs/>
        </w:rPr>
        <w:t>March</w:t>
      </w:r>
      <w:r w:rsidR="00A22E8B">
        <w:rPr>
          <w:b/>
          <w:bCs/>
        </w:rPr>
        <w:t xml:space="preserve"> 31</w:t>
      </w:r>
      <w:r w:rsidR="00C80758">
        <w:rPr>
          <w:b/>
          <w:bCs/>
        </w:rPr>
        <w:t>, 2015</w:t>
      </w:r>
      <w:r>
        <w:rPr>
          <w:b/>
          <w:bCs/>
        </w:rPr>
        <w:t xml:space="preserve">) </w:t>
      </w:r>
      <w:r w:rsidR="00D212BA" w:rsidRPr="00D212BA">
        <w:rPr>
          <w:b/>
          <w:bCs/>
        </w:rPr>
        <w:t>– Team Michigan</w:t>
      </w:r>
    </w:p>
    <w:p w14:paraId="399D455C" w14:textId="123FD017" w:rsidR="00D212BA" w:rsidRPr="00D212BA" w:rsidRDefault="00D212BA" w:rsidP="00D212BA">
      <w:pPr>
        <w:jc w:val="left"/>
        <w:rPr>
          <w:b/>
          <w:bCs/>
        </w:rPr>
      </w:pPr>
      <w:r w:rsidRPr="00D212BA">
        <w:rPr>
          <w:b/>
          <w:bCs/>
        </w:rPr>
        <w:t xml:space="preserve">Reducing Emissions Using </w:t>
      </w:r>
      <w:proofErr w:type="spellStart"/>
      <w:r w:rsidRPr="00D212BA">
        <w:rPr>
          <w:b/>
          <w:bCs/>
        </w:rPr>
        <w:t>Methanotrophic</w:t>
      </w:r>
      <w:proofErr w:type="spellEnd"/>
      <w:r w:rsidRPr="00D212BA">
        <w:rPr>
          <w:b/>
          <w:bCs/>
        </w:rPr>
        <w:t xml:space="preserve"> Organisms For Transportation Energy </w:t>
      </w:r>
      <w:r w:rsidR="00A22E6F">
        <w:rPr>
          <w:b/>
          <w:bCs/>
        </w:rPr>
        <w:t>(REMOTE)</w:t>
      </w:r>
    </w:p>
    <w:p w14:paraId="617ABD2D" w14:textId="7105A1B0" w:rsidR="00D212BA" w:rsidRPr="00D212BA" w:rsidRDefault="00D212BA" w:rsidP="00D212BA">
      <w:pPr>
        <w:jc w:val="left"/>
        <w:rPr>
          <w:b/>
          <w:bCs/>
        </w:rPr>
      </w:pPr>
      <w:r w:rsidRPr="00D212BA">
        <w:rPr>
          <w:b/>
          <w:bCs/>
        </w:rPr>
        <w:t>Anaerobic Bioconversion Of Methane To Methanol</w:t>
      </w:r>
      <w:r w:rsidRPr="00D212BA">
        <w:rPr>
          <w:b/>
        </w:rPr>
        <w:br/>
      </w:r>
      <w:r w:rsidRPr="00D212BA">
        <w:t> </w:t>
      </w:r>
      <w:r w:rsidR="00B9617B">
        <w:t xml:space="preserve"> </w:t>
      </w:r>
    </w:p>
    <w:p w14:paraId="3CB8509F" w14:textId="77777777" w:rsidR="00D212BA" w:rsidRPr="00D212BA" w:rsidRDefault="00D212BA" w:rsidP="00D212BA">
      <w:r w:rsidRPr="00D212BA">
        <w:rPr>
          <w:b/>
        </w:rPr>
        <w:t>A.    Executive summary</w:t>
      </w:r>
      <w:r w:rsidRPr="00D212BA">
        <w:t xml:space="preserve">:  </w:t>
      </w:r>
    </w:p>
    <w:p w14:paraId="05F9C579" w14:textId="77777777" w:rsidR="00D212BA" w:rsidRPr="00D212BA" w:rsidRDefault="00D212BA" w:rsidP="00D212BA">
      <w:r w:rsidRPr="00D212BA">
        <w:t xml:space="preserve">Our REMOTE project aims to develop transformational technologies for bioconversion of methane to liquid fuels. We plan to engineer </w:t>
      </w:r>
      <w:r>
        <w:t>the</w:t>
      </w:r>
      <w:r w:rsidRPr="00D212BA">
        <w:t xml:space="preserve"> g</w:t>
      </w:r>
      <w:r>
        <w:t xml:space="preserve">enetically tractable methanogen, </w:t>
      </w:r>
      <w:r w:rsidRPr="00D212BA">
        <w:rPr>
          <w:i/>
        </w:rPr>
        <w:t>Methanococcus maripaludis</w:t>
      </w:r>
      <w:r>
        <w:t>,</w:t>
      </w:r>
      <w:r w:rsidRPr="00D212BA">
        <w:t xml:space="preserve"> with genes that encode the conversion of methane to methanol. Be</w:t>
      </w:r>
      <w:r>
        <w:t>cause this process is thermodynam</w:t>
      </w:r>
      <w:r w:rsidRPr="00D212BA">
        <w:t>ically unfavorable, we also will include the genes encoding sulfate</w:t>
      </w:r>
      <w:r>
        <w:t xml:space="preserve"> or nitrate</w:t>
      </w:r>
      <w:r w:rsidRPr="00D212BA">
        <w:t xml:space="preserve"> reduction. </w:t>
      </w:r>
    </w:p>
    <w:p w14:paraId="5A196109" w14:textId="460379D1" w:rsidR="00D212BA" w:rsidRPr="00D212BA" w:rsidRDefault="00D212BA" w:rsidP="00D212BA">
      <w:r w:rsidRPr="00D212BA">
        <w:t xml:space="preserve">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r w:rsidR="00E87630">
        <w:t xml:space="preserve">Simone </w:t>
      </w:r>
      <w:proofErr w:type="spellStart"/>
      <w:r w:rsidR="00E87630">
        <w:t>Raugei</w:t>
      </w:r>
      <w:proofErr w:type="spellEnd"/>
      <w:r w:rsidRPr="00D212BA">
        <w:t xml:space="preserve"> (PNNL). Nadine Wong in our technology transfer office is our T2M </w:t>
      </w:r>
      <w:proofErr w:type="spellStart"/>
      <w:r w:rsidRPr="00D212BA">
        <w:t>liason</w:t>
      </w:r>
      <w:proofErr w:type="spellEnd"/>
      <w:r w:rsidRPr="00D212BA">
        <w:rPr>
          <w:bCs/>
        </w:rPr>
        <w:t>.</w:t>
      </w:r>
      <w:r w:rsidRPr="00D212BA">
        <w:rPr>
          <w:b/>
          <w:bCs/>
        </w:rPr>
        <w:t xml:space="preserve"> </w:t>
      </w:r>
      <w:r w:rsidRPr="00D212BA">
        <w:t>Briefly, our scientific specific aims are:</w:t>
      </w:r>
    </w:p>
    <w:p w14:paraId="1AAC8B4F" w14:textId="2DB5B55E" w:rsidR="00D212BA" w:rsidRPr="00D212BA" w:rsidRDefault="00D212BA" w:rsidP="00D212BA">
      <w:pPr>
        <w:numPr>
          <w:ilvl w:val="0"/>
          <w:numId w:val="1"/>
        </w:numPr>
      </w:pPr>
      <w:r w:rsidRPr="00D212BA">
        <w:t xml:space="preserve">To actively express the gene clusters encoding the MCRs from </w:t>
      </w:r>
      <w:r w:rsidRPr="00D212BA">
        <w:rPr>
          <w:i/>
        </w:rPr>
        <w:t xml:space="preserve">M. </w:t>
      </w:r>
      <w:proofErr w:type="spellStart"/>
      <w:r w:rsidRPr="00D212BA">
        <w:rPr>
          <w:i/>
        </w:rPr>
        <w:t>marburgensis</w:t>
      </w:r>
      <w:proofErr w:type="spellEnd"/>
      <w:r w:rsidRPr="00D212BA">
        <w:t xml:space="preserve"> and from the anaerobic methane oxidizers, ANME-1 and ANME-2, in a genetically tractable methanogen; to genetically engineer the pathways for converting methane to methanol and to couple this pathway to </w:t>
      </w:r>
      <w:r w:rsidR="006D7977">
        <w:t>an appropriate</w:t>
      </w:r>
      <w:r w:rsidRPr="00D212BA">
        <w:t xml:space="preserve"> reduction path, </w:t>
      </w:r>
      <w:proofErr w:type="gramStart"/>
      <w:r w:rsidRPr="00D212BA">
        <w:t>which makes this process thermodynamically favorable.</w:t>
      </w:r>
      <w:proofErr w:type="gramEnd"/>
      <w:r w:rsidRPr="00D212BA">
        <w:t xml:space="preserve"> </w:t>
      </w:r>
    </w:p>
    <w:p w14:paraId="686924E5" w14:textId="6D2DE924" w:rsidR="00D212BA" w:rsidRPr="00D212BA" w:rsidRDefault="00D212BA" w:rsidP="00D212BA">
      <w:pPr>
        <w:numPr>
          <w:ilvl w:val="0"/>
          <w:numId w:val="1"/>
        </w:numPr>
      </w:pPr>
      <w:r w:rsidRPr="00D212BA">
        <w:t xml:space="preserve">To use genome-scale metabolic flux modeling of the genetically engineered </w:t>
      </w:r>
      <w:r w:rsidRPr="00D212BA">
        <w:rPr>
          <w:i/>
        </w:rPr>
        <w:t>M</w:t>
      </w:r>
      <w:r w:rsidR="00450A62">
        <w:rPr>
          <w:i/>
        </w:rPr>
        <w:t>.</w:t>
      </w:r>
      <w:r w:rsidRPr="00D212BA">
        <w:rPr>
          <w:i/>
        </w:rPr>
        <w:t xml:space="preserve"> maripaludis</w:t>
      </w:r>
      <w:r w:rsidRPr="00D212BA">
        <w:t xml:space="preserve"> strains, thus, ensuring that enzymes in the engineered pathway can operate at high efficiency in the new organism. We will also reengineer other aspects of </w:t>
      </w:r>
      <w:r w:rsidRPr="00D212BA">
        <w:rPr>
          <w:i/>
        </w:rPr>
        <w:t>M. maripaludis</w:t>
      </w:r>
      <w:r w:rsidRPr="00D212BA">
        <w:t xml:space="preserve"> metabolism by performing genetic alterations to optimize the methanol pathway in its new metabolic context and perform </w:t>
      </w:r>
      <w:proofErr w:type="spellStart"/>
      <w:r w:rsidRPr="00D212BA">
        <w:t>metabolomic</w:t>
      </w:r>
      <w:proofErr w:type="spellEnd"/>
      <w:r w:rsidRPr="00D212BA">
        <w:t xml:space="preserve"> and metabolic flux experiments to iteratively test, refine, and validate the metabolic model.</w:t>
      </w:r>
    </w:p>
    <w:p w14:paraId="24B9652C" w14:textId="77777777" w:rsidR="00D212BA" w:rsidRPr="00D212BA" w:rsidRDefault="00D212BA" w:rsidP="00D212BA">
      <w:pPr>
        <w:numPr>
          <w:ilvl w:val="0"/>
          <w:numId w:val="1"/>
        </w:numPr>
      </w:pPr>
      <w:r w:rsidRPr="00D212BA">
        <w:t xml:space="preserve">To purify the newly introduced enzymes from </w:t>
      </w:r>
      <w:r w:rsidRPr="00D212BA">
        <w:rPr>
          <w:i/>
        </w:rPr>
        <w:t>M. maripaludis</w:t>
      </w:r>
      <w:r w:rsidRPr="00D212BA">
        <w:t xml:space="preserve"> and conduct in vitro biochemical studies to test their functionality. We will also conduct pathway flux measurements and efficiency determinations aimed at optimizing methane oxidation to liquid fuels, and</w:t>
      </w:r>
    </w:p>
    <w:p w14:paraId="776B05C0" w14:textId="77777777" w:rsidR="00D212BA" w:rsidRPr="00D212BA" w:rsidRDefault="00D212BA" w:rsidP="00D212BA">
      <w:pPr>
        <w:numPr>
          <w:ilvl w:val="0"/>
          <w:numId w:val="1"/>
        </w:numPr>
      </w:pPr>
      <w:r w:rsidRPr="00D212BA">
        <w:t>To use computational studies to understand the mechanism of the anaerobic methane oxidizing enzyme, MCR, and to predict the effects of site-directed mutagenesis on the reaction mechanism.</w:t>
      </w:r>
    </w:p>
    <w:p w14:paraId="5FC87C80" w14:textId="77777777" w:rsidR="00D212BA" w:rsidRPr="00D212BA" w:rsidRDefault="00D212BA" w:rsidP="00D212BA"/>
    <w:p w14:paraId="295D2E1E" w14:textId="267968DF" w:rsidR="00D212BA" w:rsidRPr="00D212BA" w:rsidRDefault="00D212BA" w:rsidP="00D212BA">
      <w:r w:rsidRPr="00D212BA">
        <w:t xml:space="preserve">We have made progress on each of these aims and all scientific aims are on track to timely completion. </w:t>
      </w:r>
      <w:r w:rsidR="002B3D3F">
        <w:t xml:space="preserve">Below, </w:t>
      </w:r>
      <w:r w:rsidRPr="00D212BA">
        <w:t xml:space="preserve">I have outlined challenges and risks associated with the work and identified alternative strategies should any of the current plans fail. </w:t>
      </w:r>
      <w:r w:rsidR="002B3D3F">
        <w:t xml:space="preserve">Although the major aims (above) remain intact, I proposed some </w:t>
      </w:r>
      <w:r w:rsidR="000A1CD9">
        <w:t>changes in approach</w:t>
      </w:r>
      <w:r w:rsidR="002B3D3F">
        <w:t xml:space="preserve"> that should facilitate accomplishing the GTL goals. </w:t>
      </w:r>
      <w:r w:rsidRPr="00D212BA">
        <w:t xml:space="preserve">We also are on budget. </w:t>
      </w:r>
    </w:p>
    <w:p w14:paraId="76BEF2C9" w14:textId="77777777" w:rsidR="00644C14" w:rsidRDefault="00644C14"/>
    <w:p w14:paraId="15EB85A4" w14:textId="77777777" w:rsidR="00C42766" w:rsidRDefault="002B76DB" w:rsidP="00C42766">
      <w:r w:rsidRPr="002B76DB">
        <w:rPr>
          <w:b/>
        </w:rPr>
        <w:t>Aim 1:</w:t>
      </w:r>
      <w:r>
        <w:t xml:space="preserve"> </w:t>
      </w:r>
      <w:r w:rsidR="00C42766">
        <w:t xml:space="preserve">The minimum requirement to obtain metabolic flux from methanol the methane will be the introduction of active methanol methyltransferase.  For this reason we have been concentrating much of our effort on this goal, and have successfully expressed the </w:t>
      </w:r>
      <w:proofErr w:type="spellStart"/>
      <w:r w:rsidR="00C42766" w:rsidRPr="00DA4A03">
        <w:rPr>
          <w:i/>
        </w:rPr>
        <w:t>Methanosarcina</w:t>
      </w:r>
      <w:proofErr w:type="spellEnd"/>
      <w:r w:rsidR="00C42766" w:rsidRPr="00DA4A03">
        <w:rPr>
          <w:i/>
        </w:rPr>
        <w:t xml:space="preserve"> </w:t>
      </w:r>
      <w:proofErr w:type="spellStart"/>
      <w:r w:rsidR="00C42766" w:rsidRPr="00DA4A03">
        <w:rPr>
          <w:i/>
        </w:rPr>
        <w:t>acetivorans</w:t>
      </w:r>
      <w:proofErr w:type="spellEnd"/>
      <w:r w:rsidR="00C42766">
        <w:t xml:space="preserve"> protein in </w:t>
      </w:r>
      <w:r w:rsidR="00C42766" w:rsidRPr="00DA4A03">
        <w:rPr>
          <w:i/>
        </w:rPr>
        <w:t>M. maripaludis</w:t>
      </w:r>
      <w:r w:rsidR="00C42766">
        <w:t>.  Western blots suggest we should have sufficient levels of expression that the Ragsdale lab can determine the activity and cobalamin incorporation.  In addition, efforts are underway to increase protein levels, and to activate the enzyme in vivo if necessary.</w:t>
      </w:r>
    </w:p>
    <w:p w14:paraId="486E6E1C" w14:textId="0772A1F3" w:rsidR="006E6A0F" w:rsidRDefault="00C42766" w:rsidP="00C42766">
      <w:r>
        <w:t xml:space="preserve">With regard to the </w:t>
      </w:r>
      <w:proofErr w:type="spellStart"/>
      <w:r>
        <w:t>methylreductase</w:t>
      </w:r>
      <w:proofErr w:type="spellEnd"/>
      <w:r>
        <w:t xml:space="preserve">, we will continue efforts to express the </w:t>
      </w:r>
      <w:r w:rsidRPr="00DA4A03">
        <w:rPr>
          <w:i/>
        </w:rPr>
        <w:t xml:space="preserve">M. </w:t>
      </w:r>
      <w:proofErr w:type="spellStart"/>
      <w:r w:rsidRPr="00DA4A03">
        <w:rPr>
          <w:i/>
        </w:rPr>
        <w:t>marburgensis</w:t>
      </w:r>
      <w:proofErr w:type="spellEnd"/>
      <w:r>
        <w:t xml:space="preserve"> and ANME enzymes in </w:t>
      </w:r>
      <w:r w:rsidRPr="00DA4A03">
        <w:rPr>
          <w:i/>
        </w:rPr>
        <w:t>M. maripaludis</w:t>
      </w:r>
      <w:r>
        <w:t xml:space="preserve">, and to add activator genes as necessary.  In addition, we are concentrating on the </w:t>
      </w:r>
      <w:r w:rsidRPr="00DA4A03">
        <w:rPr>
          <w:i/>
        </w:rPr>
        <w:t>M. maripaludis</w:t>
      </w:r>
      <w:r>
        <w:t xml:space="preserve"> enzyme itself since activation should not be an issue.  Multiple strategies concentrating on the expression the </w:t>
      </w:r>
      <w:proofErr w:type="spellStart"/>
      <w:r>
        <w:t>McrA</w:t>
      </w:r>
      <w:proofErr w:type="spellEnd"/>
      <w:r>
        <w:t xml:space="preserve"> subunit should enable us to produce variants of this subunit for biochemical analyses.</w:t>
      </w:r>
      <w:r w:rsidR="00752AE0" w:rsidRPr="00752AE0">
        <w:t xml:space="preserve">  </w:t>
      </w:r>
    </w:p>
    <w:p w14:paraId="54D038E9" w14:textId="77777777" w:rsidR="00131C28" w:rsidRDefault="00131C28" w:rsidP="00052029">
      <w:pPr>
        <w:ind w:firstLine="0"/>
      </w:pPr>
    </w:p>
    <w:p w14:paraId="427453D4" w14:textId="6C7D639F" w:rsidR="003E6BBF" w:rsidRPr="00C02150" w:rsidRDefault="002B76DB" w:rsidP="003E6BBF">
      <w:r w:rsidRPr="00051D07">
        <w:rPr>
          <w:b/>
        </w:rPr>
        <w:t>Aim 2:</w:t>
      </w:r>
      <w:r w:rsidRPr="00051D07">
        <w:t xml:space="preserve"> </w:t>
      </w:r>
      <w:del w:id="0" w:author="Administrator" w:date="2016-04-08T08:55:00Z">
        <w:r w:rsidR="003E6BBF" w:rsidRPr="003E6BBF" w:rsidDel="00DD1837">
          <w:delText>With respect to</w:delText>
        </w:r>
      </w:del>
      <w:del w:id="1" w:author="Administrator" w:date="2016-04-08T08:56:00Z">
        <w:r w:rsidR="003E6BBF" w:rsidRPr="003E6BBF" w:rsidDel="00DD1837">
          <w:delText xml:space="preserve"> Aim 2, o</w:delText>
        </w:r>
      </w:del>
      <w:ins w:id="2" w:author="Administrator" w:date="2016-04-08T08:56:00Z">
        <w:r w:rsidR="00DD1837">
          <w:t>O</w:t>
        </w:r>
      </w:ins>
      <w:r w:rsidR="003E6BBF" w:rsidRPr="003E6BBF">
        <w:t xml:space="preserve">ur completed genome scale flux balance model of </w:t>
      </w:r>
      <w:r w:rsidR="003E6BBF" w:rsidRPr="003E6BBF">
        <w:rPr>
          <w:i/>
        </w:rPr>
        <w:t xml:space="preserve">M. maripaludis </w:t>
      </w:r>
      <w:ins w:id="3" w:author="Administrator" w:date="2016-04-08T08:56:00Z">
        <w:r w:rsidR="00DD1837">
          <w:t xml:space="preserve">has already reached its accuracy targets for </w:t>
        </w:r>
      </w:ins>
      <w:r w:rsidR="003E6BBF" w:rsidRPr="003E6BBF">
        <w:t>predict</w:t>
      </w:r>
      <w:ins w:id="4" w:author="Administrator" w:date="2016-04-08T08:56:00Z">
        <w:r w:rsidR="00DD1837">
          <w:t>ing</w:t>
        </w:r>
      </w:ins>
      <w:del w:id="5" w:author="Administrator" w:date="2016-04-08T08:56:00Z">
        <w:r w:rsidR="003E6BBF" w:rsidRPr="003E6BBF" w:rsidDel="00DD1837">
          <w:delText>s</w:delText>
        </w:r>
      </w:del>
      <w:r w:rsidR="003E6BBF" w:rsidRPr="003E6BBF">
        <w:t xml:space="preserve"> gene knockout lethality </w:t>
      </w:r>
      <w:ins w:id="6" w:author="Administrator" w:date="2016-04-08T08:56:00Z">
        <w:r w:rsidR="00DD1837">
          <w:t xml:space="preserve">and growth yields over a range of methane secretion rates. </w:t>
        </w:r>
      </w:ins>
      <w:ins w:id="7" w:author="Administrator" w:date="2016-04-08T08:58:00Z">
        <w:r w:rsidR="00DD1837">
          <w:t xml:space="preserve">Moreover, we have previously reported that adding a </w:t>
        </w:r>
        <w:proofErr w:type="spellStart"/>
        <w:r w:rsidR="00DD1837">
          <w:t>ferredoxin</w:t>
        </w:r>
        <w:proofErr w:type="gramStart"/>
        <w:r w:rsidR="00DD1837">
          <w:t>:hydrogen</w:t>
        </w:r>
        <w:proofErr w:type="spellEnd"/>
        <w:proofErr w:type="gramEnd"/>
        <w:r w:rsidR="00DD1837">
          <w:t xml:space="preserve"> oxidoreductase allows us to predict </w:t>
        </w:r>
        <w:proofErr w:type="spellStart"/>
        <w:r w:rsidR="00DD1837">
          <w:t>stoichiometrically</w:t>
        </w:r>
        <w:proofErr w:type="spellEnd"/>
        <w:r w:rsidR="00DD1837">
          <w:t xml:space="preserve"> feasible conversion of </w:t>
        </w:r>
        <w:r w:rsidR="00DD1837">
          <w:lastRenderedPageBreak/>
          <w:t xml:space="preserve">methane to methanol. </w:t>
        </w:r>
      </w:ins>
      <w:ins w:id="8" w:author="Administrator" w:date="2016-04-08T08:56:00Z">
        <w:r w:rsidR="00DD1837">
          <w:t xml:space="preserve">The remaining challenge is to use our model to predict </w:t>
        </w:r>
      </w:ins>
      <w:ins w:id="9" w:author="Administrator" w:date="2016-04-08T08:59:00Z">
        <w:r w:rsidR="00DD1837">
          <w:t>energetically</w:t>
        </w:r>
      </w:ins>
      <w:ins w:id="10" w:author="Administrator" w:date="2016-04-08T08:56:00Z">
        <w:r w:rsidR="00DD1837">
          <w:t xml:space="preserve"> feasible </w:t>
        </w:r>
      </w:ins>
      <w:ins w:id="11" w:author="Administrator" w:date="2016-04-08T08:59:00Z">
        <w:r w:rsidR="00DD1837">
          <w:t>methane oxidation via the addition of reduction pathways</w:t>
        </w:r>
      </w:ins>
      <w:ins w:id="12" w:author="Administrator" w:date="2016-04-08T08:56:00Z">
        <w:r w:rsidR="00DD1837">
          <w:t>. In the past quarter, we</w:t>
        </w:r>
      </w:ins>
      <w:ins w:id="13" w:author="Administrator" w:date="2016-04-08T08:59:00Z">
        <w:r w:rsidR="00DD1837">
          <w:t xml:space="preserve"> addressed this challenge by simulating methan</w:t>
        </w:r>
      </w:ins>
      <w:ins w:id="14" w:author="Administrator" w:date="2016-04-08T09:00:00Z">
        <w:r w:rsidR="00DD1837">
          <w:t>e oxidation in concert with three different reduction pathways commonly found in nature: sulfate reduction to sulfide, nitrate reduction to nitrite, and ferric</w:t>
        </w:r>
      </w:ins>
      <w:ins w:id="15" w:author="Administrator" w:date="2016-04-08T09:01:00Z">
        <w:r w:rsidR="00DD1837">
          <w:t xml:space="preserve"> ion</w:t>
        </w:r>
      </w:ins>
      <w:ins w:id="16" w:author="Administrator" w:date="2016-04-08T09:00:00Z">
        <w:r w:rsidR="00DD1837">
          <w:t xml:space="preserve"> reduction to ferrous ions. </w:t>
        </w:r>
      </w:ins>
      <w:ins w:id="17" w:author="Administrator" w:date="2016-04-08T09:01:00Z">
        <w:r w:rsidR="00DD1837">
          <w:t xml:space="preserve">Based upon these simulations, we predicted only nitrate reduction to be both </w:t>
        </w:r>
        <w:proofErr w:type="spellStart"/>
        <w:r w:rsidR="00DD1837">
          <w:t>stoichiometrically</w:t>
        </w:r>
        <w:proofErr w:type="spellEnd"/>
        <w:r w:rsidR="00DD1837">
          <w:t xml:space="preserve"> and energetically feasible for coupling to methane oxidation. Our model suggests that at standard 1 mM metabolite effective concentrations, </w:t>
        </w:r>
        <w:proofErr w:type="gramStart"/>
        <w:r w:rsidR="00DD1837">
          <w:t xml:space="preserve">0.66 </w:t>
        </w:r>
        <w:proofErr w:type="spellStart"/>
        <w:r w:rsidR="00DD1837">
          <w:t>mol</w:t>
        </w:r>
        <w:proofErr w:type="spellEnd"/>
        <w:r w:rsidR="00DD1837">
          <w:t xml:space="preserve"> NO</w:t>
        </w:r>
        <w:r w:rsidR="00DD1837" w:rsidRPr="00DD1837">
          <w:rPr>
            <w:vertAlign w:val="subscript"/>
            <w:rPrChange w:id="18" w:author="Administrator" w:date="2016-04-08T09:03:00Z">
              <w:rPr/>
            </w:rPrChange>
          </w:rPr>
          <w:t>3</w:t>
        </w:r>
      </w:ins>
      <w:ins w:id="19" w:author="Administrator" w:date="2016-04-08T09:03:00Z">
        <w:r w:rsidR="00DD1837">
          <w:rPr>
            <w:vertAlign w:val="subscript"/>
          </w:rPr>
          <w:t xml:space="preserve"> </w:t>
        </w:r>
        <w:r w:rsidR="00DD1837" w:rsidRPr="00DD1837">
          <w:rPr>
            <w:rPrChange w:id="20" w:author="Administrator" w:date="2016-04-08T09:04:00Z">
              <w:rPr>
                <w:vertAlign w:val="subscript"/>
              </w:rPr>
            </w:rPrChange>
          </w:rPr>
          <w:t>reduced</w:t>
        </w:r>
      </w:ins>
      <w:proofErr w:type="gramEnd"/>
      <w:ins w:id="21" w:author="Administrator" w:date="2016-04-08T09:01:00Z">
        <w:r w:rsidR="00DD1837">
          <w:t>/</w:t>
        </w:r>
        <w:proofErr w:type="spellStart"/>
        <w:r w:rsidR="00DD1837">
          <w:t>mol</w:t>
        </w:r>
        <w:proofErr w:type="spellEnd"/>
        <w:r w:rsidR="00DD1837">
          <w:t xml:space="preserve"> CH</w:t>
        </w:r>
        <w:r w:rsidR="00DD1837" w:rsidRPr="00DD1837">
          <w:rPr>
            <w:vertAlign w:val="subscript"/>
            <w:rPrChange w:id="22" w:author="Administrator" w:date="2016-04-08T09:03:00Z">
              <w:rPr/>
            </w:rPrChange>
          </w:rPr>
          <w:t>4</w:t>
        </w:r>
      </w:ins>
      <w:ins w:id="23" w:author="Administrator" w:date="2016-04-08T09:03:00Z">
        <w:r w:rsidR="00DD1837">
          <w:rPr>
            <w:vertAlign w:val="subscript"/>
          </w:rPr>
          <w:t xml:space="preserve"> </w:t>
        </w:r>
        <w:r w:rsidR="00DD1837" w:rsidRPr="00DD1837">
          <w:rPr>
            <w:rPrChange w:id="24" w:author="Administrator" w:date="2016-04-08T09:03:00Z">
              <w:rPr>
                <w:vertAlign w:val="subscript"/>
              </w:rPr>
            </w:rPrChange>
          </w:rPr>
          <w:t>oxidized</w:t>
        </w:r>
      </w:ins>
      <w:ins w:id="25" w:author="Administrator" w:date="2016-04-08T08:56:00Z">
        <w:r w:rsidR="00DD1837">
          <w:t xml:space="preserve"> </w:t>
        </w:r>
      </w:ins>
      <w:r w:rsidR="003E6BBF" w:rsidRPr="003E6BBF">
        <w:t>w</w:t>
      </w:r>
      <w:ins w:id="26" w:author="Administrator" w:date="2016-04-08T09:03:00Z">
        <w:r w:rsidR="00DD1837">
          <w:t xml:space="preserve">ould be sufficient to drive </w:t>
        </w:r>
      </w:ins>
      <w:ins w:id="27" w:author="Administrator" w:date="2016-04-08T09:04:00Z">
        <w:r w:rsidR="00DD1837">
          <w:t xml:space="preserve">our desired conversion. </w:t>
        </w:r>
      </w:ins>
      <w:del w:id="28" w:author="Administrator" w:date="2016-04-08T09:04:00Z">
        <w:r w:rsidR="003E6BBF" w:rsidRPr="003E6BBF" w:rsidDel="00DD1837">
          <w:delText>ith 90% accuracy and, based on our new growth yield data, can predict growth yields within 20% error over a range of growth rates. Having reached our first two milestones, we focused on strain designs, testing several proposed manual designs and not yet finding any that were predicted to be both stoichiometrically and energetically feasible.  So, this work continues.  We also are working on some implementation challenges with a more global optimization approach that we hope to have solved within the next month (we aren’t quite sure where the error is yet). Following a period of difficulty using our original strain design algorithm, we have recently switched to using a Kbase implementation, a change that should immediately aid us with our designs. We also used our model to hypothesize about the activity of the Eha/Ehb hydrogenases and predict that these anaplerotic reactions should be overexpressed or supplemented with another hydrogenase in order to achieve methanotrophic growth.</w:delText>
        </w:r>
        <w:r w:rsidR="003E6BBF" w:rsidDel="00DD1837">
          <w:delText xml:space="preserve"> </w:delText>
        </w:r>
      </w:del>
    </w:p>
    <w:p w14:paraId="432A9F5E" w14:textId="7EC3348D" w:rsidR="00095AFB" w:rsidRDefault="008C1A4B" w:rsidP="00A92D60">
      <w:r>
        <w:t xml:space="preserve"> </w:t>
      </w:r>
    </w:p>
    <w:p w14:paraId="64B02134" w14:textId="25E82CF7" w:rsidR="00A2266A" w:rsidRDefault="00051D07" w:rsidP="00CB0631">
      <w:r w:rsidRPr="00051D07">
        <w:rPr>
          <w:b/>
        </w:rPr>
        <w:t>Aim 3:</w:t>
      </w:r>
      <w:r>
        <w:t xml:space="preserve"> </w:t>
      </w:r>
      <w:r w:rsidR="00142EA3" w:rsidRPr="00C23F21">
        <w:t xml:space="preserve">With respect to Aim </w:t>
      </w:r>
      <w:r w:rsidR="00D14BB1">
        <w:t>3</w:t>
      </w:r>
      <w:r w:rsidR="00142EA3" w:rsidRPr="00C23F21">
        <w:t xml:space="preserve">, </w:t>
      </w:r>
      <w:r w:rsidR="00142EA3">
        <w:t>w</w:t>
      </w:r>
      <w:r w:rsidR="00A2266A">
        <w:t xml:space="preserve">e are working with the Leigh laboratory to quantify expression levels to aid in optimizing our assay. </w:t>
      </w:r>
      <w:r w:rsidR="00BD31AA">
        <w:t>W</w:t>
      </w:r>
      <w:r w:rsidR="006E0FAA">
        <w:t>e</w:t>
      </w:r>
      <w:r w:rsidR="00BD31AA">
        <w:t xml:space="preserve"> also</w:t>
      </w:r>
      <w:r w:rsidR="006E0FAA">
        <w:t xml:space="preserve"> </w:t>
      </w:r>
      <w:r w:rsidR="00A2266A">
        <w:t>are trouble-shooting</w:t>
      </w:r>
      <w:r w:rsidR="00CB0631">
        <w:t xml:space="preserve"> </w:t>
      </w:r>
      <w:r w:rsidR="00A2266A">
        <w:t>the</w:t>
      </w:r>
      <w:r w:rsidR="00CB0631">
        <w:t xml:space="preserve"> steady-state assay for reverse methanogenesis that couples </w:t>
      </w:r>
      <w:proofErr w:type="spellStart"/>
      <w:r w:rsidR="00CB0631">
        <w:t>Thiol</w:t>
      </w:r>
      <w:proofErr w:type="gramStart"/>
      <w:r w:rsidR="00CB0631">
        <w:t>:Fumarate</w:t>
      </w:r>
      <w:proofErr w:type="spellEnd"/>
      <w:proofErr w:type="gramEnd"/>
      <w:r w:rsidR="00CB0631">
        <w:t xml:space="preserve"> Reductase (TFR) to MCR</w:t>
      </w:r>
      <w:r w:rsidR="00A2266A">
        <w:t>. Although we</w:t>
      </w:r>
      <w:r w:rsidR="00CB0631">
        <w:t xml:space="preserve"> have purified this enzyme</w:t>
      </w:r>
      <w:r w:rsidR="004F354B">
        <w:t xml:space="preserve"> and demonstrated its activity and cofactor c</w:t>
      </w:r>
      <w:r w:rsidR="00A2266A">
        <w:t>omposition,</w:t>
      </w:r>
      <w:r w:rsidR="004F354B">
        <w:t xml:space="preserve"> coupling of the enzyme to MCR has been problematic</w:t>
      </w:r>
      <w:r w:rsidR="00301904">
        <w:t xml:space="preserve">. </w:t>
      </w:r>
    </w:p>
    <w:p w14:paraId="5C9975C9" w14:textId="77777777" w:rsidR="006E0FAA" w:rsidRDefault="006E0FAA" w:rsidP="006E0FAA"/>
    <w:p w14:paraId="2C4B03A7" w14:textId="77777777" w:rsidR="00040AF6" w:rsidRDefault="00051D07" w:rsidP="00040AF6">
      <w:r w:rsidRPr="00051D07">
        <w:rPr>
          <w:b/>
        </w:rPr>
        <w:t>Aim 4:</w:t>
      </w:r>
      <w:r>
        <w:t xml:space="preserve"> </w:t>
      </w:r>
      <w:r w:rsidR="0026512E" w:rsidRPr="00C23F21">
        <w:t xml:space="preserve">With respect to Aim 4, we have </w:t>
      </w:r>
      <w:r w:rsidR="0026512E">
        <w:t xml:space="preserve">continued our investigation on residues at the active site that potentially modulate the catalytic activity of MCR. </w:t>
      </w:r>
      <w:r w:rsidR="00040AF6">
        <w:t xml:space="preserve">Specifically, we carried out an analysis of the interaction which favors the bind of CoBSH. We found that a triad of charged residues (Arg225, Lys256 and His257) anchors the charged phosphate tail of CoBSH. In addition, Val482 keeps the head of </w:t>
      </w:r>
      <w:proofErr w:type="spellStart"/>
      <w:r w:rsidR="00040AF6">
        <w:t>CoB</w:t>
      </w:r>
      <w:proofErr w:type="spellEnd"/>
      <w:r w:rsidR="00040AF6">
        <w:t xml:space="preserve"> in place via hydrogen bonding between the backbone amide N-and the </w:t>
      </w:r>
      <w:proofErr w:type="spellStart"/>
      <w:r w:rsidR="00040AF6">
        <w:t>CoB</w:t>
      </w:r>
      <w:proofErr w:type="spellEnd"/>
      <w:r w:rsidR="00040AF6">
        <w:t xml:space="preserve"> thiol sulfur atom. Preliminary free energy calculations indicate that the charged triad is the largest contributor to the </w:t>
      </w:r>
      <w:proofErr w:type="spellStart"/>
      <w:r w:rsidR="00040AF6">
        <w:t>CoB</w:t>
      </w:r>
      <w:proofErr w:type="spellEnd"/>
      <w:r w:rsidR="00040AF6">
        <w:t xml:space="preserve"> binding. Breaking of the interaction with the charged CoBSH tail causes the fast dissociation of CoBSH. </w:t>
      </w:r>
    </w:p>
    <w:p w14:paraId="784DE576" w14:textId="54D7E992" w:rsidR="0026512E" w:rsidRPr="00D32602" w:rsidRDefault="00040AF6" w:rsidP="00040AF6">
      <w:r>
        <w:tab/>
        <w:t>We also completed a series of quantum chemical</w:t>
      </w:r>
      <w:r w:rsidRPr="00F9324A">
        <w:rPr>
          <w:rFonts w:eastAsia="Times New Roman"/>
        </w:rPr>
        <w:t xml:space="preserve"> calculations </w:t>
      </w:r>
      <w:r>
        <w:t xml:space="preserve">aimed at assessing </w:t>
      </w:r>
      <w:r w:rsidRPr="00F9324A">
        <w:rPr>
          <w:rFonts w:eastAsia="Times New Roman"/>
        </w:rPr>
        <w:t xml:space="preserve">the relative energetics of the initial steps </w:t>
      </w:r>
      <w:r>
        <w:t>of methane release from methyl-</w:t>
      </w:r>
      <w:proofErr w:type="spellStart"/>
      <w:r>
        <w:t>CoM.</w:t>
      </w:r>
      <w:proofErr w:type="spellEnd"/>
      <w:r>
        <w:t xml:space="preserve"> We confirmed that the breaking of methyl-</w:t>
      </w:r>
      <w:proofErr w:type="spellStart"/>
      <w:r>
        <w:t>CoM</w:t>
      </w:r>
      <w:proofErr w:type="spellEnd"/>
      <w:r>
        <w:t xml:space="preserve"> bond follows a </w:t>
      </w:r>
      <w:proofErr w:type="spellStart"/>
      <w:r>
        <w:t>homolytic</w:t>
      </w:r>
      <w:proofErr w:type="spellEnd"/>
      <w:r>
        <w:t xml:space="preserve"> route with the formation of a transient methyl radical, whi</w:t>
      </w:r>
      <w:r w:rsidRPr="00F9324A">
        <w:rPr>
          <w:rFonts w:eastAsia="Times New Roman"/>
        </w:rPr>
        <w:t xml:space="preserve">ch promptly abstract an H atom from the </w:t>
      </w:r>
      <w:proofErr w:type="spellStart"/>
      <w:r w:rsidRPr="00F9324A">
        <w:rPr>
          <w:rFonts w:eastAsia="Times New Roman"/>
        </w:rPr>
        <w:t>CoBSH</w:t>
      </w:r>
      <w:proofErr w:type="spellEnd"/>
      <w:r w:rsidRPr="00F9324A">
        <w:rPr>
          <w:rFonts w:eastAsia="Times New Roman"/>
        </w:rPr>
        <w:t xml:space="preserve"> thiol group, and the </w:t>
      </w:r>
      <w:proofErr w:type="gramStart"/>
      <w:r w:rsidRPr="001139EF">
        <w:t>Ni(</w:t>
      </w:r>
      <w:proofErr w:type="gramEnd"/>
      <w:r w:rsidRPr="00F9324A">
        <w:rPr>
          <w:rFonts w:eastAsia="Times New Roman"/>
        </w:rPr>
        <w:t>II)-</w:t>
      </w:r>
      <w:proofErr w:type="spellStart"/>
      <w:r w:rsidRPr="00F9324A">
        <w:rPr>
          <w:rFonts w:eastAsia="Times New Roman"/>
        </w:rPr>
        <w:t>SCoM</w:t>
      </w:r>
      <w:proofErr w:type="spellEnd"/>
      <w:r w:rsidRPr="00F9324A">
        <w:rPr>
          <w:rFonts w:eastAsia="Times New Roman"/>
        </w:rPr>
        <w:t xml:space="preserve"> cofactor state</w:t>
      </w:r>
      <w:r>
        <w:t xml:space="preserve">. We could not locate any pathway associated to the </w:t>
      </w:r>
      <w:proofErr w:type="spellStart"/>
      <w:r>
        <w:t>heterolytic</w:t>
      </w:r>
      <w:proofErr w:type="spellEnd"/>
      <w:r>
        <w:t xml:space="preserve"> dissociation of the bond with the formation of a methyl anion and the </w:t>
      </w:r>
      <w:proofErr w:type="gramStart"/>
      <w:r w:rsidRPr="00F26295">
        <w:t>Ni(</w:t>
      </w:r>
      <w:proofErr w:type="gramEnd"/>
      <w:r w:rsidRPr="00F26295">
        <w:t>I</w:t>
      </w:r>
      <w:r>
        <w:t>I</w:t>
      </w:r>
      <w:r w:rsidRPr="00F26295">
        <w:t>I)-</w:t>
      </w:r>
      <w:proofErr w:type="spellStart"/>
      <w:r w:rsidRPr="00F26295">
        <w:t>SCoM</w:t>
      </w:r>
      <w:proofErr w:type="spellEnd"/>
      <w:r w:rsidRPr="00F26295">
        <w:t xml:space="preserve"> cofactor state</w:t>
      </w:r>
      <w:r>
        <w:t xml:space="preserve">. Time-dependent density functional theory calculations suggested that the </w:t>
      </w:r>
      <w:r w:rsidRPr="00F9324A">
        <w:rPr>
          <w:rFonts w:eastAsia="Times New Roman"/>
        </w:rPr>
        <w:t xml:space="preserve">anionic pathway should be accessible only via on an excited state </w:t>
      </w:r>
      <w:proofErr w:type="spellStart"/>
      <w:r w:rsidRPr="00F9324A">
        <w:rPr>
          <w:rFonts w:eastAsia="Times New Roman"/>
        </w:rPr>
        <w:t>wavefunction</w:t>
      </w:r>
      <w:proofErr w:type="spellEnd"/>
      <w:r w:rsidRPr="00F9324A">
        <w:rPr>
          <w:rFonts w:eastAsia="Times New Roman"/>
        </w:rPr>
        <w:t xml:space="preserve">. Additional calculations </w:t>
      </w:r>
      <w:r>
        <w:t>indicated</w:t>
      </w:r>
      <w:r w:rsidRPr="00F9324A">
        <w:rPr>
          <w:rFonts w:eastAsia="Times New Roman"/>
        </w:rPr>
        <w:t xml:space="preserve"> that </w:t>
      </w:r>
      <w:proofErr w:type="gramStart"/>
      <w:r w:rsidRPr="00F9324A">
        <w:rPr>
          <w:rFonts w:eastAsia="Times New Roman"/>
        </w:rPr>
        <w:t>Ni(</w:t>
      </w:r>
      <w:proofErr w:type="gramEnd"/>
      <w:r w:rsidRPr="00F9324A">
        <w:rPr>
          <w:rFonts w:eastAsia="Times New Roman"/>
        </w:rPr>
        <w:t>III)-</w:t>
      </w:r>
      <w:proofErr w:type="spellStart"/>
      <w:r w:rsidRPr="00F9324A">
        <w:rPr>
          <w:rFonts w:eastAsia="Times New Roman"/>
        </w:rPr>
        <w:t>SCoM</w:t>
      </w:r>
      <w:proofErr w:type="spellEnd"/>
      <w:r w:rsidRPr="00F9324A">
        <w:rPr>
          <w:rFonts w:eastAsia="Times New Roman"/>
        </w:rPr>
        <w:t xml:space="preserve"> state is inaccessible because its very positive reduction potential, </w:t>
      </w:r>
      <w:r w:rsidRPr="00F9324A">
        <w:rPr>
          <w:rFonts w:eastAsia="Times New Roman"/>
          <w:i/>
        </w:rPr>
        <w:t>E</w:t>
      </w:r>
      <w:r w:rsidRPr="00F9324A">
        <w:rPr>
          <w:rFonts w:eastAsia="Times New Roman"/>
          <w:vertAlign w:val="subscript"/>
        </w:rPr>
        <w:t>0</w:t>
      </w:r>
      <w:r w:rsidRPr="00F9324A">
        <w:rPr>
          <w:rFonts w:eastAsia="Times New Roman"/>
        </w:rPr>
        <w:t xml:space="preserve">’. We obtained a conservative estimate of </w:t>
      </w:r>
      <w:r w:rsidRPr="00F9324A">
        <w:rPr>
          <w:rFonts w:eastAsia="Times New Roman"/>
          <w:i/>
        </w:rPr>
        <w:t>E</w:t>
      </w:r>
      <w:r w:rsidRPr="00F9324A">
        <w:rPr>
          <w:rFonts w:eastAsia="Times New Roman"/>
          <w:vertAlign w:val="subscript"/>
        </w:rPr>
        <w:t>0</w:t>
      </w:r>
      <w:r w:rsidRPr="00F9324A">
        <w:rPr>
          <w:rFonts w:eastAsia="Times New Roman"/>
        </w:rPr>
        <w:t xml:space="preserve">’ = 1.4 V vs. NHE. Indeed, with a calculated redox potential for the </w:t>
      </w:r>
      <w:proofErr w:type="spellStart"/>
      <w:r w:rsidRPr="00F9324A">
        <w:rPr>
          <w:rFonts w:eastAsia="Times New Roman"/>
        </w:rPr>
        <w:t>CoBS</w:t>
      </w:r>
      <w:proofErr w:type="spellEnd"/>
      <w:r w:rsidRPr="00F9324A">
        <w:rPr>
          <w:rFonts w:eastAsia="Times New Roman"/>
        </w:rPr>
        <w:sym w:font="Symbol" w:char="F0B7"/>
      </w:r>
      <w:r w:rsidRPr="00F9324A">
        <w:rPr>
          <w:rFonts w:eastAsia="Times New Roman"/>
        </w:rPr>
        <w:t>/</w:t>
      </w:r>
      <w:proofErr w:type="spellStart"/>
      <w:r w:rsidRPr="00F9324A">
        <w:rPr>
          <w:rFonts w:eastAsia="Times New Roman"/>
        </w:rPr>
        <w:t>CoBS</w:t>
      </w:r>
      <w:proofErr w:type="spellEnd"/>
      <w:r w:rsidRPr="00F9324A">
        <w:rPr>
          <w:rFonts w:eastAsia="Times New Roman"/>
          <w:vertAlign w:val="superscript"/>
        </w:rPr>
        <w:t>-</w:t>
      </w:r>
      <w:r w:rsidRPr="00F9324A">
        <w:rPr>
          <w:rFonts w:eastAsia="Times New Roman"/>
        </w:rPr>
        <w:t xml:space="preserve"> couple in the enzyme cavity of </w:t>
      </w:r>
      <w:r w:rsidRPr="00F9324A">
        <w:rPr>
          <w:rFonts w:eastAsia="Times New Roman"/>
          <w:i/>
        </w:rPr>
        <w:t>E</w:t>
      </w:r>
      <w:r w:rsidRPr="00F9324A">
        <w:rPr>
          <w:rFonts w:eastAsia="Times New Roman"/>
          <w:vertAlign w:val="subscript"/>
        </w:rPr>
        <w:t>0</w:t>
      </w:r>
      <w:r w:rsidRPr="00F9324A">
        <w:rPr>
          <w:rFonts w:eastAsia="Times New Roman"/>
        </w:rPr>
        <w:t xml:space="preserve">’ = 0.0 V vs. NHE, </w:t>
      </w:r>
      <w:proofErr w:type="gramStart"/>
      <w:r w:rsidRPr="00F9324A">
        <w:rPr>
          <w:rFonts w:eastAsia="Times New Roman"/>
        </w:rPr>
        <w:t>Ni(</w:t>
      </w:r>
      <w:proofErr w:type="gramEnd"/>
      <w:r w:rsidRPr="00F9324A">
        <w:rPr>
          <w:rFonts w:eastAsia="Times New Roman"/>
        </w:rPr>
        <w:t>III)-</w:t>
      </w:r>
      <w:proofErr w:type="spellStart"/>
      <w:r w:rsidRPr="00F9324A">
        <w:rPr>
          <w:rFonts w:eastAsia="Times New Roman"/>
        </w:rPr>
        <w:t>SCoM</w:t>
      </w:r>
      <w:proofErr w:type="spellEnd"/>
      <w:r w:rsidRPr="00F9324A">
        <w:rPr>
          <w:rFonts w:eastAsia="Times New Roman"/>
        </w:rPr>
        <w:t xml:space="preserve"> would promptly oxidize </w:t>
      </w:r>
      <w:proofErr w:type="spellStart"/>
      <w:r w:rsidRPr="00F9324A">
        <w:rPr>
          <w:rFonts w:eastAsia="Times New Roman"/>
        </w:rPr>
        <w:t>CoBS</w:t>
      </w:r>
      <w:proofErr w:type="spellEnd"/>
      <w:r w:rsidRPr="00F9324A">
        <w:rPr>
          <w:rFonts w:eastAsia="Times New Roman"/>
          <w:vertAlign w:val="superscript"/>
        </w:rPr>
        <w:t>-</w:t>
      </w:r>
      <w:r w:rsidRPr="00F9324A">
        <w:rPr>
          <w:rFonts w:eastAsia="Times New Roman"/>
        </w:rPr>
        <w:t xml:space="preserve"> during turnover.</w:t>
      </w:r>
    </w:p>
    <w:p w14:paraId="3CA5FA5D" w14:textId="41310B2E" w:rsidR="006E0FAA" w:rsidRDefault="006E0FAA" w:rsidP="0026512E"/>
    <w:p w14:paraId="4682939B" w14:textId="53F26FDB" w:rsidR="006E0FAA" w:rsidRDefault="0011136C" w:rsidP="006E0FAA">
      <w:r w:rsidRPr="0011136C">
        <w:rPr>
          <w:b/>
        </w:rPr>
        <w:t>Aim 5:</w:t>
      </w:r>
      <w:r>
        <w:t xml:space="preserve"> </w:t>
      </w:r>
      <w:r w:rsidR="006E0FAA" w:rsidRPr="00C727D2">
        <w:t xml:space="preserve">With respect to Aim </w:t>
      </w:r>
      <w:r w:rsidR="006E0FAA">
        <w:t>5</w:t>
      </w:r>
      <w:r w:rsidR="006E0FAA" w:rsidRPr="00C727D2">
        <w:t>,</w:t>
      </w:r>
      <w:r w:rsidR="006E0FAA">
        <w:t xml:space="preserve"> </w:t>
      </w:r>
      <w:r w:rsidR="006E0FAA" w:rsidRPr="00E04C0D">
        <w:t xml:space="preserve">we </w:t>
      </w:r>
      <w:r w:rsidR="006E0FAA">
        <w:t>previously finalized</w:t>
      </w:r>
      <w:r w:rsidR="006E0FAA" w:rsidRPr="00927C44">
        <w:t xml:space="preserve"> an IP sharing agreement among U. </w:t>
      </w:r>
      <w:proofErr w:type="spellStart"/>
      <w:r w:rsidR="006E0FAA" w:rsidRPr="00927C44">
        <w:t>Mich</w:t>
      </w:r>
      <w:proofErr w:type="spellEnd"/>
      <w:r w:rsidR="006E0FAA" w:rsidRPr="00927C44">
        <w:t>, U. Washington, PNNL, and ISB</w:t>
      </w:r>
      <w:r w:rsidR="006E0FAA">
        <w:t xml:space="preserve"> (participating institutions), </w:t>
      </w:r>
      <w:r w:rsidR="006E0FAA" w:rsidRPr="00927C44">
        <w:t>developed a profile of the existing patents related to methane to m</w:t>
      </w:r>
      <w:r w:rsidR="006E0FAA">
        <w:t xml:space="preserve">ethanol (and GTL) biotechnology, </w:t>
      </w:r>
      <w:r w:rsidR="006E0FAA" w:rsidRPr="00927C44">
        <w:t xml:space="preserve">completed a preliminary market assessment of the methane to methanol conversion market and identified several potential competing technologies in the market. We </w:t>
      </w:r>
      <w:r w:rsidR="006E0FAA">
        <w:t>also hired</w:t>
      </w:r>
      <w:r w:rsidR="006E0FAA" w:rsidRPr="00927C44">
        <w:t xml:space="preserve"> </w:t>
      </w:r>
      <w:r w:rsidR="006E0FAA">
        <w:t xml:space="preserve">a consultant (Rich </w:t>
      </w:r>
      <w:proofErr w:type="spellStart"/>
      <w:r w:rsidR="006E0FAA">
        <w:t>Zvosec</w:t>
      </w:r>
      <w:proofErr w:type="spellEnd"/>
      <w:r w:rsidR="006E0FAA">
        <w:t xml:space="preserve"> of High Hurdles), who has extensive</w:t>
      </w:r>
      <w:r w:rsidR="006E0FAA" w:rsidRPr="00927C44">
        <w:t xml:space="preserve"> experience in the biofuel space.</w:t>
      </w:r>
      <w:r w:rsidR="006E0FAA" w:rsidRPr="00D2151B">
        <w:t xml:space="preserve"> </w:t>
      </w:r>
      <w:r w:rsidR="006E0FAA">
        <w:t xml:space="preserve">We </w:t>
      </w:r>
      <w:r w:rsidR="006E0FAA" w:rsidRPr="00E04C0D">
        <w:t>developed an IP strategy document that sets forth a protocol and strategy for best practices capture of IP generated during the project.  </w:t>
      </w:r>
    </w:p>
    <w:p w14:paraId="0CF99A8A" w14:textId="45B8E650" w:rsidR="00095AFB" w:rsidRDefault="00E06B40" w:rsidP="006E0FAA">
      <w:r>
        <w:lastRenderedPageBreak/>
        <w:t>W</w:t>
      </w:r>
      <w:r w:rsidR="006E0FAA">
        <w:t xml:space="preserve">e </w:t>
      </w:r>
      <w:r>
        <w:t xml:space="preserve">have </w:t>
      </w:r>
      <w:r w:rsidR="006E0FAA">
        <w:t>filed a provisional patent application on generation of a new organism that contains the MCR gene, developed our initial T2M plan, and are beginning to develop a pitch deck to use in meetings with potential partners, funders, etc.</w:t>
      </w:r>
      <w:r>
        <w:t xml:space="preserve"> We are set to begin talking to potential investors and sources of future funding as soon as we are able to meet the important guideline of converting methanol to methane using our genetic system. Meeting this goal should also allow us to file a new patent application.  </w:t>
      </w:r>
    </w:p>
    <w:p w14:paraId="69F37DCE" w14:textId="77777777" w:rsidR="002D0805" w:rsidRDefault="002D0805" w:rsidP="006E0FAA"/>
    <w:p w14:paraId="5EAA5900" w14:textId="65D0BDD8" w:rsidR="00095AFB" w:rsidRDefault="002D0805" w:rsidP="002D0805">
      <w:r w:rsidRPr="00C727D2">
        <w:rPr>
          <w:b/>
        </w:rPr>
        <w:t>B.    Status of milestones due in the current quarter (Q</w:t>
      </w:r>
      <w:r w:rsidR="005444DB">
        <w:rPr>
          <w:b/>
        </w:rPr>
        <w:t>1</w:t>
      </w:r>
      <w:r w:rsidRPr="00C727D2">
        <w:rPr>
          <w:b/>
        </w:rPr>
        <w:t>FY1</w:t>
      </w:r>
      <w:r w:rsidR="005444DB">
        <w:rPr>
          <w:b/>
        </w:rPr>
        <w:t>6</w:t>
      </w:r>
      <w:r w:rsidRPr="00C727D2">
        <w:rPr>
          <w:b/>
        </w:rPr>
        <w:t>) and status of any overdue milestones</w:t>
      </w:r>
      <w:r w:rsidRPr="00C727D2">
        <w:t>. I included all milestones that being currently worked on.</w:t>
      </w:r>
    </w:p>
    <w:tbl>
      <w:tblPr>
        <w:tblpPr w:leftFromText="180" w:rightFromText="180" w:vertAnchor="text" w:horzAnchor="page" w:tblpX="1450" w:tblpY="242"/>
        <w:tblW w:w="0" w:type="auto"/>
        <w:tblLayout w:type="fixed"/>
        <w:tblCellMar>
          <w:left w:w="0" w:type="dxa"/>
          <w:right w:w="0" w:type="dxa"/>
        </w:tblCellMar>
        <w:tblLook w:val="04A0" w:firstRow="1" w:lastRow="0" w:firstColumn="1" w:lastColumn="0" w:noHBand="0" w:noVBand="1"/>
      </w:tblPr>
      <w:tblGrid>
        <w:gridCol w:w="918"/>
        <w:gridCol w:w="1350"/>
        <w:gridCol w:w="1260"/>
        <w:gridCol w:w="5940"/>
      </w:tblGrid>
      <w:tr w:rsidR="002D0805" w:rsidRPr="00C727D2" w14:paraId="41ACE82B" w14:textId="77777777" w:rsidTr="002D0805">
        <w:tc>
          <w:tcPr>
            <w:tcW w:w="91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4AB4C525" w14:textId="77777777" w:rsidR="002D0805" w:rsidRPr="00C727D2" w:rsidRDefault="002D0805" w:rsidP="002D0805">
            <w:pPr>
              <w:ind w:firstLine="0"/>
            </w:pPr>
            <w:r w:rsidRPr="00C727D2">
              <w:rPr>
                <w:b/>
                <w:bCs/>
              </w:rPr>
              <w:t>WBS</w:t>
            </w:r>
          </w:p>
        </w:tc>
        <w:tc>
          <w:tcPr>
            <w:tcW w:w="135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13FBF53C" w14:textId="77777777" w:rsidR="002D0805" w:rsidRPr="00C727D2" w:rsidRDefault="002D0805" w:rsidP="002D0805">
            <w:pPr>
              <w:ind w:right="109"/>
            </w:pPr>
            <w:r w:rsidRPr="00C727D2">
              <w:rPr>
                <w:b/>
                <w:bCs/>
              </w:rPr>
              <w:t>Due Date</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3FBBBA4" w14:textId="77777777" w:rsidR="002D0805" w:rsidRPr="00C727D2" w:rsidRDefault="002D0805" w:rsidP="002D0805">
            <w:r w:rsidRPr="00C727D2">
              <w:rPr>
                <w:b/>
                <w:bCs/>
              </w:rPr>
              <w:t>Status</w:t>
            </w:r>
          </w:p>
        </w:tc>
        <w:tc>
          <w:tcPr>
            <w:tcW w:w="59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2B5A48F0" w14:textId="77777777" w:rsidR="002D0805" w:rsidRPr="00C727D2" w:rsidRDefault="002D0805" w:rsidP="002D0805">
            <w:r w:rsidRPr="00C727D2">
              <w:rPr>
                <w:b/>
                <w:bCs/>
              </w:rPr>
              <w:t>Summary</w:t>
            </w:r>
          </w:p>
        </w:tc>
      </w:tr>
      <w:tr w:rsidR="00453FFF" w:rsidRPr="00C727D2" w14:paraId="1940D6B0" w14:textId="77777777" w:rsidTr="002D0805">
        <w:trPr>
          <w:trHeight w:val="1341"/>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1539051" w14:textId="169FA3DE" w:rsidR="00453FFF" w:rsidRPr="00C727D2" w:rsidRDefault="00453FFF" w:rsidP="00453FFF">
            <w:pPr>
              <w:ind w:firstLine="0"/>
            </w:pPr>
            <w:r w:rsidRPr="00C727D2">
              <w:t>M1.3</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1DD42CF9" w14:textId="0884F8D6" w:rsidR="00453FFF" w:rsidRPr="00C727D2" w:rsidRDefault="00453FFF" w:rsidP="00453FFF">
            <w:pPr>
              <w:ind w:right="109" w:firstLine="0"/>
            </w:pPr>
            <w:r>
              <w:t>5</w:t>
            </w:r>
            <w:r w:rsidRPr="004447F2">
              <w:t>/1/15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6FCE131D" w14:textId="038879D9" w:rsidR="00453FFF" w:rsidRPr="00C727D2" w:rsidRDefault="00453FFF" w:rsidP="00453FFF">
            <w:pPr>
              <w:ind w:firstLine="0"/>
            </w:pPr>
            <w:r>
              <w:t>50</w:t>
            </w:r>
            <w:r w:rsidRPr="00C727D2">
              <w:t>%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7D91958B" w14:textId="77777777" w:rsidR="00453FFF" w:rsidRPr="00472AC2" w:rsidRDefault="00453FFF" w:rsidP="00453FFF">
            <w:pPr>
              <w:ind w:firstLine="0"/>
              <w:rPr>
                <w:b/>
              </w:rPr>
            </w:pPr>
            <w:r w:rsidRPr="00472AC2">
              <w:rPr>
                <w:b/>
              </w:rPr>
              <w:t xml:space="preserve">Test expression strategy by introducing his-tagged </w:t>
            </w:r>
            <w:r w:rsidRPr="00472AC2">
              <w:rPr>
                <w:b/>
                <w:i/>
              </w:rPr>
              <w:t>M. maripaludis</w:t>
            </w:r>
            <w:r w:rsidRPr="00472AC2">
              <w:rPr>
                <w:b/>
              </w:rPr>
              <w:t xml:space="preserve"> </w:t>
            </w:r>
            <w:proofErr w:type="spellStart"/>
            <w:r w:rsidRPr="00472AC2">
              <w:rPr>
                <w:b/>
              </w:rPr>
              <w:t>Mcr</w:t>
            </w:r>
            <w:proofErr w:type="spellEnd"/>
            <w:r w:rsidRPr="00472AC2">
              <w:rPr>
                <w:b/>
              </w:rPr>
              <w:t xml:space="preserve"> on a vector.   Achieve expressed </w:t>
            </w:r>
            <w:r w:rsidRPr="00472AC2">
              <w:rPr>
                <w:b/>
                <w:i/>
              </w:rPr>
              <w:t>M. maripaludis</w:t>
            </w:r>
            <w:r w:rsidRPr="00472AC2">
              <w:rPr>
                <w:b/>
              </w:rPr>
              <w:t xml:space="preserve"> </w:t>
            </w:r>
            <w:proofErr w:type="spellStart"/>
            <w:r w:rsidRPr="00472AC2">
              <w:rPr>
                <w:b/>
              </w:rPr>
              <w:t>Mcr</w:t>
            </w:r>
            <w:proofErr w:type="spellEnd"/>
            <w:r w:rsidRPr="00472AC2">
              <w:rPr>
                <w:b/>
              </w:rPr>
              <w:t xml:space="preserve"> protein level similar to native </w:t>
            </w:r>
            <w:proofErr w:type="spellStart"/>
            <w:r w:rsidRPr="00472AC2">
              <w:rPr>
                <w:b/>
              </w:rPr>
              <w:t>Mcr</w:t>
            </w:r>
            <w:proofErr w:type="spellEnd"/>
            <w:r>
              <w:rPr>
                <w:b/>
              </w:rPr>
              <w:t>.</w:t>
            </w:r>
            <w:r w:rsidRPr="00472AC2">
              <w:rPr>
                <w:b/>
              </w:rPr>
              <w:tab/>
            </w:r>
          </w:p>
          <w:p w14:paraId="4FC02463" w14:textId="5522EBF5" w:rsidR="00453FFF" w:rsidRPr="00C727D2" w:rsidRDefault="00453FFF" w:rsidP="00453FFF">
            <w:pPr>
              <w:widowControl w:val="0"/>
              <w:ind w:firstLine="0"/>
              <w:rPr>
                <w:rFonts w:eastAsia="Times New Roman"/>
                <w:b/>
                <w:bCs/>
                <w:color w:val="000000"/>
              </w:rPr>
            </w:pPr>
            <w:r>
              <w:t xml:space="preserve">We successfully cloned the complete </w:t>
            </w:r>
            <w:r w:rsidRPr="00206480">
              <w:rPr>
                <w:i/>
              </w:rPr>
              <w:t>M. maripaludis</w:t>
            </w:r>
            <w:r>
              <w:t xml:space="preserve"> </w:t>
            </w:r>
            <w:proofErr w:type="spellStart"/>
            <w:r>
              <w:t>Mcr</w:t>
            </w:r>
            <w:proofErr w:type="spellEnd"/>
            <w:r>
              <w:t xml:space="preserve"> operon on a replicative plasmid and introduced the construct into </w:t>
            </w:r>
            <w:r w:rsidRPr="00206480">
              <w:rPr>
                <w:i/>
              </w:rPr>
              <w:t>M. maripaludis</w:t>
            </w:r>
            <w:r>
              <w:t xml:space="preserve">.  We are continuing work on this milestone by introducing </w:t>
            </w:r>
            <w:r w:rsidRPr="00472AC2">
              <w:rPr>
                <w:i/>
              </w:rPr>
              <w:t>M. maripaludis</w:t>
            </w:r>
            <w:r>
              <w:t xml:space="preserve"> </w:t>
            </w:r>
            <w:proofErr w:type="spellStart"/>
            <w:r w:rsidRPr="00472AC2">
              <w:rPr>
                <w:i/>
              </w:rPr>
              <w:t>mcrA</w:t>
            </w:r>
            <w:proofErr w:type="spellEnd"/>
            <w:r>
              <w:t xml:space="preserve"> (“codon-optimized”) using replicative and integrative vectors.</w:t>
            </w:r>
          </w:p>
        </w:tc>
      </w:tr>
      <w:tr w:rsidR="00453FFF" w:rsidRPr="00C727D2" w14:paraId="76CA5F23" w14:textId="77777777" w:rsidTr="002D0805">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778E6EA" w14:textId="4D7AB780" w:rsidR="00453FFF" w:rsidRPr="00C727D2" w:rsidRDefault="00453FFF" w:rsidP="00453FFF">
            <w:pPr>
              <w:ind w:firstLine="0"/>
            </w:pPr>
            <w:r w:rsidRPr="00C727D2">
              <w:t>M1.4</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43F9C11" w14:textId="3038DD12" w:rsidR="00453FFF" w:rsidRPr="00C727D2" w:rsidRDefault="00453FFF" w:rsidP="00453FFF">
            <w:pPr>
              <w:ind w:right="109" w:firstLine="0"/>
            </w:pPr>
            <w:r>
              <w:t>7/1/15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3752F1B9" w14:textId="3E53F176" w:rsidR="00453FFF" w:rsidRPr="00C727D2" w:rsidRDefault="00CC7F8E" w:rsidP="00453FFF">
            <w:pPr>
              <w:ind w:firstLine="0"/>
            </w:pPr>
            <w:r>
              <w:t>5</w:t>
            </w:r>
            <w:r w:rsidR="00453FFF" w:rsidRPr="00C727D2">
              <w:t>0%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030CEDB0" w14:textId="77777777" w:rsidR="00453FFF" w:rsidRPr="008A3C05" w:rsidRDefault="00453FFF" w:rsidP="00453FFF">
            <w:pPr>
              <w:ind w:firstLine="0"/>
              <w:rPr>
                <w:b/>
              </w:rPr>
            </w:pPr>
            <w:r w:rsidRPr="008A3C05">
              <w:rPr>
                <w:b/>
              </w:rPr>
              <w:t xml:space="preserve">Test activity of expressed </w:t>
            </w:r>
            <w:r w:rsidRPr="008A3C05">
              <w:rPr>
                <w:b/>
                <w:i/>
              </w:rPr>
              <w:t>M. maripaludis</w:t>
            </w:r>
            <w:r w:rsidRPr="008A3C05">
              <w:rPr>
                <w:b/>
              </w:rPr>
              <w:t xml:space="preserve"> </w:t>
            </w:r>
            <w:proofErr w:type="spellStart"/>
            <w:r w:rsidRPr="008A3C05">
              <w:rPr>
                <w:b/>
              </w:rPr>
              <w:t>Mcr</w:t>
            </w:r>
            <w:proofErr w:type="spellEnd"/>
            <w:r w:rsidRPr="008A3C05">
              <w:rPr>
                <w:b/>
              </w:rPr>
              <w:t xml:space="preserve"> by deleting native </w:t>
            </w:r>
            <w:proofErr w:type="spellStart"/>
            <w:r w:rsidRPr="008A3C05">
              <w:rPr>
                <w:b/>
              </w:rPr>
              <w:t>Mcr</w:t>
            </w:r>
            <w:proofErr w:type="spellEnd"/>
            <w:r w:rsidRPr="008A3C05">
              <w:rPr>
                <w:b/>
              </w:rPr>
              <w:t>.   Demonstrate activity by viability of knock-out strain</w:t>
            </w:r>
          </w:p>
          <w:p w14:paraId="04100CDE" w14:textId="220733AF" w:rsidR="00453FFF" w:rsidRPr="00BC5297" w:rsidRDefault="00453FFF" w:rsidP="00453FFF">
            <w:pPr>
              <w:ind w:firstLine="0"/>
              <w:rPr>
                <w:rFonts w:eastAsia="Times New Roman"/>
                <w:bCs/>
                <w:color w:val="000000"/>
              </w:rPr>
            </w:pPr>
            <w:r>
              <w:rPr>
                <w:rFonts w:eastAsia="Times New Roman"/>
                <w:bCs/>
                <w:color w:val="000000"/>
              </w:rPr>
              <w:t>The initial attempt was unsuccessful.  We will try again as we progress with Milestone M1.3.</w:t>
            </w:r>
          </w:p>
        </w:tc>
      </w:tr>
      <w:tr w:rsidR="00453FFF" w:rsidRPr="00C727D2" w14:paraId="50381227" w14:textId="77777777" w:rsidTr="002D0805">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4CB0AE49" w14:textId="5704E47F" w:rsidR="00453FFF" w:rsidRPr="00AA50B6" w:rsidRDefault="00453FFF" w:rsidP="00453FFF">
            <w:pPr>
              <w:ind w:firstLine="0"/>
            </w:pPr>
            <w:r>
              <w:t>M1.6</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311B0801" w14:textId="3EB0CE77" w:rsidR="00453FFF" w:rsidRPr="00AA50B6" w:rsidRDefault="00453FFF" w:rsidP="00453FFF">
            <w:pPr>
              <w:ind w:right="109" w:firstLine="0"/>
            </w:pPr>
            <w:r>
              <w:t>8/1/15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0ECDE6" w14:textId="737073BB" w:rsidR="00453FFF" w:rsidRPr="00AA50B6" w:rsidRDefault="00453FFF" w:rsidP="00453FFF">
            <w:pPr>
              <w:ind w:firstLine="0"/>
            </w:pPr>
            <w:r>
              <w:t>80%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142F52E" w14:textId="77777777" w:rsidR="00453FFF" w:rsidRDefault="00453FFF" w:rsidP="00453FFF">
            <w:pPr>
              <w:ind w:firstLine="0"/>
              <w:rPr>
                <w:b/>
              </w:rPr>
            </w:pPr>
            <w:r w:rsidRPr="008A3C05">
              <w:rPr>
                <w:b/>
              </w:rPr>
              <w:t xml:space="preserve">Implement measures to increase levels of heterologous proteins: Construct an </w:t>
            </w:r>
            <w:r w:rsidRPr="008A3C05">
              <w:rPr>
                <w:b/>
                <w:i/>
              </w:rPr>
              <w:t>M. maripaludis</w:t>
            </w:r>
            <w:r w:rsidRPr="008A3C05">
              <w:rPr>
                <w:b/>
              </w:rPr>
              <w:t xml:space="preserve"> strain to support replication of a smaller expression plasmid, overexpress chaperonin, knock out proteasome activator.   Achieve introduction of gene for plasmid maintenance into </w:t>
            </w:r>
            <w:r w:rsidRPr="008A3C05">
              <w:rPr>
                <w:b/>
                <w:i/>
              </w:rPr>
              <w:t>M. maripaludis</w:t>
            </w:r>
            <w:r w:rsidRPr="008A3C05">
              <w:rPr>
                <w:b/>
              </w:rPr>
              <w:t xml:space="preserve"> chromosome, achieve introduction of expressed chaperonin, achieve knock out of proteasome activator</w:t>
            </w:r>
            <w:r>
              <w:rPr>
                <w:b/>
              </w:rPr>
              <w:t>.</w:t>
            </w:r>
          </w:p>
          <w:p w14:paraId="53FDF1F4" w14:textId="00C4852F" w:rsidR="00453FFF" w:rsidRPr="00095AFB" w:rsidRDefault="00453FFF" w:rsidP="00453FFF">
            <w:pPr>
              <w:ind w:firstLine="0"/>
              <w:rPr>
                <w:b/>
              </w:rPr>
            </w:pPr>
            <w:r>
              <w:t>Construction of smaller replicative plasmids and a host strain with the plasmid maintenance gene are complete.  A proteasome activator has been knocked out.  Expression of the chaperonin, and a knock-out of another potential proteasome activator are underway.</w:t>
            </w:r>
          </w:p>
        </w:tc>
      </w:tr>
      <w:tr w:rsidR="00453FFF" w:rsidRPr="00C727D2" w14:paraId="59B970A4" w14:textId="77777777" w:rsidTr="002D0805">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121D4D52" w14:textId="4CA8DE41" w:rsidR="00453FFF" w:rsidRDefault="00453FFF" w:rsidP="00453FFF">
            <w:pPr>
              <w:ind w:firstLine="0"/>
            </w:pPr>
            <w:r>
              <w:t>M1.7</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92BEC87" w14:textId="4A7D153F" w:rsidR="00453FFF" w:rsidRPr="00F356D7" w:rsidRDefault="00453FFF" w:rsidP="00453FFF">
            <w:pPr>
              <w:ind w:right="109" w:firstLine="0"/>
            </w:pPr>
            <w:r>
              <w:t>10/1/15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1DB12F" w14:textId="409254A4" w:rsidR="00453FFF" w:rsidRPr="00AA50B6" w:rsidRDefault="00453FFF" w:rsidP="00453FFF">
            <w:pPr>
              <w:ind w:firstLine="0"/>
            </w:pPr>
            <w:r>
              <w:t>50%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48C5E3A1" w14:textId="77777777" w:rsidR="00453FFF" w:rsidRPr="000C370E" w:rsidRDefault="00453FFF" w:rsidP="00453FFF">
            <w:pPr>
              <w:ind w:firstLine="0"/>
              <w:rPr>
                <w:b/>
              </w:rPr>
            </w:pPr>
            <w:r w:rsidRPr="000C370E">
              <w:rPr>
                <w:b/>
              </w:rPr>
              <w:t xml:space="preserve">Determine effect of measures to increase levels of heterologous proteins: re-introduce heterologous </w:t>
            </w:r>
            <w:proofErr w:type="spellStart"/>
            <w:r w:rsidRPr="000C370E">
              <w:rPr>
                <w:b/>
              </w:rPr>
              <w:t>Mcr’s</w:t>
            </w:r>
            <w:proofErr w:type="spellEnd"/>
            <w:r w:rsidRPr="000C370E">
              <w:rPr>
                <w:b/>
              </w:rPr>
              <w:t xml:space="preserve"> and methanol methyltransferases.   Achieve increased levels of heterologous proteins as determined by Western blot.</w:t>
            </w:r>
          </w:p>
          <w:p w14:paraId="0F23567B" w14:textId="6ABA7F56" w:rsidR="00453FFF" w:rsidRPr="00F356D7" w:rsidRDefault="00453FFF" w:rsidP="00453FFF">
            <w:pPr>
              <w:ind w:firstLine="0"/>
            </w:pPr>
            <w:r w:rsidRPr="00801AF4">
              <w:t xml:space="preserve">A knockout of </w:t>
            </w:r>
            <w:r>
              <w:t>a proteasome activator appeared to have no effect on the level of the methanol methyltransferase.  The effects of the other measures of milestone M1.6 will be tested.</w:t>
            </w:r>
          </w:p>
        </w:tc>
      </w:tr>
      <w:tr w:rsidR="00453FFF" w:rsidRPr="00C727D2" w14:paraId="21DCBDE6"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F39A33" w14:textId="1CF36FCE" w:rsidR="00453FFF" w:rsidRPr="000427D5" w:rsidRDefault="00453FFF" w:rsidP="00453FFF">
            <w:pPr>
              <w:ind w:firstLine="0"/>
            </w:pPr>
            <w:r>
              <w:t>M1.11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6F8247" w14:textId="421504DB" w:rsidR="00453FFF" w:rsidRPr="00C727D2" w:rsidRDefault="00453FFF" w:rsidP="00453FFF">
            <w:pPr>
              <w:ind w:right="109" w:firstLine="0"/>
            </w:pPr>
            <w:r>
              <w:t>2/1/16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0E598E9" w14:textId="3B68294A" w:rsidR="00453FFF" w:rsidRDefault="00453FFF" w:rsidP="00453FFF">
            <w:pPr>
              <w:ind w:firstLine="0"/>
            </w:pPr>
            <w:r>
              <w:t>50%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604CCA8" w14:textId="77777777" w:rsidR="00453FFF" w:rsidRPr="00801AF4" w:rsidRDefault="00453FFF" w:rsidP="00453FFF">
            <w:pPr>
              <w:ind w:firstLine="0"/>
              <w:rPr>
                <w:b/>
              </w:rPr>
            </w:pPr>
            <w:r w:rsidRPr="00801AF4">
              <w:rPr>
                <w:b/>
              </w:rPr>
              <w:t>Test for methanol methyltransferase activity in cell extract.   Demonstrate activity of introduced enzymes by in vitro assay.  Obtain at least 2x10</w:t>
            </w:r>
            <w:r w:rsidRPr="00801AF4">
              <w:rPr>
                <w:b/>
                <w:vertAlign w:val="superscript"/>
              </w:rPr>
              <w:t>-4</w:t>
            </w:r>
            <w:r w:rsidRPr="00801AF4">
              <w:rPr>
                <w:b/>
              </w:rPr>
              <w:t xml:space="preserve"> </w:t>
            </w:r>
            <w:proofErr w:type="spellStart"/>
            <w:r w:rsidRPr="00801AF4">
              <w:rPr>
                <w:b/>
              </w:rPr>
              <w:t>umoles</w:t>
            </w:r>
            <w:proofErr w:type="spellEnd"/>
            <w:r w:rsidRPr="00801AF4">
              <w:rPr>
                <w:b/>
              </w:rPr>
              <w:t xml:space="preserve"> CH</w:t>
            </w:r>
            <w:r w:rsidRPr="00801AF4">
              <w:rPr>
                <w:b/>
                <w:vertAlign w:val="subscript"/>
              </w:rPr>
              <w:t>3</w:t>
            </w:r>
            <w:r w:rsidRPr="00801AF4">
              <w:rPr>
                <w:b/>
              </w:rPr>
              <w:t>OH/g total cell protein/second.</w:t>
            </w:r>
          </w:p>
          <w:p w14:paraId="3328088C" w14:textId="212C1B88" w:rsidR="00453FFF" w:rsidRPr="007F725F" w:rsidRDefault="00453FFF" w:rsidP="00453FFF">
            <w:pPr>
              <w:ind w:firstLine="0"/>
              <w:rPr>
                <w:rFonts w:eastAsia="Times New Roman"/>
                <w:b/>
                <w:bCs/>
                <w:color w:val="000000"/>
              </w:rPr>
            </w:pPr>
            <w:r w:rsidRPr="00801AF4">
              <w:t xml:space="preserve">An </w:t>
            </w:r>
            <w:r>
              <w:t>initial assay showed no activity.  We are re-checking expression levels, obtaining a positive control, and trouble-shooting the assay.</w:t>
            </w:r>
          </w:p>
        </w:tc>
      </w:tr>
      <w:tr w:rsidR="00D33106" w:rsidRPr="00C727D2" w14:paraId="4EA7AE6C"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43A499" w14:textId="491A7F11" w:rsidR="00D33106" w:rsidRPr="000427D5" w:rsidRDefault="00D33106" w:rsidP="00D33106">
            <w:pPr>
              <w:ind w:firstLine="0"/>
            </w:pPr>
            <w:r>
              <w:lastRenderedPageBreak/>
              <w:t>M1.12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90E5919" w14:textId="188990A9" w:rsidR="00D33106" w:rsidRPr="00C727D2" w:rsidRDefault="00D33106" w:rsidP="00D33106">
            <w:pPr>
              <w:ind w:right="109" w:firstLine="0"/>
            </w:pPr>
            <w:r>
              <w:t>12/1/15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67CF3EB" w14:textId="707F62EE" w:rsidR="00D33106" w:rsidRDefault="00D33106" w:rsidP="00D33106">
            <w:pPr>
              <w:ind w:firstLine="0"/>
            </w:pPr>
            <w:r>
              <w:t>90%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20345DC" w14:textId="77777777" w:rsidR="00D33106" w:rsidRPr="00801AF4" w:rsidRDefault="00D33106" w:rsidP="00D33106">
            <w:pPr>
              <w:ind w:firstLine="0"/>
              <w:rPr>
                <w:b/>
              </w:rPr>
            </w:pPr>
            <w:r w:rsidRPr="00801AF4">
              <w:rPr>
                <w:b/>
              </w:rPr>
              <w:t xml:space="preserve">Clone activators of methanol methyltransferases into </w:t>
            </w:r>
            <w:r w:rsidRPr="00801AF4">
              <w:rPr>
                <w:b/>
                <w:i/>
              </w:rPr>
              <w:t>M. maripaludis</w:t>
            </w:r>
            <w:r w:rsidRPr="00801AF4">
              <w:rPr>
                <w:b/>
              </w:rPr>
              <w:t>.   Verify expression of activators of methanol methyltransferases.</w:t>
            </w:r>
          </w:p>
          <w:p w14:paraId="52A63E0F" w14:textId="329BFD70" w:rsidR="00D33106" w:rsidRPr="007F725F" w:rsidRDefault="00D33106" w:rsidP="00D33106">
            <w:pPr>
              <w:ind w:firstLine="0"/>
              <w:rPr>
                <w:rFonts w:eastAsia="Times New Roman"/>
                <w:b/>
                <w:bCs/>
                <w:color w:val="000000"/>
              </w:rPr>
            </w:pPr>
            <w:r w:rsidRPr="00801AF4">
              <w:t xml:space="preserve">The </w:t>
            </w:r>
            <w:r>
              <w:t xml:space="preserve">activator was cloned and introduced as part of an artificial operon with the </w:t>
            </w:r>
            <w:proofErr w:type="spellStart"/>
            <w:r w:rsidRPr="000F7191">
              <w:rPr>
                <w:i/>
              </w:rPr>
              <w:t>mta</w:t>
            </w:r>
            <w:proofErr w:type="spellEnd"/>
            <w:r>
              <w:t xml:space="preserve"> genes for the methanol methyltransferase.  Expression along with the </w:t>
            </w:r>
            <w:proofErr w:type="spellStart"/>
            <w:r w:rsidRPr="000F7191">
              <w:rPr>
                <w:i/>
              </w:rPr>
              <w:t>mta</w:t>
            </w:r>
            <w:proofErr w:type="spellEnd"/>
            <w:r>
              <w:t xml:space="preserve"> genes is assumed and this will be confirmed.</w:t>
            </w:r>
          </w:p>
        </w:tc>
      </w:tr>
      <w:tr w:rsidR="00A92D60" w:rsidRPr="00C727D2" w14:paraId="72AB1250"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FD3E11" w14:textId="79CFD19F" w:rsidR="00A92D60" w:rsidRPr="000427D5" w:rsidRDefault="00A92D60" w:rsidP="00A92D60">
            <w:pPr>
              <w:ind w:firstLine="0"/>
            </w:pPr>
            <w:r w:rsidRPr="000427D5">
              <w:t>M2.1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842CC78" w14:textId="34A9C8C2" w:rsidR="00A92D60" w:rsidRPr="00C727D2" w:rsidRDefault="00A92D60" w:rsidP="00A92D60">
            <w:pPr>
              <w:ind w:right="109" w:firstLine="0"/>
            </w:pPr>
            <w:r w:rsidRPr="00C727D2">
              <w:t>12/1/14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5AAFD92" w14:textId="70878806" w:rsidR="00A92D60" w:rsidRDefault="00A92D60" w:rsidP="00A92D60">
            <w:pPr>
              <w:ind w:firstLine="0"/>
            </w:pPr>
            <w:r w:rsidRPr="007C601E">
              <w:t>100%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BCEAC0B" w14:textId="1A7A4E4F" w:rsidR="00A92D60" w:rsidRPr="007F725F" w:rsidRDefault="00A92D60" w:rsidP="00A92D60">
            <w:pPr>
              <w:ind w:firstLine="0"/>
              <w:rPr>
                <w:rFonts w:eastAsia="Times New Roman"/>
                <w:b/>
                <w:bCs/>
                <w:color w:val="000000"/>
              </w:rPr>
            </w:pPr>
            <w:r w:rsidRPr="00627CE3">
              <w:rPr>
                <w:rFonts w:eastAsia="Times New Roman"/>
                <w:b/>
                <w:bCs/>
                <w:color w:val="000000"/>
              </w:rPr>
              <w:t xml:space="preserve">Build draft genome scale flux balance and core metabolic flux models for </w:t>
            </w:r>
            <w:r w:rsidRPr="00627CE3">
              <w:rPr>
                <w:rFonts w:eastAsia="Times New Roman"/>
                <w:b/>
                <w:bCs/>
                <w:i/>
                <w:color w:val="000000"/>
              </w:rPr>
              <w:t>M. maripaludis</w:t>
            </w:r>
            <w:r w:rsidRPr="00627CE3">
              <w:rPr>
                <w:rFonts w:eastAsia="Times New Roman"/>
                <w:b/>
                <w:bCs/>
                <w:color w:val="000000"/>
              </w:rPr>
              <w:t xml:space="preserve"> metabolism:</w:t>
            </w:r>
            <w:r w:rsidRPr="00627CE3">
              <w:rPr>
                <w:rFonts w:eastAsia="Times New Roman"/>
                <w:color w:val="000000"/>
              </w:rPr>
              <w:t xml:space="preserve"> </w:t>
            </w:r>
            <w:r w:rsidRPr="00627CE3">
              <w:rPr>
                <w:rFonts w:eastAsia="Times New Roman"/>
                <w:b/>
                <w:bCs/>
                <w:color w:val="000000"/>
              </w:rPr>
              <w:t>Deliver first genome-scale metabolic model capable of simulating growth and byproduct section with  &gt;75% accuracy.</w:t>
            </w:r>
            <w:r w:rsidRPr="00627CE3">
              <w:rPr>
                <w:color w:val="DD0806"/>
              </w:rPr>
              <w:t xml:space="preserve"> </w:t>
            </w:r>
            <w:r w:rsidRPr="00627CE3">
              <w:rPr>
                <w:rFonts w:eastAsia="Times New Roman"/>
                <w:color w:val="000000"/>
              </w:rPr>
              <w:t xml:space="preserve">We have completed the M. maripaludis model using our maximum likelihood </w:t>
            </w:r>
            <w:proofErr w:type="spellStart"/>
            <w:r w:rsidRPr="00627CE3">
              <w:rPr>
                <w:rFonts w:eastAsia="Times New Roman"/>
                <w:color w:val="000000"/>
              </w:rPr>
              <w:t>orthology</w:t>
            </w:r>
            <w:proofErr w:type="spellEnd"/>
            <w:r w:rsidRPr="00627CE3">
              <w:rPr>
                <w:rFonts w:eastAsia="Times New Roman"/>
                <w:color w:val="000000"/>
              </w:rPr>
              <w:t xml:space="preserve"> approach and literature-based manual curation. Our model accurately depicts methanogenesis and can reasonably predict growth and byproduct secretion as compared to experimental data</w:t>
            </w:r>
            <w:r w:rsidRPr="00A92D60">
              <w:rPr>
                <w:rFonts w:eastAsia="Times New Roman"/>
                <w:color w:val="000000"/>
              </w:rPr>
              <w:t>. We have now fully drafted the manuscript about this model and it’s experimental validation, which we expect to finalize and submit for publication within the next month or so.</w:t>
            </w:r>
          </w:p>
        </w:tc>
      </w:tr>
      <w:tr w:rsidR="00CE213E" w:rsidRPr="00C727D2" w14:paraId="76D25846"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4BD4EE6" w14:textId="2ACBE318" w:rsidR="00CE213E" w:rsidRPr="00C727D2" w:rsidRDefault="00CE213E" w:rsidP="00CE213E">
            <w:pPr>
              <w:ind w:firstLine="0"/>
            </w:pPr>
            <w:r w:rsidRPr="006F40E6">
              <w:t>M2.3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8889BA" w14:textId="5AB1B2CA" w:rsidR="00CE213E" w:rsidRPr="00095AFB" w:rsidRDefault="00CE213E" w:rsidP="00CE213E">
            <w:pPr>
              <w:ind w:right="109" w:firstLine="0"/>
            </w:pPr>
            <w:r>
              <w:t>6</w:t>
            </w:r>
            <w:r w:rsidRPr="00C727D2">
              <w:t>/1/15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A185293" w14:textId="163C8AE1" w:rsidR="00CE213E" w:rsidRDefault="00CE213E" w:rsidP="00CE213E">
            <w:pPr>
              <w:ind w:firstLine="0"/>
            </w:pPr>
            <w:r>
              <w:t>10</w:t>
            </w:r>
            <w:r w:rsidRPr="007C601E">
              <w:t>0%</w:t>
            </w:r>
            <w:r>
              <w:t xml:space="preserve">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24BF79" w14:textId="7DF334FE" w:rsidR="00CE213E" w:rsidRPr="00C727D2" w:rsidRDefault="00CE213E" w:rsidP="00CE213E">
            <w:pPr>
              <w:ind w:firstLine="0"/>
              <w:rPr>
                <w:b/>
              </w:rPr>
            </w:pPr>
            <w:r w:rsidRPr="00627CE3">
              <w:rPr>
                <w:b/>
              </w:rPr>
              <w:t>Deliver improved model that enables predictions with &gt;85% predictive accuracy for knockout lethality, and &lt;20% error for wildtype growth and byproduct yield predictions.</w:t>
            </w:r>
            <w:r w:rsidRPr="00627CE3" w:rsidDel="00C90CAB">
              <w:rPr>
                <w:rFonts w:eastAsia="Times New Roman"/>
                <w:b/>
                <w:color w:val="000000"/>
              </w:rPr>
              <w:t xml:space="preserve"> </w:t>
            </w:r>
            <w:r w:rsidRPr="00627CE3">
              <w:rPr>
                <w:rFonts w:eastAsia="Times New Roman"/>
                <w:color w:val="000000"/>
              </w:rPr>
              <w:t xml:space="preserve">Our model’s predictive accuracy for knockout lethality is 90% and our new growth yield data allowed us to train our model such that it predicts growth well within the 20% threshold over a range of different methane secretion rates. </w:t>
            </w:r>
          </w:p>
        </w:tc>
      </w:tr>
      <w:tr w:rsidR="00CE213E" w:rsidRPr="00C727D2" w14:paraId="6D358518"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917507" w14:textId="4C6F9492" w:rsidR="00CE213E" w:rsidRPr="00C727D2" w:rsidRDefault="00CE213E" w:rsidP="00CE213E">
            <w:pPr>
              <w:ind w:firstLine="0"/>
            </w:pPr>
            <w:commentRangeStart w:id="29"/>
            <w:r w:rsidRPr="006F40E6">
              <w:t>M2</w:t>
            </w:r>
            <w:commentRangeEnd w:id="29"/>
            <w:r w:rsidR="008B3A19">
              <w:rPr>
                <w:rStyle w:val="CommentReference"/>
              </w:rPr>
              <w:commentReference w:id="29"/>
            </w:r>
            <w:r w:rsidRPr="006F40E6">
              <w:t>.4</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D439AA2" w14:textId="6D7E1876" w:rsidR="00CE213E" w:rsidRPr="00095AFB" w:rsidRDefault="00CE213E" w:rsidP="00CE213E">
            <w:pPr>
              <w:ind w:right="109" w:firstLine="0"/>
            </w:pPr>
            <w:r w:rsidRPr="00F356D7">
              <w:t>6/1/15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59013E4" w14:textId="78138FDF" w:rsidR="00CE213E" w:rsidRDefault="00CE213E" w:rsidP="00CE213E">
            <w:pPr>
              <w:ind w:firstLine="0"/>
            </w:pPr>
            <w:r>
              <w:t>80%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57DFE7" w14:textId="52F0D430" w:rsidR="00CE213E" w:rsidRPr="00900AF1" w:rsidRDefault="00CE213E" w:rsidP="00612D53">
            <w:pPr>
              <w:keepNext/>
              <w:keepLines/>
              <w:ind w:firstLine="0"/>
              <w:outlineLvl w:val="3"/>
            </w:pPr>
            <w:r w:rsidRPr="00CE213E">
              <w:rPr>
                <w:b/>
              </w:rPr>
              <w:t xml:space="preserve">Deliver top 5-10 strain design predictions based on methanol yield to team for implementation. </w:t>
            </w:r>
            <w:del w:id="30" w:author="Administrator" w:date="2016-04-08T11:14:00Z">
              <w:r w:rsidRPr="00CE213E" w:rsidDel="00612D53">
                <w:delText xml:space="preserve">We </w:delText>
              </w:r>
            </w:del>
            <w:ins w:id="31" w:author="Administrator" w:date="2016-04-08T11:14:00Z">
              <w:r w:rsidR="00612D53">
                <w:t xml:space="preserve">After testing multiple possible electron sinks, simulations with our model have suggested that nitrate reduction to nitrite could feasibly couple to methane oxidation, provided that a </w:t>
              </w:r>
              <w:proofErr w:type="spellStart"/>
              <w:r w:rsidR="00612D53">
                <w:t>ferredoxin:hydrogen</w:t>
              </w:r>
              <w:proofErr w:type="spellEnd"/>
              <w:r w:rsidR="00612D53">
                <w:t xml:space="preserve"> oxidoreductase is also added to the organism. Other reduction pathways </w:t>
              </w:r>
            </w:ins>
            <w:ins w:id="32" w:author="Administrator" w:date="2016-04-08T11:18:00Z">
              <w:r w:rsidR="00612D53">
                <w:t xml:space="preserve">commonly found in </w:t>
              </w:r>
              <w:proofErr w:type="spellStart"/>
              <w:r w:rsidR="00612D53">
                <w:t>methanotrophic</w:t>
              </w:r>
              <w:proofErr w:type="spellEnd"/>
              <w:r w:rsidR="00612D53">
                <w:t xml:space="preserve"> consortia </w:t>
              </w:r>
            </w:ins>
            <w:ins w:id="33" w:author="Administrator" w:date="2016-04-08T11:14:00Z">
              <w:r w:rsidR="00612D53">
                <w:t>were predicted as infeasible, thus our next step will be to push beyond</w:t>
              </w:r>
            </w:ins>
            <w:ins w:id="34" w:author="Administrator" w:date="2016-04-08T11:18:00Z">
              <w:r w:rsidR="00612D53">
                <w:t xml:space="preserve"> these previously observed pathways to predict additional feasible strain designs.</w:t>
              </w:r>
            </w:ins>
            <w:del w:id="35" w:author="Administrator" w:date="2016-04-08T11:19:00Z">
              <w:r w:rsidRPr="00CE213E" w:rsidDel="00612D53">
                <w:delText>have tested several more designs that stoichiometrically allow reverse methanogenesis, but do not appear to be energetically realistic based on additional calculations.  So, we continue to search for better designs. We have switched tools, from SimOptStrain to Kbase, which should reduce the scale of the strain design problem and allow us to generate our designs more quickly now. We have also investigated the Eha/Ehb hydrogenases with our model and hypothesized they can only function in anaplerotic fashion. Adhering to this hypothesis, we predict that successful reverse methanogenesis depends on adding a fully-functional hydrogenase to our organism rather than just an anaplerotic one.</w:delText>
              </w:r>
              <w:r w:rsidRPr="00627CE3" w:rsidDel="00612D53">
                <w:delText xml:space="preserve">  </w:delText>
              </w:r>
            </w:del>
          </w:p>
        </w:tc>
      </w:tr>
      <w:tr w:rsidR="002D0805" w:rsidRPr="00C727D2" w14:paraId="24B58DC2"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C33A83" w14:textId="77777777" w:rsidR="002D0805" w:rsidRPr="00AA50B6" w:rsidRDefault="002D0805" w:rsidP="002D0805">
            <w:pPr>
              <w:ind w:firstLine="0"/>
            </w:pPr>
            <w:r w:rsidRPr="00C727D2">
              <w:t>M3.3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A854C9" w14:textId="77777777" w:rsidR="002D0805" w:rsidRPr="00AA50B6" w:rsidRDefault="002D0805" w:rsidP="002D0805">
            <w:pPr>
              <w:ind w:right="109" w:firstLine="0"/>
              <w:rPr>
                <w:bCs/>
              </w:rPr>
            </w:pPr>
            <w:r w:rsidRPr="00C727D2">
              <w:t>12/1/15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9C96869" w14:textId="692865A0" w:rsidR="002D0805" w:rsidRPr="00AA50B6" w:rsidRDefault="002B41E2" w:rsidP="002D0805">
            <w:pPr>
              <w:ind w:firstLine="0"/>
            </w:pPr>
            <w:r>
              <w:t>5</w:t>
            </w:r>
            <w:r w:rsidR="002D0805"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EB72FE8" w14:textId="5AA781A9" w:rsidR="002D0805" w:rsidRPr="00095AFB" w:rsidRDefault="002D0805" w:rsidP="00275F9D">
            <w:pPr>
              <w:ind w:firstLine="0"/>
              <w:rPr>
                <w:b/>
              </w:rPr>
            </w:pP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r w:rsidRPr="00C727D2">
              <w:rPr>
                <w:rFonts w:eastAsia="Times New Roman"/>
                <w:color w:val="000000"/>
              </w:rPr>
              <w:t xml:space="preserve">: Determine kinetic and physical properties of the </w:t>
            </w:r>
            <w:proofErr w:type="spellStart"/>
            <w:r w:rsidRPr="00C727D2">
              <w:rPr>
                <w:rFonts w:eastAsia="Times New Roman"/>
                <w:color w:val="000000"/>
              </w:rPr>
              <w:t>heterologously</w:t>
            </w:r>
            <w:proofErr w:type="spellEnd"/>
            <w:r w:rsidRPr="00C727D2">
              <w:rPr>
                <w:rFonts w:eastAsia="Times New Roman"/>
                <w:color w:val="000000"/>
              </w:rPr>
              <w:t xml:space="preserve"> expressed </w:t>
            </w:r>
            <w:proofErr w:type="spellStart"/>
            <w:r>
              <w:rPr>
                <w:rFonts w:eastAsia="Times New Roman"/>
                <w:color w:val="000000"/>
              </w:rPr>
              <w:t>methyl-</w:t>
            </w:r>
            <w:r>
              <w:rPr>
                <w:rFonts w:eastAsia="Times New Roman"/>
                <w:color w:val="000000"/>
              </w:rPr>
              <w:lastRenderedPageBreak/>
              <w:t>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sidRPr="00C727D2">
              <w:rPr>
                <w:rFonts w:eastAsia="Times New Roman"/>
                <w:color w:val="000000"/>
              </w:rPr>
              <w:t xml:space="preserve"> in the forward &amp; reverse direction</w:t>
            </w:r>
            <w:r w:rsidR="004B3355">
              <w:rPr>
                <w:rFonts w:eastAsia="Times New Roman"/>
                <w:color w:val="000000"/>
              </w:rPr>
              <w:t>s</w:t>
            </w:r>
            <w:r w:rsidRPr="00C727D2">
              <w:rPr>
                <w:rFonts w:eastAsia="Times New Roman"/>
                <w:color w:val="000000"/>
              </w:rPr>
              <w:t xml:space="preserve">. </w:t>
            </w:r>
            <w:r>
              <w:rPr>
                <w:rFonts w:eastAsia="Times New Roman"/>
                <w:color w:val="000000"/>
              </w:rPr>
              <w:t>As described in the M1.</w:t>
            </w:r>
            <w:r w:rsidR="004B3355">
              <w:rPr>
                <w:rFonts w:eastAsia="Times New Roman"/>
                <w:color w:val="000000"/>
              </w:rPr>
              <w:t>11 and M1.12</w:t>
            </w:r>
            <w:r>
              <w:rPr>
                <w:rFonts w:eastAsia="Times New Roman"/>
                <w:color w:val="000000"/>
              </w:rPr>
              <w:t xml:space="preserve">, </w:t>
            </w:r>
            <w:r w:rsidR="00275F9D">
              <w:rPr>
                <w:rFonts w:eastAsia="Times New Roman"/>
                <w:color w:val="000000"/>
              </w:rPr>
              <w:t>the Leigh group has achieved</w:t>
            </w:r>
            <w:r>
              <w:rPr>
                <w:rFonts w:eastAsia="Times New Roman"/>
                <w:color w:val="000000"/>
              </w:rPr>
              <w:t xml:space="preserve"> heterologous expression of th</w:t>
            </w:r>
            <w:r w:rsidR="00275F9D">
              <w:rPr>
                <w:rFonts w:eastAsia="Times New Roman"/>
                <w:color w:val="000000"/>
              </w:rPr>
              <w:t xml:space="preserve">is enzyme; however, we did not detect activity. We are expressing a reductive </w:t>
            </w:r>
            <w:proofErr w:type="spellStart"/>
            <w:r w:rsidR="00275F9D">
              <w:rPr>
                <w:rFonts w:eastAsia="Times New Roman"/>
                <w:color w:val="000000"/>
              </w:rPr>
              <w:t>activase</w:t>
            </w:r>
            <w:proofErr w:type="spellEnd"/>
            <w:r w:rsidR="00275F9D">
              <w:rPr>
                <w:rFonts w:eastAsia="Times New Roman"/>
                <w:color w:val="000000"/>
              </w:rPr>
              <w:t xml:space="preserve"> along with the</w:t>
            </w:r>
            <w:r>
              <w:rPr>
                <w:rFonts w:eastAsia="Times New Roman"/>
                <w:color w:val="000000"/>
              </w:rPr>
              <w:t xml:space="preserve">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sidR="00275F9D">
              <w:rPr>
                <w:rFonts w:eastAsia="Times New Roman"/>
                <w:color w:val="000000"/>
              </w:rPr>
              <w:t xml:space="preserve"> and working on the assay</w:t>
            </w:r>
            <w:r>
              <w:rPr>
                <w:rFonts w:eastAsia="Times New Roman"/>
                <w:color w:val="000000"/>
              </w:rPr>
              <w:t xml:space="preserve">. </w:t>
            </w:r>
          </w:p>
        </w:tc>
      </w:tr>
      <w:tr w:rsidR="00431545" w:rsidRPr="00C727D2" w14:paraId="0D2A56DE"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0C00F9" w14:textId="345ED22B" w:rsidR="00431545" w:rsidRPr="00C727D2" w:rsidRDefault="00431545" w:rsidP="00431545">
            <w:pPr>
              <w:ind w:firstLine="0"/>
            </w:pPr>
            <w:r w:rsidRPr="00E037CE">
              <w:lastRenderedPageBreak/>
              <w:t>M4.2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8E44D2" w14:textId="1D12D248" w:rsidR="00431545" w:rsidRPr="00C727D2" w:rsidRDefault="00431545" w:rsidP="00431545">
            <w:pPr>
              <w:ind w:right="109" w:firstLine="0"/>
            </w:pPr>
            <w:r>
              <w:t>10</w:t>
            </w:r>
            <w:r w:rsidRPr="00E037CE">
              <w:t>/1/15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BF30980" w14:textId="57D84ED5" w:rsidR="00431545" w:rsidRPr="00C727D2" w:rsidRDefault="00431545" w:rsidP="00431545">
            <w:pPr>
              <w:ind w:firstLine="0"/>
            </w:pPr>
            <w:r>
              <w:t>90</w:t>
            </w:r>
            <w:r w:rsidRPr="00E037CE">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AE291F2" w14:textId="77777777" w:rsidR="00431545" w:rsidRPr="00B62D60" w:rsidRDefault="00431545" w:rsidP="00431545">
            <w:pPr>
              <w:ind w:firstLine="0"/>
              <w:rPr>
                <w:b/>
                <w:color w:val="000000"/>
              </w:rPr>
            </w:pPr>
            <w:r w:rsidRPr="00B62D60">
              <w:rPr>
                <w:b/>
                <w:color w:val="000000"/>
              </w:rPr>
              <w:t>Identif</w:t>
            </w:r>
            <w:r>
              <w:rPr>
                <w:b/>
                <w:color w:val="000000"/>
              </w:rPr>
              <w:t>y</w:t>
            </w:r>
            <w:r w:rsidRPr="00B62D60">
              <w:rPr>
                <w:b/>
                <w:color w:val="000000"/>
              </w:rPr>
              <w:t xml:space="preserve"> at least 10 amino acids modulating substrate binding</w:t>
            </w:r>
            <w:r w:rsidRPr="00B62D60">
              <w:rPr>
                <w:b/>
                <w:color w:val="000000"/>
              </w:rPr>
              <w:tab/>
            </w:r>
          </w:p>
          <w:p w14:paraId="15C04BD8" w14:textId="6105E6C6" w:rsidR="00431545" w:rsidRPr="007D0A09" w:rsidRDefault="00431545" w:rsidP="00431545">
            <w:pPr>
              <w:ind w:firstLine="0"/>
              <w:rPr>
                <w:b/>
                <w:color w:val="000000"/>
              </w:rPr>
            </w:pPr>
            <w:r>
              <w:rPr>
                <w:color w:val="000000"/>
              </w:rPr>
              <w:t>We have identified the most enzyme residues that mostly contribute to the binding of CoBSH. Free energy calculations are underway to estimate the relative contribution of each residue to substrates binding.</w:t>
            </w:r>
          </w:p>
        </w:tc>
      </w:tr>
      <w:tr w:rsidR="002D0805" w:rsidRPr="00C727D2" w14:paraId="145CAB95"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DADC15" w14:textId="77777777" w:rsidR="002D0805" w:rsidRPr="00AA50B6" w:rsidRDefault="002D0805" w:rsidP="002D0805">
            <w:pPr>
              <w:ind w:firstLine="0"/>
            </w:pPr>
            <w:r w:rsidRPr="00C727D2">
              <w:t>M5.7</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239DC2E" w14:textId="77777777" w:rsidR="002D0805" w:rsidRPr="00AA50B6" w:rsidRDefault="002D0805" w:rsidP="002D0805">
            <w:pPr>
              <w:ind w:right="109" w:firstLine="0"/>
              <w:jc w:val="left"/>
              <w:rPr>
                <w:bCs/>
              </w:rPr>
            </w:pPr>
            <w:r w:rsidRPr="00C727D2">
              <w:t>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C0C6A5" w14:textId="77777777" w:rsidR="002D0805" w:rsidRPr="00AA50B6" w:rsidRDefault="002D0805" w:rsidP="002D0805">
            <w:pPr>
              <w:ind w:firstLine="0"/>
            </w:pPr>
            <w:r>
              <w:t>80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E91A465" w14:textId="77777777" w:rsidR="002D0805" w:rsidRPr="00095AFB" w:rsidRDefault="002D0805" w:rsidP="002D0805">
            <w:pPr>
              <w:ind w:firstLine="0"/>
              <w:rPr>
                <w:b/>
              </w:rPr>
            </w:pPr>
            <w:r w:rsidRPr="00C727D2">
              <w:rPr>
                <w:rFonts w:eastAsia="Times New Roman"/>
                <w:b/>
                <w:color w:val="000000"/>
              </w:rPr>
              <w:t xml:space="preserve">Develop a pitch deck. </w:t>
            </w:r>
            <w:r w:rsidRPr="00C727D2">
              <w:rPr>
                <w:rFonts w:eastAsia="Times New Roman"/>
                <w:b/>
                <w:color w:val="000000"/>
              </w:rPr>
              <w:tab/>
            </w:r>
            <w:proofErr w:type="spellStart"/>
            <w:r w:rsidRPr="00C727D2">
              <w:t>Ppt</w:t>
            </w:r>
            <w:proofErr w:type="spellEnd"/>
            <w:r w:rsidRPr="00C727D2">
              <w:t xml:space="preserve"> presentation tailored to use in meetings with potential partners, funders, etc. Slides w</w:t>
            </w:r>
            <w:r>
              <w:t>ill</w:t>
            </w:r>
            <w:r w:rsidRPr="00C727D2">
              <w:t xml:space="preserve"> focus more on the market/commercial aspect rather than the technical. This would include market size, value proposition etc.</w:t>
            </w:r>
            <w:r>
              <w:t xml:space="preserve"> </w:t>
            </w:r>
          </w:p>
        </w:tc>
      </w:tr>
      <w:tr w:rsidR="002D0805" w:rsidRPr="00C727D2" w14:paraId="0DD5FC24"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2F3464" w14:textId="77777777" w:rsidR="002D0805" w:rsidRPr="00AA50B6" w:rsidRDefault="002D0805" w:rsidP="002D0805">
            <w:pPr>
              <w:ind w:firstLine="0"/>
              <w:jc w:val="left"/>
            </w:pPr>
            <w:r w:rsidRPr="00F356D7">
              <w:t>M5.8.</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7F9C230" w14:textId="225F08AB" w:rsidR="002D0805" w:rsidRPr="00AA50B6" w:rsidRDefault="002944D2" w:rsidP="002D0805">
            <w:pPr>
              <w:ind w:right="109" w:firstLine="0"/>
              <w:jc w:val="left"/>
              <w:rPr>
                <w:bCs/>
              </w:rPr>
            </w:pPr>
            <w:r>
              <w:rPr>
                <w:bCs/>
              </w:rPr>
              <w:t>2</w:t>
            </w:r>
            <w:r w:rsidR="002D0805">
              <w:rPr>
                <w:bCs/>
              </w:rPr>
              <w:t>/1/1</w:t>
            </w:r>
            <w:r>
              <w:rPr>
                <w:bCs/>
              </w:rPr>
              <w:t>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39B6775" w14:textId="77777777" w:rsidR="002D0805" w:rsidRPr="00AA50B6" w:rsidRDefault="002D0805" w:rsidP="002D0805">
            <w:pPr>
              <w:ind w:firstLine="0"/>
            </w:pPr>
            <w:r>
              <w:t>40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BDCB9EF" w14:textId="77777777" w:rsidR="002D0805" w:rsidRPr="00095AFB" w:rsidRDefault="002D0805" w:rsidP="002D0805">
            <w:pPr>
              <w:ind w:firstLine="0"/>
              <w:rPr>
                <w:b/>
              </w:rPr>
            </w:pPr>
            <w:r w:rsidRPr="00325587">
              <w:rPr>
                <w:b/>
              </w:rPr>
              <w:t>Meet with potential industrial partners</w:t>
            </w:r>
            <w:r w:rsidRPr="00F356D7">
              <w:t>.</w:t>
            </w:r>
            <w:r>
              <w:t xml:space="preserve"> Though we did have conversations with several potential partners, mostly venture funds people, we agree with the advice of Rich </w:t>
            </w:r>
            <w:proofErr w:type="spellStart"/>
            <w:r>
              <w:t>Zwosec</w:t>
            </w:r>
            <w:proofErr w:type="spellEnd"/>
            <w:r>
              <w:t xml:space="preserve">, our consultant, that we should not initiate meetings with potential partners until we have demonstrated robust conversion of methanol to methane. This can be accomplished as soon as we can </w:t>
            </w:r>
            <w:proofErr w:type="spellStart"/>
            <w:r>
              <w:t>heterologously</w:t>
            </w:r>
            <w:proofErr w:type="spellEnd"/>
            <w:r>
              <w:t xml:space="preserve"> express adequate levels of the </w:t>
            </w:r>
            <w:proofErr w:type="spellStart"/>
            <w:r>
              <w:t>methanol</w:t>
            </w:r>
            <w:proofErr w:type="gramStart"/>
            <w:r>
              <w:t>:CoM</w:t>
            </w:r>
            <w:proofErr w:type="spellEnd"/>
            <w:proofErr w:type="gramEnd"/>
            <w:r>
              <w:t xml:space="preserve"> </w:t>
            </w:r>
            <w:proofErr w:type="spellStart"/>
            <w:r>
              <w:t>MeTr</w:t>
            </w:r>
            <w:proofErr w:type="spellEnd"/>
            <w:r>
              <w:t xml:space="preserve">. This is currently a major focus and progress toward this end is described under the Milestone 1.X sections. </w:t>
            </w:r>
          </w:p>
        </w:tc>
      </w:tr>
      <w:tr w:rsidR="002944D2" w:rsidRPr="00C727D2" w14:paraId="6A97E513" w14:textId="77777777" w:rsidTr="002944D2">
        <w:trPr>
          <w:trHeight w:val="1033"/>
        </w:trPr>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369D5C" w14:textId="5F42127C" w:rsidR="002944D2" w:rsidRPr="00AA50B6" w:rsidRDefault="002944D2" w:rsidP="002944D2">
            <w:pPr>
              <w:ind w:firstLine="0"/>
            </w:pPr>
            <w:r>
              <w:t>M5.9</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B3FB9AB" w14:textId="1FA21371" w:rsidR="002944D2" w:rsidRPr="00AA50B6" w:rsidRDefault="002944D2" w:rsidP="002944D2">
            <w:pPr>
              <w:ind w:right="109" w:firstLine="0"/>
              <w:rPr>
                <w:bCs/>
              </w:rPr>
            </w:pPr>
            <w:r>
              <w:rPr>
                <w:bCs/>
              </w:rPr>
              <w:t>8/1/15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6C2E0DC" w14:textId="729C8DA6" w:rsidR="002944D2" w:rsidRPr="00AA50B6" w:rsidRDefault="002944D2" w:rsidP="002944D2">
            <w:pPr>
              <w:ind w:firstLine="0"/>
            </w:pPr>
            <w:r>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87A97B9" w14:textId="0DF71C38" w:rsidR="002944D2" w:rsidRPr="002944D2" w:rsidRDefault="002944D2" w:rsidP="002944D2">
            <w:pPr>
              <w:ind w:firstLine="0"/>
            </w:pPr>
            <w:r w:rsidRPr="002944D2">
              <w:rPr>
                <w:b/>
              </w:rPr>
              <w:t>Write proposal for follow-up funding of the project</w:t>
            </w:r>
            <w:r w:rsidR="002B41E2">
              <w:t xml:space="preserve">. </w:t>
            </w:r>
            <w:r w:rsidR="002B41E2">
              <w:tab/>
              <w:t xml:space="preserve">We have identified one potential source of follow-up funding and will be discussing this in the next month. </w:t>
            </w:r>
          </w:p>
          <w:p w14:paraId="0D394EFD" w14:textId="7DA07635" w:rsidR="002944D2" w:rsidRPr="00F845D7" w:rsidRDefault="002944D2" w:rsidP="002944D2">
            <w:pPr>
              <w:ind w:firstLine="0"/>
              <w:rPr>
                <w:color w:val="FF0000"/>
              </w:rPr>
            </w:pPr>
          </w:p>
        </w:tc>
      </w:tr>
      <w:tr w:rsidR="002944D2" w:rsidRPr="00C727D2" w14:paraId="51FA5463" w14:textId="77777777" w:rsidTr="00F079B5">
        <w:trPr>
          <w:trHeight w:val="1033"/>
        </w:trPr>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1A6E6A" w14:textId="5C22F6E0" w:rsidR="002944D2" w:rsidRDefault="002944D2" w:rsidP="002944D2">
            <w:pPr>
              <w:ind w:firstLine="0"/>
            </w:pPr>
            <w:r>
              <w:t>M5.10</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0AAE4D" w14:textId="3574034F" w:rsidR="002944D2" w:rsidRDefault="002944D2" w:rsidP="00F079B5">
            <w:pPr>
              <w:ind w:right="109" w:firstLine="0"/>
              <w:rPr>
                <w:bCs/>
              </w:rPr>
            </w:pPr>
            <w:r>
              <w:rPr>
                <w:bCs/>
              </w:rPr>
              <w:t>9/1/1</w:t>
            </w:r>
            <w:r w:rsidR="00F079B5">
              <w:rPr>
                <w:bCs/>
              </w:rPr>
              <w:t>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3CD98FD" w14:textId="5C023F79" w:rsidR="002944D2" w:rsidRDefault="002B41E2" w:rsidP="002944D2">
            <w:pPr>
              <w:ind w:firstLine="0"/>
            </w:pPr>
            <w:r>
              <w:t>3</w:t>
            </w:r>
            <w:r w:rsidR="002944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E53A51" w14:textId="77777777" w:rsidR="00034569" w:rsidRDefault="002944D2" w:rsidP="002944D2">
            <w:pPr>
              <w:ind w:firstLine="0"/>
            </w:pPr>
            <w:r w:rsidRPr="00564E88">
              <w:rPr>
                <w:b/>
              </w:rPr>
              <w:t xml:space="preserve">Adjust the </w:t>
            </w:r>
            <w:proofErr w:type="spellStart"/>
            <w:r w:rsidRPr="00564E88">
              <w:rPr>
                <w:b/>
              </w:rPr>
              <w:t>technoeconomic</w:t>
            </w:r>
            <w:proofErr w:type="spellEnd"/>
            <w:r w:rsidRPr="00564E88">
              <w:rPr>
                <w:b/>
              </w:rPr>
              <w:t xml:space="preserve"> model to fit the methane-to-methanol proposal so that it is ready for data inputs.</w:t>
            </w:r>
            <w:r>
              <w:t xml:space="preserve"> </w:t>
            </w:r>
          </w:p>
          <w:p w14:paraId="2172F3A9" w14:textId="6E045474" w:rsidR="002944D2" w:rsidRPr="00564E88" w:rsidRDefault="002B41E2" w:rsidP="002944D2">
            <w:pPr>
              <w:ind w:firstLine="0"/>
              <w:rPr>
                <w:b/>
              </w:rPr>
            </w:pPr>
            <w:r>
              <w:t xml:space="preserve">We have developed a preliminary model and will discuss this with ARPA-E project officers at the Remote meeting to ensure this meets their criteria. </w:t>
            </w:r>
            <w:r w:rsidR="002944D2">
              <w:t xml:space="preserve">As described above, we are awaiting some experimental results on the conversion of methanol to methane and the targeted reverse reaction before proceeding with this. It will be helpful as the models from other groups become available to share these. </w:t>
            </w:r>
          </w:p>
        </w:tc>
      </w:tr>
      <w:tr w:rsidR="00F079B5" w:rsidRPr="00C727D2" w14:paraId="51EF69BB" w14:textId="77777777" w:rsidTr="002D0805">
        <w:trPr>
          <w:trHeight w:val="1033"/>
        </w:trPr>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7298C0EB" w14:textId="4F49B5B0" w:rsidR="00F079B5" w:rsidRDefault="00F079B5" w:rsidP="00F079B5">
            <w:pPr>
              <w:ind w:firstLine="0"/>
            </w:pPr>
            <w:r>
              <w:t>M5.11</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692DDE9F" w14:textId="044054DD" w:rsidR="00F079B5" w:rsidRDefault="00F079B5" w:rsidP="00F079B5">
            <w:pPr>
              <w:ind w:right="109" w:firstLine="0"/>
              <w:rPr>
                <w:bCs/>
              </w:rPr>
            </w:pPr>
            <w:r>
              <w:rPr>
                <w:bCs/>
              </w:rPr>
              <w:t>9/1/15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FC25F4B" w14:textId="19DDA448" w:rsidR="00F079B5" w:rsidRDefault="00F079B5" w:rsidP="00F079B5">
            <w:pPr>
              <w:ind w:firstLine="0"/>
            </w:pPr>
            <w:r>
              <w:t>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EA35D39" w14:textId="59DD2F7F" w:rsidR="00034569" w:rsidRPr="00034569" w:rsidRDefault="00034569" w:rsidP="00034569">
            <w:pPr>
              <w:ind w:firstLine="0"/>
              <w:rPr>
                <w:b/>
              </w:rPr>
            </w:pPr>
            <w:r w:rsidRPr="00034569">
              <w:rPr>
                <w:b/>
              </w:rPr>
              <w:t xml:space="preserve">Add data to the </w:t>
            </w:r>
            <w:proofErr w:type="spellStart"/>
            <w:r w:rsidRPr="00034569">
              <w:rPr>
                <w:b/>
              </w:rPr>
              <w:t>technoeconomic</w:t>
            </w:r>
            <w:proofErr w:type="spellEnd"/>
            <w:r w:rsidRPr="00034569">
              <w:rPr>
                <w:b/>
              </w:rPr>
              <w:t xml:space="preserve"> model a</w:t>
            </w:r>
            <w:r>
              <w:rPr>
                <w:b/>
              </w:rPr>
              <w:t>nd perform sensitivity analysis</w:t>
            </w:r>
          </w:p>
          <w:p w14:paraId="7ECE7870" w14:textId="1574120D" w:rsidR="00F079B5" w:rsidRPr="00564E88" w:rsidRDefault="00F079B5" w:rsidP="00F079B5">
            <w:pPr>
              <w:ind w:firstLine="0"/>
              <w:rPr>
                <w:b/>
              </w:rPr>
            </w:pPr>
            <w:r>
              <w:t xml:space="preserve">As described above, we are awaiting some experimental results on the conversion of methanol to methane and the targeted reverse reaction before proceeding with this. It will be helpful as the models from other groups become available to share these. </w:t>
            </w:r>
          </w:p>
        </w:tc>
      </w:tr>
    </w:tbl>
    <w:p w14:paraId="49690243" w14:textId="7526BB7C" w:rsidR="002D0805" w:rsidRDefault="002D0805" w:rsidP="00D161DB"/>
    <w:p w14:paraId="18FF032F" w14:textId="77777777" w:rsidR="001440DA" w:rsidRDefault="001440DA" w:rsidP="001440DA">
      <w:pPr>
        <w:ind w:firstLine="0"/>
        <w:rPr>
          <w:b/>
        </w:rPr>
      </w:pPr>
    </w:p>
    <w:p w14:paraId="6E23473C" w14:textId="1DA689BE" w:rsidR="00035B61" w:rsidRPr="001440DA" w:rsidRDefault="00035B61" w:rsidP="001440DA">
      <w:pPr>
        <w:ind w:firstLine="0"/>
      </w:pPr>
      <w:r w:rsidRPr="00035B61">
        <w:rPr>
          <w:b/>
        </w:rPr>
        <w:t>C.    Supporting data &amp; additional information</w:t>
      </w:r>
    </w:p>
    <w:p w14:paraId="5A70B046" w14:textId="77777777" w:rsidR="00035B61" w:rsidRPr="00035B61" w:rsidRDefault="00035B61" w:rsidP="00035B61">
      <w:pPr>
        <w:rPr>
          <w:b/>
        </w:rPr>
      </w:pPr>
    </w:p>
    <w:p w14:paraId="41FE2F55" w14:textId="4F6A9C15" w:rsidR="00C244BC" w:rsidRDefault="00C244BC" w:rsidP="00035B61">
      <w:pPr>
        <w:ind w:firstLine="0"/>
        <w:rPr>
          <w:b/>
        </w:rPr>
      </w:pPr>
      <w:r>
        <w:rPr>
          <w:b/>
        </w:rPr>
        <w:t>Milestones 1.x</w:t>
      </w:r>
    </w:p>
    <w:p w14:paraId="28953824" w14:textId="77777777" w:rsidR="001912DF" w:rsidRPr="000F7191" w:rsidRDefault="001912DF" w:rsidP="001912DF">
      <w:pPr>
        <w:ind w:firstLine="0"/>
      </w:pPr>
      <w:r w:rsidRPr="00CD1EBC">
        <w:rPr>
          <w:b/>
        </w:rPr>
        <w:lastRenderedPageBreak/>
        <w:t xml:space="preserve">M1.3 and M1.4. </w:t>
      </w:r>
      <w:r>
        <w:rPr>
          <w:b/>
        </w:rPr>
        <w:t xml:space="preserve"> </w:t>
      </w:r>
      <w:r w:rsidRPr="000F7191">
        <w:t>Based on the</w:t>
      </w:r>
      <w:r>
        <w:t xml:space="preserve"> results of our experiments so far, the best strategy for expressing variants of the </w:t>
      </w:r>
      <w:r w:rsidRPr="000F7191">
        <w:rPr>
          <w:i/>
        </w:rPr>
        <w:t>M. maripaludis</w:t>
      </w:r>
      <w:r>
        <w:t xml:space="preserve"> </w:t>
      </w:r>
      <w:proofErr w:type="spellStart"/>
      <w:r>
        <w:t>Mcr</w:t>
      </w:r>
      <w:proofErr w:type="spellEnd"/>
      <w:r>
        <w:t xml:space="preserve"> is to concentrate of the </w:t>
      </w:r>
      <w:proofErr w:type="spellStart"/>
      <w:r>
        <w:t>McrA</w:t>
      </w:r>
      <w:proofErr w:type="spellEnd"/>
      <w:r>
        <w:t xml:space="preserve"> subunit, which is the most relevant for expressing mutant alleles for biochemical analysis.  We are changing the DNA sequence using a codon-optimization process to decrease the likelihood of unwanted homologous recombination with the native gene.  We are also pursuing several strategies for maintaining the gene on replicative vectors and integrated into sites on the genome.</w:t>
      </w:r>
    </w:p>
    <w:p w14:paraId="7F978DFF" w14:textId="77777777" w:rsidR="001912DF" w:rsidRDefault="001912DF" w:rsidP="001912DF">
      <w:pPr>
        <w:ind w:firstLine="0"/>
        <w:rPr>
          <w:b/>
        </w:rPr>
      </w:pPr>
    </w:p>
    <w:p w14:paraId="742F766E" w14:textId="77777777" w:rsidR="001912DF" w:rsidRPr="000D2619" w:rsidRDefault="001912DF" w:rsidP="001912DF">
      <w:pPr>
        <w:ind w:firstLine="0"/>
      </w:pPr>
      <w:r>
        <w:rPr>
          <w:b/>
        </w:rPr>
        <w:t xml:space="preserve">M1.6 and M1.7.  </w:t>
      </w:r>
      <w:r>
        <w:t>These</w:t>
      </w:r>
      <w:r w:rsidRPr="000D2619">
        <w:t xml:space="preserve"> milestone</w:t>
      </w:r>
      <w:r>
        <w:t>s address</w:t>
      </w:r>
      <w:r w:rsidRPr="000D2619">
        <w:t xml:space="preserve"> efforts to optimize </w:t>
      </w:r>
      <w:r>
        <w:t xml:space="preserve">expression of heterologous proteins and to increase their stability in </w:t>
      </w:r>
      <w:r w:rsidRPr="000D2619">
        <w:rPr>
          <w:i/>
        </w:rPr>
        <w:t>M. maripaludis</w:t>
      </w:r>
      <w:r>
        <w:t xml:space="preserve">.  Several of these measures have been completed and we are continuing to make progress in constructing and testing a variety of vectors, integration strategies, and promoters to optimize expression.  With regard to protein stability, we have become aware of a second protein that might function as a proteasome activator and are knocking it out, as well as trying to knock out the proteasome itself (it might be essential for viability).  </w:t>
      </w:r>
    </w:p>
    <w:p w14:paraId="5BDF5178" w14:textId="77777777" w:rsidR="001912DF" w:rsidRDefault="001912DF" w:rsidP="001912DF">
      <w:pPr>
        <w:ind w:firstLine="0"/>
      </w:pPr>
    </w:p>
    <w:p w14:paraId="21455E02" w14:textId="77777777" w:rsidR="001912DF" w:rsidRDefault="001912DF" w:rsidP="001912DF">
      <w:pPr>
        <w:ind w:firstLine="0"/>
      </w:pPr>
      <w:r w:rsidRPr="00E86099">
        <w:rPr>
          <w:b/>
        </w:rPr>
        <w:t>M1.11.</w:t>
      </w:r>
      <w:r>
        <w:t xml:space="preserve">  The methanol methyltransferase assay may require some optimization and we have only tried it once with cell extract of </w:t>
      </w:r>
      <w:r w:rsidRPr="00E86099">
        <w:rPr>
          <w:i/>
        </w:rPr>
        <w:t>M. maripaludis</w:t>
      </w:r>
      <w:r>
        <w:t xml:space="preserve"> expressing the methanol methyltransferase genes.  We are obtaining cultures of </w:t>
      </w:r>
      <w:proofErr w:type="spellStart"/>
      <w:r w:rsidRPr="00E86099">
        <w:rPr>
          <w:i/>
        </w:rPr>
        <w:t>Methanosarcina</w:t>
      </w:r>
      <w:proofErr w:type="spellEnd"/>
      <w:r w:rsidRPr="00E86099">
        <w:rPr>
          <w:i/>
        </w:rPr>
        <w:t xml:space="preserve"> </w:t>
      </w:r>
      <w:proofErr w:type="spellStart"/>
      <w:r w:rsidRPr="00E86099">
        <w:rPr>
          <w:i/>
        </w:rPr>
        <w:t>acetivorans</w:t>
      </w:r>
      <w:proofErr w:type="spellEnd"/>
      <w:r>
        <w:t xml:space="preserve"> and will make cell extract to use as a positive control.  We will also work with the Ragsdale lab on the assay.</w:t>
      </w:r>
    </w:p>
    <w:p w14:paraId="7D343E67" w14:textId="77777777" w:rsidR="001912DF" w:rsidRDefault="001912DF" w:rsidP="001912DF">
      <w:pPr>
        <w:ind w:firstLine="0"/>
      </w:pPr>
    </w:p>
    <w:p w14:paraId="584AE0CA" w14:textId="77777777" w:rsidR="001912DF" w:rsidRDefault="001912DF" w:rsidP="001912DF">
      <w:pPr>
        <w:ind w:firstLine="0"/>
      </w:pPr>
      <w:r w:rsidRPr="00E86099">
        <w:rPr>
          <w:b/>
        </w:rPr>
        <w:t>M1.12.</w:t>
      </w:r>
      <w:r>
        <w:t xml:space="preserve">  A gene encoding an activator of the methanol methyltransferase gene was identified in </w:t>
      </w:r>
      <w:proofErr w:type="spellStart"/>
      <w:r w:rsidRPr="00E86099">
        <w:rPr>
          <w:i/>
        </w:rPr>
        <w:t>Methanosarcina</w:t>
      </w:r>
      <w:proofErr w:type="spellEnd"/>
      <w:r w:rsidRPr="00E86099">
        <w:rPr>
          <w:i/>
        </w:rPr>
        <w:t xml:space="preserve"> </w:t>
      </w:r>
      <w:proofErr w:type="spellStart"/>
      <w:r w:rsidRPr="00E86099">
        <w:rPr>
          <w:i/>
        </w:rPr>
        <w:t>acetivorans</w:t>
      </w:r>
      <w:proofErr w:type="spellEnd"/>
      <w:r>
        <w:t xml:space="preserve"> and included in the artificial operon with the genes for the enzyme.  Since Western blots for the B-subunit of the enzyme were positive it is likely that the activator is also expressed.</w:t>
      </w:r>
    </w:p>
    <w:p w14:paraId="49C69AF6" w14:textId="77777777" w:rsidR="008B0735" w:rsidRDefault="008B0735" w:rsidP="008B0735">
      <w:pPr>
        <w:ind w:firstLine="0"/>
      </w:pPr>
    </w:p>
    <w:p w14:paraId="10CF34D8" w14:textId="4F5C774F" w:rsidR="00CD1EBC" w:rsidRPr="00754B36" w:rsidRDefault="00754B36" w:rsidP="00CD1EBC">
      <w:pPr>
        <w:ind w:firstLine="0"/>
      </w:pPr>
      <w:r w:rsidRPr="00754B36">
        <w:rPr>
          <w:b/>
        </w:rPr>
        <w:t>Milestones 2.x</w:t>
      </w:r>
    </w:p>
    <w:p w14:paraId="744FE6A7" w14:textId="77777777" w:rsidR="00FE4B6F" w:rsidRPr="00FE4B6F" w:rsidRDefault="00FE4B6F" w:rsidP="00FE4B6F">
      <w:pPr>
        <w:ind w:firstLine="0"/>
        <w:rPr>
          <w:b/>
          <w:i/>
        </w:rPr>
      </w:pPr>
      <w:r w:rsidRPr="00FE4B6F">
        <w:rPr>
          <w:b/>
        </w:rPr>
        <w:t xml:space="preserve">Milestones 2.3-2.4:  Build and refine a draft metabolic model for </w:t>
      </w:r>
      <w:r w:rsidRPr="00FE4B6F">
        <w:rPr>
          <w:b/>
          <w:i/>
        </w:rPr>
        <w:t xml:space="preserve">M. maripaludis </w:t>
      </w:r>
    </w:p>
    <w:p w14:paraId="5A732942" w14:textId="5826C4A2" w:rsidR="00047D20" w:rsidRDefault="00FE4B6F" w:rsidP="00FE4B6F">
      <w:pPr>
        <w:ind w:firstLine="0"/>
      </w:pPr>
      <w:r w:rsidRPr="00FE4B6F">
        <w:t xml:space="preserve">We have previously described our metabolic model of </w:t>
      </w:r>
      <w:r w:rsidRPr="00FE4B6F">
        <w:rPr>
          <w:i/>
        </w:rPr>
        <w:t xml:space="preserve">M. maripaludis S2 </w:t>
      </w:r>
      <w:r w:rsidRPr="00FE4B6F">
        <w:t>and the iterative process of</w:t>
      </w:r>
    </w:p>
    <w:tbl>
      <w:tblPr>
        <w:tblStyle w:val="TableGrid"/>
        <w:tblW w:w="0" w:type="auto"/>
        <w:tblLook w:val="04A0" w:firstRow="1" w:lastRow="0" w:firstColumn="1" w:lastColumn="0" w:noHBand="0" w:noVBand="1"/>
      </w:tblPr>
      <w:tblGrid>
        <w:gridCol w:w="2867"/>
        <w:gridCol w:w="6709"/>
      </w:tblGrid>
      <w:tr w:rsidR="00E536E0" w14:paraId="6559A0C7" w14:textId="77777777" w:rsidTr="0099395F">
        <w:trPr>
          <w:trHeight w:val="3833"/>
        </w:trPr>
        <w:tc>
          <w:tcPr>
            <w:tcW w:w="2867" w:type="dxa"/>
            <w:tcBorders>
              <w:top w:val="nil"/>
              <w:left w:val="nil"/>
              <w:bottom w:val="nil"/>
              <w:right w:val="single" w:sz="4" w:space="0" w:color="auto"/>
            </w:tcBorders>
          </w:tcPr>
          <w:p w14:paraId="55B3CF46" w14:textId="21A08F25" w:rsidR="00E536E0" w:rsidRDefault="00E536E0" w:rsidP="00612D53">
            <w:pPr>
              <w:ind w:firstLine="0"/>
            </w:pPr>
            <w:proofErr w:type="gramStart"/>
            <w:r w:rsidRPr="00FE4B6F">
              <w:t>manual</w:t>
            </w:r>
            <w:proofErr w:type="gramEnd"/>
            <w:r w:rsidRPr="00FE4B6F">
              <w:t xml:space="preserve"> curation. </w:t>
            </w:r>
            <w:ins w:id="36" w:author="Administrator" w:date="2016-04-08T11:20:00Z">
              <w:r w:rsidR="00612D53">
                <w:t>In the previous quarter, we also described our</w:t>
              </w:r>
            </w:ins>
            <w:del w:id="37" w:author="Administrator" w:date="2016-04-08T11:21:00Z">
              <w:r w:rsidRPr="00FE4B6F" w:rsidDel="00612D53">
                <w:delText>In this quarter, we completed chemostat growth experiments to re-measure dry cell weight versus optical density and gathered methane secretion data at a variety of dilution rates. Using these data, we trained and tested our model’s ATP maintenance parameters, demonstrating our</w:delText>
              </w:r>
            </w:del>
            <w:r w:rsidRPr="00FE4B6F">
              <w:t xml:space="preserve"> model’s ability to robustly predict measured growth yields within or close to the 95% confidence interval across a</w:t>
            </w:r>
          </w:p>
        </w:tc>
        <w:tc>
          <w:tcPr>
            <w:tcW w:w="6709" w:type="dxa"/>
            <w:tcBorders>
              <w:left w:val="single" w:sz="4" w:space="0" w:color="auto"/>
            </w:tcBorders>
          </w:tcPr>
          <w:p w14:paraId="3AE475A7" w14:textId="77777777" w:rsidR="00E536E0" w:rsidRPr="00E536E0" w:rsidRDefault="00E536E0" w:rsidP="00E536E0">
            <w:pPr>
              <w:ind w:firstLine="0"/>
              <w:rPr>
                <w:rFonts w:ascii="Arial" w:hAnsi="Arial" w:cs="Arial"/>
                <w:sz w:val="14"/>
                <w:szCs w:val="20"/>
              </w:rPr>
            </w:pPr>
            <w:r w:rsidRPr="00E536E0">
              <w:rPr>
                <w:rFonts w:ascii="Arial" w:hAnsi="Arial" w:cs="Arial"/>
                <w:szCs w:val="20"/>
              </w:rPr>
              <w:t>Figure 2</w:t>
            </w:r>
            <w:r w:rsidRPr="00E536E0">
              <w:rPr>
                <w:rFonts w:ascii="Arial" w:hAnsi="Arial" w:cs="Arial"/>
                <w:i/>
                <w:szCs w:val="20"/>
              </w:rPr>
              <w:t xml:space="preserve">: Growth yield predictions compared to 95% confidence interval of measured values </w:t>
            </w:r>
          </w:p>
          <w:p w14:paraId="6E239009" w14:textId="0AB253DC" w:rsidR="00E536E0" w:rsidRPr="00E536E0" w:rsidRDefault="00E536E0" w:rsidP="00FE4B6F">
            <w:pPr>
              <w:ind w:firstLine="0"/>
              <w:rPr>
                <w:sz w:val="14"/>
              </w:rPr>
            </w:pPr>
            <w:r w:rsidRPr="00E536E0">
              <w:rPr>
                <w:b/>
                <w:noProof/>
                <w:sz w:val="14"/>
              </w:rPr>
              <w:drawing>
                <wp:anchor distT="0" distB="0" distL="114300" distR="114300" simplePos="0" relativeHeight="251664384" behindDoc="0" locked="0" layoutInCell="1" allowOverlap="1" wp14:anchorId="47FA4C57" wp14:editId="3D3757C1">
                  <wp:simplePos x="0" y="0"/>
                  <wp:positionH relativeFrom="margin">
                    <wp:align>center</wp:align>
                  </wp:positionH>
                  <wp:positionV relativeFrom="margin">
                    <wp:align>top</wp:align>
                  </wp:positionV>
                  <wp:extent cx="4123055" cy="20878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4571" t="2511" r="6822"/>
                          <a:stretch/>
                        </pic:blipFill>
                        <pic:spPr bwMode="auto">
                          <a:xfrm>
                            <a:off x="0" y="0"/>
                            <a:ext cx="4123055" cy="2087880"/>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tc>
      </w:tr>
    </w:tbl>
    <w:p w14:paraId="38508E94" w14:textId="47883777" w:rsidR="00FE4B6F" w:rsidRPr="00FE4B6F" w:rsidRDefault="00E536E0" w:rsidP="00FE4B6F">
      <w:pPr>
        <w:ind w:firstLine="0"/>
        <w:rPr>
          <w:b/>
        </w:rPr>
      </w:pPr>
      <w:proofErr w:type="gramStart"/>
      <w:r w:rsidRPr="00FE4B6F">
        <w:t>range</w:t>
      </w:r>
      <w:proofErr w:type="gramEnd"/>
      <w:r w:rsidRPr="00FE4B6F">
        <w:t xml:space="preserve"> of methane evolution rates (Fig. 2).</w:t>
      </w:r>
      <w:r w:rsidR="00FE4B6F" w:rsidRPr="00FE4B6F">
        <w:t xml:space="preserve"> This growth yield validation falls well within our goal of &lt;20% prediction error and</w:t>
      </w:r>
      <w:ins w:id="38" w:author="Administrator" w:date="2016-04-08T11:21:00Z">
        <w:r w:rsidR="00612D53">
          <w:t xml:space="preserve">, together with our previously described knockout validation data, demonstrates the high quality of our model. </w:t>
        </w:r>
      </w:ins>
      <w:del w:id="39" w:author="Administrator" w:date="2016-04-08T11:21:00Z">
        <w:r w:rsidR="00FE4B6F" w:rsidRPr="00FE4B6F" w:rsidDel="00612D53">
          <w:delText xml:space="preserve"> our use of leave one out cross validation ensured that we minimized overfitting our model.</w:delText>
        </w:r>
      </w:del>
    </w:p>
    <w:p w14:paraId="432B1CDA" w14:textId="77777777" w:rsidR="008639A5" w:rsidRDefault="00FE4B6F" w:rsidP="00FE4B6F">
      <w:pPr>
        <w:ind w:firstLine="720"/>
        <w:rPr>
          <w:ins w:id="40" w:author="Administrator" w:date="2016-04-08T11:43:00Z"/>
        </w:rPr>
      </w:pPr>
      <w:del w:id="41" w:author="Administrator" w:date="2016-04-08T11:22:00Z">
        <w:r w:rsidRPr="00FE4B6F" w:rsidDel="00612D53">
          <w:lastRenderedPageBreak/>
          <w:delText xml:space="preserve">Our </w:delText>
        </w:r>
      </w:del>
      <w:ins w:id="42" w:author="Administrator" w:date="2016-04-08T11:22:00Z">
        <w:r w:rsidR="00612D53" w:rsidRPr="00FE4B6F">
          <w:t xml:space="preserve"> </w:t>
        </w:r>
      </w:ins>
      <w:del w:id="43" w:author="Administrator" w:date="2016-04-08T11:22:00Z">
        <w:r w:rsidRPr="00FE4B6F" w:rsidDel="00612D53">
          <w:delText>predictions for strain designs have been less successful thus far, though we have reason to believe this will soon change. After</w:delText>
        </w:r>
      </w:del>
      <w:ins w:id="44" w:author="Administrator" w:date="2016-04-08T11:22:00Z">
        <w:r w:rsidR="00612D53">
          <w:t>Having already</w:t>
        </w:r>
      </w:ins>
      <w:r w:rsidRPr="00FE4B6F">
        <w:t xml:space="preserve"> demonstrat</w:t>
      </w:r>
      <w:del w:id="45" w:author="Administrator" w:date="2016-04-08T11:22:00Z">
        <w:r w:rsidRPr="00FE4B6F" w:rsidDel="00612D53">
          <w:delText>ing</w:delText>
        </w:r>
      </w:del>
      <w:ins w:id="46" w:author="Administrator" w:date="2016-04-08T11:22:00Z">
        <w:r w:rsidR="00612D53">
          <w:t>ed</w:t>
        </w:r>
      </w:ins>
      <w:r w:rsidRPr="00FE4B6F">
        <w:t xml:space="preserve"> that adding a ferredoxin</w:t>
      </w:r>
      <w:proofErr w:type="gramStart"/>
      <w:r w:rsidRPr="00FE4B6F">
        <w:t>:H</w:t>
      </w:r>
      <w:r w:rsidRPr="00FE4B6F">
        <w:rPr>
          <w:vertAlign w:val="subscript"/>
        </w:rPr>
        <w:t>2</w:t>
      </w:r>
      <w:proofErr w:type="gramEnd"/>
      <w:r w:rsidRPr="00FE4B6F">
        <w:t xml:space="preserve">  oxidoreductase could </w:t>
      </w:r>
      <w:proofErr w:type="spellStart"/>
      <w:r w:rsidRPr="00FE4B6F">
        <w:t>stoichiometrically</w:t>
      </w:r>
      <w:proofErr w:type="spellEnd"/>
      <w:r w:rsidRPr="00FE4B6F">
        <w:t xml:space="preserve"> but not energetically enable reverse methanogenesis, we tested hypothetical additions to our solution. </w:t>
      </w:r>
      <w:ins w:id="47" w:author="Administrator" w:date="2016-04-08T11:23:00Z">
        <w:r w:rsidR="00612D53">
          <w:t xml:space="preserve">Namely, we tested 3 reduction pathways previously found in </w:t>
        </w:r>
        <w:proofErr w:type="spellStart"/>
        <w:r w:rsidR="00612D53">
          <w:t>methanotrophic</w:t>
        </w:r>
        <w:proofErr w:type="spellEnd"/>
        <w:r w:rsidR="00612D53">
          <w:t xml:space="preserve"> consortia: sulfate reduction to sulfide; nitrate reduction to nitrite; and ferric ion reduction to ferrous ions</w:t>
        </w:r>
      </w:ins>
      <w:ins w:id="48" w:author="Administrator" w:date="2016-04-08T11:24:00Z">
        <w:r w:rsidR="00D67083">
          <w:t>. Of these possible</w:t>
        </w:r>
      </w:ins>
      <w:ins w:id="49" w:author="Administrator" w:date="2016-04-08T11:26:00Z">
        <w:r w:rsidR="00D67083">
          <w:t xml:space="preserve"> pathways, shown below in Figure 3</w:t>
        </w:r>
      </w:ins>
      <w:ins w:id="50" w:author="Administrator" w:date="2016-04-08T11:28:00Z">
        <w:r w:rsidR="00D67083">
          <w:t xml:space="preserve">, we predicted that only nitrate reduction would be a feasible strain design. Although iron reduction would be the most thermodynamically favorable of these pathways </w:t>
        </w:r>
      </w:ins>
      <w:ins w:id="51" w:author="Administrator" w:date="2016-04-08T11:30:00Z">
        <w:r w:rsidR="00D67083">
          <w:t>(</w:t>
        </w:r>
      </w:ins>
      <w:ins w:id="52" w:author="Administrator" w:date="2016-04-08T11:36:00Z">
        <w:r w:rsidR="008639A5">
          <w:t>Δ</w:t>
        </w:r>
      </w:ins>
      <w:ins w:id="53" w:author="Administrator" w:date="2016-04-08T11:30:00Z">
        <w:r w:rsidR="00D67083">
          <w:t>G</w:t>
        </w:r>
      </w:ins>
      <w:ins w:id="54" w:author="Administrator" w:date="2016-04-08T11:31:00Z">
        <w:r w:rsidR="00D67083">
          <w:t xml:space="preserve"> </w:t>
        </w:r>
      </w:ins>
      <w:ins w:id="55" w:author="Administrator" w:date="2016-04-08T11:38:00Z">
        <w:r w:rsidR="008639A5">
          <w:t>≈</w:t>
        </w:r>
      </w:ins>
      <w:ins w:id="56" w:author="Administrator" w:date="2016-04-08T11:31:00Z">
        <w:r w:rsidR="00D67083">
          <w:t xml:space="preserve"> -</w:t>
        </w:r>
      </w:ins>
      <w:ins w:id="57" w:author="Administrator" w:date="2016-04-08T11:32:00Z">
        <w:r w:rsidR="008639A5">
          <w:t>20</w:t>
        </w:r>
      </w:ins>
      <w:ins w:id="58" w:author="Administrator" w:date="2016-04-08T11:40:00Z">
        <w:r w:rsidR="008639A5">
          <w:t>7 kJ/</w:t>
        </w:r>
        <w:proofErr w:type="spellStart"/>
        <w:r w:rsidR="008639A5">
          <w:t>mol</w:t>
        </w:r>
      </w:ins>
      <w:proofErr w:type="spellEnd"/>
      <w:ins w:id="59" w:author="Administrator" w:date="2016-04-08T11:31:00Z">
        <w:r w:rsidR="00D67083">
          <w:t>)</w:t>
        </w:r>
      </w:ins>
      <w:ins w:id="60" w:author="Administrator" w:date="2016-04-08T11:33:00Z">
        <w:r w:rsidR="00D67083">
          <w:t>, the absence o</w:t>
        </w:r>
        <w:r w:rsidR="008639A5">
          <w:t>f water in this reaction create</w:t>
        </w:r>
      </w:ins>
      <w:ins w:id="61" w:author="Administrator" w:date="2016-04-08T11:41:00Z">
        <w:r w:rsidR="008639A5">
          <w:t>s</w:t>
        </w:r>
      </w:ins>
      <w:ins w:id="62" w:author="Administrator" w:date="2016-04-08T11:33:00Z">
        <w:r w:rsidR="00D67083">
          <w:t xml:space="preserve"> a mass imbalance in our model</w:t>
        </w:r>
      </w:ins>
      <w:ins w:id="63" w:author="Administrator" w:date="2016-04-08T11:41:00Z">
        <w:r w:rsidR="008639A5">
          <w:t xml:space="preserve">. </w:t>
        </w:r>
        <w:proofErr w:type="gramStart"/>
        <w:r w:rsidR="008639A5">
          <w:t>T</w:t>
        </w:r>
      </w:ins>
      <w:ins w:id="64" w:author="Administrator" w:date="2016-04-08T11:33:00Z">
        <w:r w:rsidR="00D67083">
          <w:t>hus even though we achieve</w:t>
        </w:r>
      </w:ins>
      <w:ins w:id="65" w:author="Administrator" w:date="2016-04-08T11:41:00Z">
        <w:r w:rsidR="008639A5">
          <w:t>d</w:t>
        </w:r>
      </w:ins>
      <w:ins w:id="66" w:author="Administrator" w:date="2016-04-08T11:33:00Z">
        <w:r w:rsidR="00D67083">
          <w:t xml:space="preserve"> energetic feasibility, we could not simultaneously achieve stoichiometric feasibility.</w:t>
        </w:r>
      </w:ins>
      <w:proofErr w:type="gramEnd"/>
      <w:ins w:id="67" w:author="Administrator" w:date="2016-04-08T11:25:00Z">
        <w:r w:rsidR="00D67083">
          <w:t xml:space="preserve"> </w:t>
        </w:r>
      </w:ins>
      <w:ins w:id="68" w:author="Administrator" w:date="2016-04-08T11:34:00Z">
        <w:r w:rsidR="00D67083">
          <w:t xml:space="preserve">Sulfate reduction did not suffer from this same problem as each mole of reduced sulfate produced 4 moles of water. However, the initial reaction in this pathway </w:t>
        </w:r>
      </w:ins>
      <w:ins w:id="69" w:author="Administrator" w:date="2016-04-08T11:35:00Z">
        <w:r w:rsidR="008639A5">
          <w:t xml:space="preserve">consumes 1 mole of ATP, the metabolite most prominently required for biomass. </w:t>
        </w:r>
      </w:ins>
      <w:ins w:id="70" w:author="Administrator" w:date="2016-04-08T11:38:00Z">
        <w:r w:rsidR="008639A5">
          <w:t xml:space="preserve">Because sulfate reduction produces the </w:t>
        </w:r>
      </w:ins>
      <w:ins w:id="71" w:author="Administrator" w:date="2016-04-08T11:40:00Z">
        <w:r w:rsidR="008639A5">
          <w:t>least negative</w:t>
        </w:r>
      </w:ins>
      <w:ins w:id="72" w:author="Administrator" w:date="2016-04-08T11:38:00Z">
        <w:r w:rsidR="008639A5">
          <w:t xml:space="preserve"> free energy</w:t>
        </w:r>
      </w:ins>
      <w:ins w:id="73" w:author="Administrator" w:date="2016-04-08T11:40:00Z">
        <w:r w:rsidR="008639A5">
          <w:t xml:space="preserve"> (</w:t>
        </w:r>
        <w:r w:rsidR="008639A5">
          <w:t xml:space="preserve">ΔG ≈ </w:t>
        </w:r>
        <w:r w:rsidR="008639A5">
          <w:t>-92 kJ/</w:t>
        </w:r>
        <w:proofErr w:type="spellStart"/>
        <w:r w:rsidR="008639A5">
          <w:t>mol</w:t>
        </w:r>
        <w:proofErr w:type="spellEnd"/>
        <w:r w:rsidR="008639A5">
          <w:t>)</w:t>
        </w:r>
      </w:ins>
      <w:ins w:id="74" w:author="Administrator" w:date="2016-04-08T11:42:00Z">
        <w:r w:rsidR="008639A5">
          <w:t xml:space="preserve">, the amount of sulfate that must be reduced in order to offset the energy of methane oxidation actually consumes all the ATP produced through reverse </w:t>
        </w:r>
      </w:ins>
      <w:ins w:id="75" w:author="Administrator" w:date="2016-04-08T11:43:00Z">
        <w:r w:rsidR="008639A5">
          <w:t>methanogenesis</w:t>
        </w:r>
      </w:ins>
      <w:ins w:id="76" w:author="Administrator" w:date="2016-04-08T11:42:00Z">
        <w:r w:rsidR="008639A5">
          <w:t>,</w:t>
        </w:r>
      </w:ins>
      <w:ins w:id="77" w:author="Administrator" w:date="2016-04-08T11:43:00Z">
        <w:r w:rsidR="008639A5">
          <w:t xml:space="preserve"> rendering this pathway infeasible in the model. </w:t>
        </w:r>
      </w:ins>
    </w:p>
    <w:p w14:paraId="057A8BA0" w14:textId="5BD9632D" w:rsidR="00FE4B6F" w:rsidRPr="00FE4B6F" w:rsidRDefault="008639A5" w:rsidP="00FE4B6F">
      <w:pPr>
        <w:ind w:firstLine="720"/>
      </w:pPr>
      <w:ins w:id="78" w:author="Administrator" w:date="2016-04-08T11:43:00Z">
        <w:r>
          <w:t xml:space="preserve">Unlike the aforementioned pathways, nitrate reduction was predicted to be feasible because it </w:t>
        </w:r>
      </w:ins>
      <w:ins w:id="79" w:author="Administrator" w:date="2016-04-08T11:45:00Z">
        <w:r w:rsidR="00E867AE">
          <w:t xml:space="preserve">produces water to achieve mass balance in the model and </w:t>
        </w:r>
      </w:ins>
      <w:ins w:id="80" w:author="Administrator" w:date="2016-04-08T11:43:00Z">
        <w:r>
          <w:t>has a sufficiently negative free energy</w:t>
        </w:r>
      </w:ins>
      <w:ins w:id="81" w:author="Administrator" w:date="2016-04-08T11:32:00Z">
        <w:r w:rsidR="00D67083">
          <w:t xml:space="preserve"> </w:t>
        </w:r>
      </w:ins>
      <w:proofErr w:type="gramStart"/>
      <w:ins w:id="82" w:author="Administrator" w:date="2016-04-08T11:31:00Z">
        <w:r w:rsidR="00D67083">
          <w:t>(</w:t>
        </w:r>
      </w:ins>
      <w:ins w:id="83" w:author="Administrator" w:date="2016-04-08T11:36:00Z">
        <w:r>
          <w:t>Δ</w:t>
        </w:r>
      </w:ins>
      <w:ins w:id="84" w:author="Administrator" w:date="2016-04-08T11:31:00Z">
        <w:r w:rsidR="00D67083">
          <w:t>G</w:t>
        </w:r>
      </w:ins>
      <w:ins w:id="85" w:author="Administrator" w:date="2016-04-08T11:36:00Z">
        <w:r>
          <w:t xml:space="preserve"> </w:t>
        </w:r>
      </w:ins>
      <w:ins w:id="86" w:author="Administrator" w:date="2016-04-08T11:38:00Z">
        <w:r>
          <w:t>≈</w:t>
        </w:r>
      </w:ins>
      <w:ins w:id="87" w:author="Administrator" w:date="2016-04-08T11:36:00Z">
        <w:r>
          <w:t xml:space="preserve"> </w:t>
        </w:r>
      </w:ins>
      <w:ins w:id="88" w:author="Administrator" w:date="2016-04-08T11:31:00Z">
        <w:r>
          <w:t>-14</w:t>
        </w:r>
      </w:ins>
      <w:ins w:id="89" w:author="Administrator" w:date="2016-04-08T11:40:00Z">
        <w:r>
          <w:t>6 kJ/</w:t>
        </w:r>
        <w:proofErr w:type="spellStart"/>
        <w:r>
          <w:t>mol</w:t>
        </w:r>
      </w:ins>
      <w:proofErr w:type="spellEnd"/>
      <w:ins w:id="90" w:author="Administrator" w:date="2016-04-08T11:31:00Z">
        <w:r w:rsidR="00D67083">
          <w:t>)</w:t>
        </w:r>
      </w:ins>
      <w:proofErr w:type="gramEnd"/>
      <w:ins w:id="91" w:author="Administrator" w:date="2016-04-08T11:44:00Z">
        <w:r w:rsidR="00E867AE">
          <w:t xml:space="preserve"> to </w:t>
        </w:r>
      </w:ins>
      <w:ins w:id="92" w:author="Administrator" w:date="2016-04-08T11:46:00Z">
        <w:r w:rsidR="00E867AE">
          <w:t>offset the free energy of reverse methanogenesis without using up too many electron carriers. At standard effective metabolite concentrations of 1 mM, we predict that 0.66 mol</w:t>
        </w:r>
      </w:ins>
      <w:ins w:id="93" w:author="Administrator" w:date="2016-04-08T11:50:00Z">
        <w:r w:rsidR="00E867AE">
          <w:t>es</w:t>
        </w:r>
      </w:ins>
      <w:ins w:id="94" w:author="Administrator" w:date="2016-04-08T11:46:00Z">
        <w:r w:rsidR="00E867AE">
          <w:t xml:space="preserve"> NO</w:t>
        </w:r>
        <w:r w:rsidR="00E867AE" w:rsidRPr="00E867AE">
          <w:rPr>
            <w:vertAlign w:val="subscript"/>
            <w:rPrChange w:id="95" w:author="Administrator" w:date="2016-04-08T11:50:00Z">
              <w:rPr/>
            </w:rPrChange>
          </w:rPr>
          <w:t>3</w:t>
        </w:r>
        <w:r w:rsidR="00E867AE">
          <w:t xml:space="preserve"> reduced per mole CH</w:t>
        </w:r>
        <w:r w:rsidR="00E867AE" w:rsidRPr="00E867AE">
          <w:rPr>
            <w:vertAlign w:val="subscript"/>
            <w:rPrChange w:id="96" w:author="Administrator" w:date="2016-04-08T11:50:00Z">
              <w:rPr/>
            </w:rPrChange>
          </w:rPr>
          <w:t>4</w:t>
        </w:r>
        <w:r w:rsidR="00E867AE">
          <w:t xml:space="preserve"> oxidized would be sufficient to cross the threshold of </w:t>
        </w:r>
      </w:ins>
      <w:ins w:id="97" w:author="Administrator" w:date="2016-04-08T11:48:00Z">
        <w:r w:rsidR="00E867AE">
          <w:t>ΔG ≤ 0</w:t>
        </w:r>
      </w:ins>
      <w:ins w:id="98" w:author="Administrator" w:date="2016-04-08T11:50:00Z">
        <w:r w:rsidR="00E867AE">
          <w:t xml:space="preserve"> and would produce about 0.88 moles of CH</w:t>
        </w:r>
        <w:r w:rsidR="00E867AE" w:rsidRPr="00E867AE">
          <w:rPr>
            <w:vertAlign w:val="subscript"/>
            <w:rPrChange w:id="99" w:author="Administrator" w:date="2016-04-08T11:50:00Z">
              <w:rPr/>
            </w:rPrChange>
          </w:rPr>
          <w:t>3</w:t>
        </w:r>
        <w:r w:rsidR="00E867AE">
          <w:t>OH</w:t>
        </w:r>
      </w:ins>
      <w:ins w:id="100" w:author="Administrator" w:date="2016-04-08T11:48:00Z">
        <w:r w:rsidR="00E867AE">
          <w:t xml:space="preserve">. Furthermore, a higher flux bound on nitrate or more favorable concentration gradient could easily drive this value much lower. This provides the first strain design predicted by our model to be completely feasible for methane oxidation to methanol. </w:t>
        </w:r>
      </w:ins>
      <w:ins w:id="101" w:author="Administrator" w:date="2016-04-08T11:51:00Z">
        <w:r w:rsidR="00E867AE">
          <w:t xml:space="preserve">Notably, our predictions thus far have generally been restricted to the realm of transformations known to occur in </w:t>
        </w:r>
        <w:proofErr w:type="spellStart"/>
        <w:r w:rsidR="00E867AE">
          <w:t>methanotrophic</w:t>
        </w:r>
        <w:proofErr w:type="spellEnd"/>
        <w:r w:rsidR="00E867AE">
          <w:t xml:space="preserve"> consortia in nature. </w:t>
        </w:r>
      </w:ins>
      <w:ins w:id="102" w:author="Administrator" w:date="2016-04-08T11:52:00Z">
        <w:r w:rsidR="00E867AE">
          <w:t xml:space="preserve">These predictions have informed our possible future candidate pathways by demonstrating the importance of generating water and of managing electron carrier usage in our solutions. </w:t>
        </w:r>
      </w:ins>
      <w:ins w:id="103" w:author="Administrator" w:date="2016-04-08T11:51:00Z">
        <w:r w:rsidR="00E867AE">
          <w:t xml:space="preserve">Moving forward, we plan to test many more possible pathways </w:t>
        </w:r>
      </w:ins>
      <w:ins w:id="104" w:author="Administrator" w:date="2016-04-08T11:53:00Z">
        <w:r w:rsidR="00E867AE">
          <w:t>while adhering to these criteria.</w:t>
        </w:r>
      </w:ins>
      <w:del w:id="105" w:author="Administrator" w:date="2016-04-08T11:46:00Z">
        <w:r w:rsidR="00FE4B6F" w:rsidRPr="00FE4B6F" w:rsidDel="00E867AE">
          <w:delText xml:space="preserve">Unfortunately, designs using nitrate reduction with a variety of cofactors (NAD, NADP, ferredoxin, hydrogen) fell beneath the threshold of energetic feasibility. Alternatively, we attempted to use a design that uses thiol:fumarate reductase to bypass heterodisulfide reductase, but this design was also infeasible due to the closeness in free energies of formation between succinate and fumarate. However, after a period of struggle with the SimOptStrain algorithm, we recently reformulated our strain design challenge as a gapfilling problem based on an algorithm we recently published in </w:delText>
        </w:r>
        <w:r w:rsidR="00FE4B6F" w:rsidRPr="00FE4B6F" w:rsidDel="00E867AE">
          <w:rPr>
            <w:i/>
          </w:rPr>
          <w:delText>PLOS Computational Biology</w:delText>
        </w:r>
        <w:r w:rsidR="00FE4B6F" w:rsidRPr="00FE4B6F" w:rsidDel="00E867AE">
          <w:delText>. This alleviated our dependence on SimOptStrain, which had become a bottleneck, and allowed us to transition to using the DOE Systems Biology Knowledgebase (</w:delText>
        </w:r>
        <w:r w:rsidR="001F5D51" w:rsidDel="00E867AE">
          <w:fldChar w:fldCharType="begin"/>
        </w:r>
        <w:r w:rsidR="001F5D51" w:rsidDel="00E867AE">
          <w:delInstrText xml:space="preserve"> HYPERLINK "http://www.kbase.us" </w:delInstrText>
        </w:r>
        <w:r w:rsidR="001F5D51" w:rsidDel="00E867AE">
          <w:fldChar w:fldCharType="separate"/>
        </w:r>
        <w:r w:rsidR="00FE4B6F" w:rsidRPr="00FE4B6F" w:rsidDel="00E867AE">
          <w:rPr>
            <w:rStyle w:val="Hyperlink"/>
          </w:rPr>
          <w:delText>www.kbase.us</w:delText>
        </w:r>
        <w:r w:rsidR="001F5D51" w:rsidDel="00E867AE">
          <w:rPr>
            <w:rStyle w:val="Hyperlink"/>
          </w:rPr>
          <w:fldChar w:fldCharType="end"/>
        </w:r>
        <w:r w:rsidR="00FE4B6F" w:rsidRPr="00FE4B6F" w:rsidDel="00E867AE">
          <w:delText>). Changing our design platform should enable us to work more smoothly and quickly to automatically generate energetically feasible design predictions, an objective that has eluded us thus far.</w:delText>
        </w:r>
      </w:del>
      <w:r w:rsidR="00FE4B6F" w:rsidRPr="00FE4B6F">
        <w:t xml:space="preserve"> </w:t>
      </w:r>
    </w:p>
    <w:p w14:paraId="494B3405" w14:textId="74C481A6" w:rsidR="00FE4B6F" w:rsidRPr="00FE4B6F" w:rsidRDefault="00FE4B6F" w:rsidP="00FE4B6F">
      <w:pPr>
        <w:ind w:firstLine="720"/>
      </w:pPr>
      <w:del w:id="106" w:author="Administrator" w:date="2016-04-08T11:46:00Z">
        <w:r w:rsidRPr="00FE4B6F" w:rsidDel="00E867AE">
          <w:delText xml:space="preserve">We had also previously used our model to demonstrate that in reverse methanogenesis conditions, the Eha/Ehb hydrogenases must play a central role by generating the ion gradient for ATP synthesis. Eha/Ehb would also play a role in aceticlastic methanogenesis, a pathway not known to support growth of </w:delText>
        </w:r>
        <w:r w:rsidRPr="00FE4B6F" w:rsidDel="00E867AE">
          <w:rPr>
            <w:i/>
          </w:rPr>
          <w:delText xml:space="preserve">M. maripaludis </w:delText>
        </w:r>
        <w:r w:rsidRPr="00FE4B6F" w:rsidDel="00E867AE">
          <w:delText xml:space="preserve">on its own. As shown (Fig. 3), our model predicts each mole of acetate converted to </w:delText>
        </w:r>
      </w:del>
    </w:p>
    <w:tbl>
      <w:tblPr>
        <w:tblStyle w:val="TableGrid"/>
        <w:tblW w:w="0" w:type="auto"/>
        <w:tblLook w:val="04A0" w:firstRow="1" w:lastRow="0" w:firstColumn="1" w:lastColumn="0" w:noHBand="0" w:noVBand="1"/>
      </w:tblPr>
      <w:tblGrid>
        <w:gridCol w:w="2670"/>
        <w:gridCol w:w="6906"/>
      </w:tblGrid>
      <w:tr w:rsidR="004610D3" w14:paraId="1CEE8612" w14:textId="77777777" w:rsidTr="00732B22">
        <w:tc>
          <w:tcPr>
            <w:tcW w:w="2718" w:type="dxa"/>
            <w:tcBorders>
              <w:top w:val="nil"/>
              <w:left w:val="nil"/>
              <w:bottom w:val="nil"/>
              <w:right w:val="single" w:sz="4" w:space="0" w:color="auto"/>
            </w:tcBorders>
          </w:tcPr>
          <w:p w14:paraId="48757753" w14:textId="26DF1322" w:rsidR="001B4474" w:rsidRDefault="00476459" w:rsidP="00FE4B6F">
            <w:pPr>
              <w:ind w:firstLine="0"/>
              <w:rPr>
                <w:highlight w:val="yellow"/>
              </w:rPr>
            </w:pPr>
            <w:del w:id="107" w:author="Administrator" w:date="2016-04-08T11:46:00Z">
              <w:r w:rsidRPr="00FE4B6F" w:rsidDel="00E867AE">
                <w:lastRenderedPageBreak/>
                <w:delText xml:space="preserve">methane would require two cycles of Eha/Ehb to balance ferredoxin in the cell. Based upon this </w:delText>
              </w:r>
              <w:r w:rsidR="004610D3" w:rsidRPr="00FE4B6F" w:rsidDel="00E867AE">
                <w:delText>prediction, we hypothesized that Eha/Ehb can only function as an anaplerotic source or sink of ferredoxin and restricted its flux to 10% the rate of methane secretion. This modeling hypothesis has far-reaching implications for metabolic engineering, as it predicts that any attempt to reverse methanogenesis must necessarily either overexpress Eha/Ehb or clone in an alternative hydrogenase to fulfill electron carrier demands.</w:delText>
              </w:r>
            </w:del>
          </w:p>
        </w:tc>
        <w:tc>
          <w:tcPr>
            <w:tcW w:w="6858" w:type="dxa"/>
            <w:tcBorders>
              <w:left w:val="single" w:sz="4" w:space="0" w:color="auto"/>
            </w:tcBorders>
          </w:tcPr>
          <w:p w14:paraId="1B5148AE" w14:textId="1313B07F" w:rsidR="001B4474" w:rsidDel="00D67083" w:rsidRDefault="004610D3" w:rsidP="00FE4B6F">
            <w:pPr>
              <w:ind w:firstLine="0"/>
              <w:rPr>
                <w:del w:id="108" w:author="Administrator" w:date="2016-04-08T11:25:00Z"/>
                <w:highlight w:val="yellow"/>
              </w:rPr>
            </w:pPr>
            <w:del w:id="109" w:author="Administrator" w:date="2016-04-08T11:25:00Z">
              <w:r w:rsidDel="00D67083">
                <w:rPr>
                  <w:b/>
                  <w:noProof/>
                </w:rPr>
                <w:drawing>
                  <wp:inline distT="0" distB="0" distL="0" distR="0" wp14:anchorId="333C1A4F" wp14:editId="178A815E">
                    <wp:extent cx="4239000" cy="2900188"/>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423" t="10688" r="6423" b="44010"/>
                            <a:stretch/>
                          </pic:blipFill>
                          <pic:spPr bwMode="auto">
                            <a:xfrm>
                              <a:off x="0" y="0"/>
                              <a:ext cx="4241638" cy="290199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D6F9686" w14:textId="6D1072FF" w:rsidR="004610D3" w:rsidRPr="004610D3" w:rsidRDefault="004610D3" w:rsidP="004610D3">
            <w:pPr>
              <w:rPr>
                <w:rFonts w:ascii="Arial" w:hAnsi="Arial" w:cs="Arial"/>
                <w:sz w:val="20"/>
                <w:szCs w:val="20"/>
              </w:rPr>
            </w:pPr>
            <w:del w:id="110" w:author="Administrator" w:date="2016-04-08T11:25:00Z">
              <w:r w:rsidRPr="00537592" w:rsidDel="00D67083">
                <w:rPr>
                  <w:rFonts w:ascii="Arial" w:hAnsi="Arial" w:cs="Arial"/>
                  <w:sz w:val="20"/>
                  <w:szCs w:val="20"/>
                </w:rPr>
                <w:delText>Figure</w:delText>
              </w:r>
            </w:del>
            <w:ins w:id="111" w:author="Administrator" w:date="2016-04-08T11:26:00Z">
              <w:r w:rsidR="00D67083">
                <w:rPr>
                  <w:rFonts w:ascii="Arial" w:hAnsi="Arial" w:cs="Arial"/>
                  <w:sz w:val="20"/>
                  <w:szCs w:val="20"/>
                </w:rPr>
                <w:t>Figure 3: Candidate reduction pathways for making conversion of methane to methanol energetically feasible</w:t>
              </w:r>
            </w:ins>
            <w:del w:id="112" w:author="Administrator" w:date="2016-04-08T11:25:00Z">
              <w:r w:rsidRPr="00537592" w:rsidDel="00D67083">
                <w:rPr>
                  <w:rFonts w:ascii="Arial" w:hAnsi="Arial" w:cs="Arial"/>
                  <w:sz w:val="20"/>
                  <w:szCs w:val="20"/>
                </w:rPr>
                <w:delText xml:space="preserve"> </w:delText>
              </w:r>
              <w:r w:rsidDel="00D67083">
                <w:rPr>
                  <w:rFonts w:ascii="Arial" w:hAnsi="Arial" w:cs="Arial"/>
                  <w:sz w:val="20"/>
                  <w:szCs w:val="20"/>
                </w:rPr>
                <w:delText>2</w:delText>
              </w:r>
              <w:r w:rsidRPr="00537592" w:rsidDel="00D67083">
                <w:rPr>
                  <w:rFonts w:ascii="Arial" w:hAnsi="Arial" w:cs="Arial"/>
                  <w:i/>
                  <w:sz w:val="20"/>
                  <w:szCs w:val="20"/>
                </w:rPr>
                <w:delText xml:space="preserve">: </w:delText>
              </w:r>
              <w:r w:rsidDel="00D67083">
                <w:rPr>
                  <w:rFonts w:ascii="Arial" w:hAnsi="Arial" w:cs="Arial"/>
                  <w:i/>
                  <w:sz w:val="20"/>
                  <w:szCs w:val="20"/>
                </w:rPr>
                <w:delText>Predicted aceticlastic pathway requiring central use of Eha/Ehb</w:delText>
              </w:r>
            </w:del>
            <w:r>
              <w:rPr>
                <w:rFonts w:ascii="Arial" w:hAnsi="Arial" w:cs="Arial"/>
                <w:i/>
                <w:sz w:val="20"/>
                <w:szCs w:val="20"/>
              </w:rPr>
              <w:t xml:space="preserve"> </w:t>
            </w:r>
          </w:p>
        </w:tc>
      </w:tr>
    </w:tbl>
    <w:p w14:paraId="36F6BCA6" w14:textId="01BA3A60" w:rsidR="005A43CC" w:rsidRDefault="005A43CC" w:rsidP="0068200E">
      <w:pPr>
        <w:ind w:firstLine="0"/>
      </w:pPr>
    </w:p>
    <w:p w14:paraId="64153A52" w14:textId="52378504" w:rsidR="000B1DB8" w:rsidRDefault="000B1DB8" w:rsidP="000B1DB8">
      <w:pPr>
        <w:ind w:firstLine="0"/>
        <w:rPr>
          <w:b/>
        </w:rPr>
      </w:pPr>
      <w:r>
        <w:rPr>
          <w:b/>
        </w:rPr>
        <w:t xml:space="preserve">Milestones </w:t>
      </w:r>
      <w:r w:rsidR="005A43CC">
        <w:rPr>
          <w:b/>
        </w:rPr>
        <w:t>3</w:t>
      </w:r>
      <w:r>
        <w:rPr>
          <w:b/>
        </w:rPr>
        <w:t>.x</w:t>
      </w:r>
    </w:p>
    <w:p w14:paraId="1346B473" w14:textId="57247859" w:rsidR="00314000" w:rsidRPr="00FD7D6B" w:rsidRDefault="00FD7D6B" w:rsidP="00BF0589">
      <w:pPr>
        <w:ind w:firstLine="0"/>
        <w:rPr>
          <w:b/>
        </w:rPr>
      </w:pPr>
      <w:r>
        <w:rPr>
          <w:b/>
        </w:rPr>
        <w:t>Milestones 3.3.</w:t>
      </w:r>
      <w:r w:rsidRPr="00FD7D6B">
        <w:rPr>
          <w:b/>
        </w:rPr>
        <w:t xml:space="preserve"> </w:t>
      </w: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p>
    <w:p w14:paraId="51AB2FC9" w14:textId="6B5ADDFE" w:rsidR="006E7C19" w:rsidRDefault="00BF0589" w:rsidP="00FD7D6B">
      <w:r w:rsidRPr="00BF0589">
        <w:rPr>
          <w:iCs/>
        </w:rPr>
        <w:t xml:space="preserve">We have been working closely with the Leigh group to </w:t>
      </w:r>
      <w:r w:rsidR="008542CA">
        <w:rPr>
          <w:iCs/>
        </w:rPr>
        <w:t>measure kinetics for the methyl</w:t>
      </w:r>
      <w:r>
        <w:rPr>
          <w:iCs/>
        </w:rPr>
        <w:t>tra</w:t>
      </w:r>
      <w:r w:rsidR="006E7C19">
        <w:rPr>
          <w:iCs/>
        </w:rPr>
        <w:t>nsferase and the MCR reactions.</w:t>
      </w:r>
      <w:r>
        <w:rPr>
          <w:iCs/>
        </w:rPr>
        <w:t xml:space="preserve"> </w:t>
      </w:r>
      <w:r w:rsidR="008542CA">
        <w:rPr>
          <w:iCs/>
        </w:rPr>
        <w:t xml:space="preserve">As described above, </w:t>
      </w:r>
      <w:r w:rsidR="006E7C19">
        <w:rPr>
          <w:iCs/>
        </w:rPr>
        <w:t>we seem</w:t>
      </w:r>
      <w:r w:rsidR="008542CA">
        <w:rPr>
          <w:iCs/>
        </w:rPr>
        <w:t xml:space="preserve"> to now have sufficiently high expression of the </w:t>
      </w:r>
      <w:proofErr w:type="spellStart"/>
      <w:r w:rsidR="008542CA">
        <w:rPr>
          <w:iCs/>
        </w:rPr>
        <w:t>MeTr</w:t>
      </w:r>
      <w:proofErr w:type="spellEnd"/>
      <w:r w:rsidR="008542CA">
        <w:rPr>
          <w:iCs/>
        </w:rPr>
        <w:t xml:space="preserve"> that will allow us to measure activity and cofactor incorporation. </w:t>
      </w:r>
      <w:r w:rsidR="006E7C19">
        <w:t xml:space="preserve">We have so far not detected activity of the </w:t>
      </w:r>
      <w:proofErr w:type="spellStart"/>
      <w:r w:rsidR="006E7C19">
        <w:t>heterologously</w:t>
      </w:r>
      <w:proofErr w:type="spellEnd"/>
      <w:r w:rsidR="006E7C19">
        <w:t xml:space="preserve"> expressed </w:t>
      </w:r>
      <w:proofErr w:type="spellStart"/>
      <w:r w:rsidR="006E7C19">
        <w:t>methyltransferse</w:t>
      </w:r>
      <w:proofErr w:type="spellEnd"/>
      <w:r w:rsidR="006E7C19">
        <w:t xml:space="preserve"> and are working with the Leigh laboratory to quantify expression levels to aid in optimizing our assay. The activity of the </w:t>
      </w:r>
      <w:proofErr w:type="spellStart"/>
      <w:r w:rsidR="006E7C19">
        <w:t>homologously</w:t>
      </w:r>
      <w:proofErr w:type="spellEnd"/>
      <w:r w:rsidR="006E7C19">
        <w:t xml:space="preserve"> expressed protein is known, so we will compare those rates with ours. </w:t>
      </w:r>
    </w:p>
    <w:p w14:paraId="5FEB1AC2" w14:textId="77777777" w:rsidR="006E7C19" w:rsidRDefault="006E7C19" w:rsidP="006E7C19">
      <w:r w:rsidRPr="00C727D2">
        <w:t xml:space="preserve">With respect to Aim </w:t>
      </w:r>
      <w:r>
        <w:t>3</w:t>
      </w:r>
      <w:r w:rsidRPr="00C727D2">
        <w:t>,</w:t>
      </w:r>
      <w:r>
        <w:t xml:space="preserve"> we are trouble-shooting the steady-state assay for reverse methanogenesis that couples </w:t>
      </w:r>
      <w:proofErr w:type="spellStart"/>
      <w:r>
        <w:t>Thiol</w:t>
      </w:r>
      <w:proofErr w:type="gramStart"/>
      <w:r>
        <w:t>:Fumarate</w:t>
      </w:r>
      <w:proofErr w:type="spellEnd"/>
      <w:proofErr w:type="gramEnd"/>
      <w:r>
        <w:t xml:space="preserve"> Reductase (TFR) to MCR. Although we have purified this enzyme and demonstrated its activity and cofactor composition, coupling of the enzyme to MCR has been problematic. </w:t>
      </w:r>
    </w:p>
    <w:p w14:paraId="3AD90C58" w14:textId="16AE7867" w:rsidR="00BF0589" w:rsidRPr="00CC7B01" w:rsidRDefault="006E7C19" w:rsidP="00CC7B01">
      <w:r>
        <w:t xml:space="preserve">We have nearly completed our mechanistic studies of the reverse MCR reaction and will be preparing a manuscript describing this work, which will involve experimental work from our lab and computational work in collaboration with the </w:t>
      </w:r>
      <w:proofErr w:type="spellStart"/>
      <w:r>
        <w:t>Raugei</w:t>
      </w:r>
      <w:proofErr w:type="spellEnd"/>
      <w:r>
        <w:t xml:space="preserve"> group at PNNL. Also in collaboration with </w:t>
      </w:r>
      <w:proofErr w:type="spellStart"/>
      <w:r>
        <w:t>Raugei</w:t>
      </w:r>
      <w:proofErr w:type="spellEnd"/>
      <w:r>
        <w:t>, we are gaining an excellent experimental-computational picture of the inte</w:t>
      </w:r>
      <w:r w:rsidR="00CC7B01">
        <w:t xml:space="preserve">raction between CoBSH and MCR. </w:t>
      </w:r>
    </w:p>
    <w:p w14:paraId="5A3CE003" w14:textId="77777777" w:rsidR="00B63A3A" w:rsidRDefault="00B63A3A" w:rsidP="00711CD3">
      <w:pPr>
        <w:ind w:firstLine="0"/>
      </w:pPr>
    </w:p>
    <w:p w14:paraId="47E2A4AA" w14:textId="60F2B5FF" w:rsidR="006F53BF" w:rsidRPr="00B63A3A" w:rsidRDefault="00B63A3A" w:rsidP="00711CD3">
      <w:pPr>
        <w:ind w:firstLine="0"/>
        <w:rPr>
          <w:b/>
        </w:rPr>
      </w:pPr>
      <w:r w:rsidRPr="00B63A3A">
        <w:rPr>
          <w:b/>
        </w:rPr>
        <w:t>Milestones 4.x</w:t>
      </w:r>
    </w:p>
    <w:p w14:paraId="41DEEDFD" w14:textId="77777777" w:rsidR="00B839D4" w:rsidRDefault="00B839D4" w:rsidP="00B839D4">
      <w:pPr>
        <w:ind w:firstLine="0"/>
        <w:rPr>
          <w:b/>
        </w:rPr>
      </w:pPr>
      <w:r w:rsidRPr="001857E8">
        <w:rPr>
          <w:b/>
        </w:rPr>
        <w:t>Milestone 4.</w:t>
      </w:r>
      <w:r>
        <w:rPr>
          <w:b/>
        </w:rPr>
        <w:t>2</w:t>
      </w:r>
      <w:r w:rsidRPr="001857E8">
        <w:rPr>
          <w:b/>
        </w:rPr>
        <w:t xml:space="preserve">: </w:t>
      </w:r>
      <w:r w:rsidRPr="00E037CE">
        <w:rPr>
          <w:b/>
          <w:color w:val="000000"/>
        </w:rPr>
        <w:t xml:space="preserve">Apply potential energy function to identify amino acids that contribute to substrate binding thermodynamics. </w:t>
      </w:r>
      <w:r w:rsidRPr="00032E50">
        <w:rPr>
          <w:b/>
        </w:rPr>
        <w:t xml:space="preserve">  </w:t>
      </w:r>
    </w:p>
    <w:p w14:paraId="205CCFCA" w14:textId="1AB6EE4B" w:rsidR="00B839D4" w:rsidRDefault="00B839D4" w:rsidP="00B839D4">
      <w:r>
        <w:rPr>
          <w:color w:val="000000"/>
        </w:rPr>
        <w:t xml:space="preserve">        In the last quarter we continued our </w:t>
      </w:r>
      <w:r>
        <w:t xml:space="preserve">analysis of molecular dynamics trajectories of the explicitly-solvated MCR protein to complete the identification of residues contributing to the binding of substrates (Figure 8). Simulations revealed that a network of positively charged residues (Arg225, Lys256, His257 and Arg270) that strongly interact the ionized phosphate and carboxylic groups of the CoBSH tail. The backbone of the active site Tyr367 also participate to this network of interactions being hydrogen bonded to both Lys256 and Arg270. In addition, the thiol head of </w:t>
      </w:r>
      <w:proofErr w:type="spellStart"/>
      <w:r>
        <w:t>CoBSH</w:t>
      </w:r>
      <w:proofErr w:type="spellEnd"/>
      <w:r>
        <w:t xml:space="preserve"> is held in place by a hydrogen bond </w:t>
      </w:r>
      <w:r>
        <w:lastRenderedPageBreak/>
        <w:t xml:space="preserve">with the amide group of Val482. We also found that Tyr367 is kept rigidly in place by a hydrogen bond with the NH group of the beta-lactam ring of the F430 cofactor. In contrast the side chain other active site tyrosine (Tyr333) does not interact with protein residues and it is consequently more flexible. We currently carrying out free energy calculations aimed at quantify the contribution of each single residue to </w:t>
      </w:r>
    </w:p>
    <w:tbl>
      <w:tblPr>
        <w:tblStyle w:val="TableGrid"/>
        <w:tblW w:w="0" w:type="auto"/>
        <w:tblLook w:val="04A0" w:firstRow="1" w:lastRow="0" w:firstColumn="1" w:lastColumn="0" w:noHBand="0" w:noVBand="1"/>
      </w:tblPr>
      <w:tblGrid>
        <w:gridCol w:w="4878"/>
        <w:gridCol w:w="4616"/>
      </w:tblGrid>
      <w:tr w:rsidR="000D0A32" w14:paraId="560DDF90" w14:textId="77777777" w:rsidTr="00732B22">
        <w:trPr>
          <w:trHeight w:val="4859"/>
        </w:trPr>
        <w:tc>
          <w:tcPr>
            <w:tcW w:w="4878" w:type="dxa"/>
            <w:tcBorders>
              <w:top w:val="nil"/>
              <w:left w:val="nil"/>
              <w:bottom w:val="nil"/>
              <w:right w:val="single" w:sz="4" w:space="0" w:color="auto"/>
            </w:tcBorders>
          </w:tcPr>
          <w:p w14:paraId="386B1BF8" w14:textId="65192180" w:rsidR="00396CC2" w:rsidRDefault="000D0A32" w:rsidP="00396CC2">
            <w:pPr>
              <w:ind w:firstLine="0"/>
              <w:rPr>
                <w:b/>
              </w:rPr>
            </w:pPr>
            <w:proofErr w:type="gramStart"/>
            <w:r>
              <w:t>binding</w:t>
            </w:r>
            <w:proofErr w:type="gramEnd"/>
            <w:r>
              <w:t xml:space="preserve"> of the substrate.</w:t>
            </w:r>
          </w:p>
          <w:p w14:paraId="0BD01983" w14:textId="77777777" w:rsidR="000D0A32" w:rsidRDefault="000D0A32" w:rsidP="00396CC2">
            <w:pPr>
              <w:ind w:firstLine="0"/>
              <w:rPr>
                <w:b/>
              </w:rPr>
            </w:pPr>
          </w:p>
          <w:p w14:paraId="13CDA850" w14:textId="72D7B5FE" w:rsidR="00396CC2" w:rsidRDefault="00396CC2" w:rsidP="00396CC2">
            <w:pPr>
              <w:ind w:firstLine="0"/>
              <w:rPr>
                <w:color w:val="000000"/>
              </w:rPr>
            </w:pPr>
            <w:r w:rsidRPr="001857E8">
              <w:rPr>
                <w:b/>
              </w:rPr>
              <w:t>Milestone 4.</w:t>
            </w:r>
            <w:r>
              <w:rPr>
                <w:b/>
              </w:rPr>
              <w:t>3</w:t>
            </w:r>
            <w:r w:rsidRPr="001857E8">
              <w:rPr>
                <w:b/>
              </w:rPr>
              <w:t xml:space="preserve">: </w:t>
            </w:r>
            <w:r w:rsidRPr="00E037CE">
              <w:rPr>
                <w:b/>
                <w:color w:val="000000"/>
              </w:rPr>
              <w:t>Validate activation energies in MCR pathways using experimental data from Ragsdale’s lab.</w:t>
            </w:r>
            <w:r>
              <w:rPr>
                <w:b/>
                <w:color w:val="000000"/>
              </w:rPr>
              <w:t xml:space="preserve">  </w:t>
            </w:r>
            <w:r w:rsidR="002E3398">
              <w:rPr>
                <w:color w:val="000000"/>
              </w:rPr>
              <w:t>The QM</w:t>
            </w:r>
            <w:r w:rsidR="002E3398" w:rsidRPr="00472CAF">
              <w:rPr>
                <w:color w:val="000000"/>
              </w:rPr>
              <w:t xml:space="preserve"> </w:t>
            </w:r>
            <w:r w:rsidR="002E3398">
              <w:rPr>
                <w:color w:val="000000"/>
              </w:rPr>
              <w:t>calculations</w:t>
            </w:r>
            <w:r w:rsidR="002E3398" w:rsidRPr="00472CAF">
              <w:rPr>
                <w:color w:val="000000"/>
              </w:rPr>
              <w:t xml:space="preserve"> </w:t>
            </w:r>
            <w:r w:rsidR="002E3398">
              <w:rPr>
                <w:color w:val="000000"/>
              </w:rPr>
              <w:t xml:space="preserve">started in the previous quarter were reanalyzed to understand at an electronic level why the </w:t>
            </w:r>
            <w:proofErr w:type="spellStart"/>
            <w:r w:rsidR="002E3398">
              <w:rPr>
                <w:color w:val="000000"/>
              </w:rPr>
              <w:t>heterolytic</w:t>
            </w:r>
            <w:proofErr w:type="spellEnd"/>
            <w:r w:rsidR="002E3398">
              <w:rPr>
                <w:color w:val="000000"/>
              </w:rPr>
              <w:t xml:space="preserve"> </w:t>
            </w:r>
            <w:proofErr w:type="spellStart"/>
            <w:r w:rsidR="002E3398">
              <w:rPr>
                <w:color w:val="000000"/>
              </w:rPr>
              <w:t>CoM</w:t>
            </w:r>
            <w:proofErr w:type="spellEnd"/>
            <w:r w:rsidR="002E3398">
              <w:rPr>
                <w:color w:val="000000"/>
              </w:rPr>
              <w:t>(S-CH</w:t>
            </w:r>
            <w:r w:rsidR="002E3398" w:rsidRPr="003B30D8">
              <w:rPr>
                <w:color w:val="000000"/>
                <w:vertAlign w:val="subscript"/>
              </w:rPr>
              <w:t>3</w:t>
            </w:r>
            <w:r w:rsidR="002E3398">
              <w:rPr>
                <w:color w:val="000000"/>
              </w:rPr>
              <w:t xml:space="preserve">) bond scission (anionic catalytic mechanism) is not feasible and only the </w:t>
            </w:r>
            <w:proofErr w:type="spellStart"/>
            <w:r w:rsidR="002E3398">
              <w:rPr>
                <w:color w:val="000000"/>
              </w:rPr>
              <w:t>homolytic</w:t>
            </w:r>
            <w:proofErr w:type="spellEnd"/>
            <w:r w:rsidR="002E3398">
              <w:rPr>
                <w:color w:val="000000"/>
              </w:rPr>
              <w:t xml:space="preserve"> scission is viable (radical catalytic mechanism). This additional analysis suggested that the </w:t>
            </w:r>
            <w:proofErr w:type="spellStart"/>
            <w:r w:rsidR="002E3398">
              <w:rPr>
                <w:color w:val="000000"/>
              </w:rPr>
              <w:t>heterolytic</w:t>
            </w:r>
            <w:proofErr w:type="spellEnd"/>
            <w:r w:rsidR="002E3398">
              <w:rPr>
                <w:color w:val="000000"/>
              </w:rPr>
              <w:t xml:space="preserve"> mechanism should be accessible only via an excited electronic system of the system. From a purely thermodynamic standpoint, we showed that the </w:t>
            </w:r>
            <w:proofErr w:type="gramStart"/>
            <w:r w:rsidR="002E3398">
              <w:rPr>
                <w:color w:val="000000"/>
              </w:rPr>
              <w:t>Ni(</w:t>
            </w:r>
            <w:proofErr w:type="gramEnd"/>
            <w:r w:rsidR="002E3398">
              <w:rPr>
                <w:color w:val="000000"/>
              </w:rPr>
              <w:t>III)-</w:t>
            </w:r>
            <w:proofErr w:type="spellStart"/>
            <w:r w:rsidR="002E3398">
              <w:rPr>
                <w:color w:val="000000"/>
              </w:rPr>
              <w:t>SCoM</w:t>
            </w:r>
            <w:proofErr w:type="spellEnd"/>
            <w:r w:rsidR="002E3398">
              <w:rPr>
                <w:color w:val="000000"/>
              </w:rPr>
              <w:t xml:space="preserve"> intermediate, which would be</w:t>
            </w:r>
            <w:r w:rsidR="006E7C19">
              <w:rPr>
                <w:color w:val="000000"/>
              </w:rPr>
              <w:t xml:space="preserve"> generated from an anionic mechanism, is a relatively strong oxidant (calculated </w:t>
            </w:r>
            <w:r w:rsidR="006E7C19" w:rsidRPr="00F9324A">
              <w:rPr>
                <w:i/>
                <w:color w:val="000000"/>
              </w:rPr>
              <w:t>E</w:t>
            </w:r>
            <w:r w:rsidR="006E7C19" w:rsidRPr="00F9324A">
              <w:rPr>
                <w:color w:val="000000"/>
                <w:vertAlign w:val="superscript"/>
              </w:rPr>
              <w:t>0</w:t>
            </w:r>
            <w:r w:rsidR="006E7C19">
              <w:rPr>
                <w:color w:val="000000"/>
              </w:rPr>
              <w:t xml:space="preserve">’ = 1.4 V vs. NHE) and would promptly oxidize the </w:t>
            </w:r>
            <w:proofErr w:type="spellStart"/>
            <w:r w:rsidR="006E7C19">
              <w:rPr>
                <w:color w:val="000000"/>
              </w:rPr>
              <w:t>CoBS</w:t>
            </w:r>
            <w:proofErr w:type="spellEnd"/>
            <w:r w:rsidR="006E7C19" w:rsidRPr="00F9324A">
              <w:rPr>
                <w:color w:val="000000"/>
                <w:vertAlign w:val="superscript"/>
              </w:rPr>
              <w:t>-</w:t>
            </w:r>
            <w:r w:rsidR="006E7C19">
              <w:rPr>
                <w:color w:val="000000"/>
                <w:vertAlign w:val="superscript"/>
              </w:rPr>
              <w:t xml:space="preserve"> </w:t>
            </w:r>
            <w:r w:rsidR="006E7C19">
              <w:rPr>
                <w:color w:val="000000"/>
              </w:rPr>
              <w:t xml:space="preserve">species formed from proton abstract by the methyl radical (calculated </w:t>
            </w:r>
            <w:r w:rsidR="006E7C19" w:rsidRPr="00F26295">
              <w:rPr>
                <w:i/>
                <w:color w:val="000000"/>
              </w:rPr>
              <w:t>E</w:t>
            </w:r>
            <w:r w:rsidR="006E7C19" w:rsidRPr="00F26295">
              <w:rPr>
                <w:color w:val="000000"/>
                <w:vertAlign w:val="superscript"/>
              </w:rPr>
              <w:t>0</w:t>
            </w:r>
            <w:r w:rsidR="006E7C19">
              <w:rPr>
                <w:color w:val="000000"/>
              </w:rPr>
              <w:t>’ = 0.0 V vs. NHE).</w:t>
            </w:r>
          </w:p>
        </w:tc>
        <w:tc>
          <w:tcPr>
            <w:tcW w:w="4590" w:type="dxa"/>
            <w:tcBorders>
              <w:left w:val="single" w:sz="4" w:space="0" w:color="auto"/>
            </w:tcBorders>
          </w:tcPr>
          <w:p w14:paraId="0FACAC34" w14:textId="77777777" w:rsidR="00396CC2" w:rsidRDefault="00396CC2" w:rsidP="00B839D4">
            <w:pPr>
              <w:ind w:firstLine="0"/>
              <w:rPr>
                <w:color w:val="000000"/>
              </w:rPr>
            </w:pPr>
            <w:r>
              <w:rPr>
                <w:noProof/>
              </w:rPr>
              <w:drawing>
                <wp:inline distT="0" distB="0" distL="0" distR="0" wp14:anchorId="278B1719" wp14:editId="645AD5FC">
                  <wp:extent cx="2781935" cy="2377803"/>
                  <wp:effectExtent l="0" t="0" r="12065" b="10160"/>
                  <wp:docPr id="1" name="Picture 1" descr="Macintosh HD:Users:raug51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aug510: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2438" cy="2378233"/>
                          </a:xfrm>
                          <a:prstGeom prst="rect">
                            <a:avLst/>
                          </a:prstGeom>
                          <a:noFill/>
                          <a:ln>
                            <a:noFill/>
                          </a:ln>
                        </pic:spPr>
                      </pic:pic>
                    </a:graphicData>
                  </a:graphic>
                </wp:inline>
              </w:drawing>
            </w:r>
          </w:p>
          <w:p w14:paraId="53BEB40B" w14:textId="5187ECE5" w:rsidR="00396CC2" w:rsidRPr="000D0A32" w:rsidRDefault="00396CC2" w:rsidP="000D0A32">
            <w:pPr>
              <w:widowControl w:val="0"/>
              <w:autoSpaceDE w:val="0"/>
              <w:autoSpaceDN w:val="0"/>
              <w:adjustRightInd w:val="0"/>
              <w:spacing w:after="240"/>
              <w:ind w:firstLine="0"/>
              <w:jc w:val="left"/>
              <w:rPr>
                <w:rFonts w:eastAsiaTheme="minorEastAsia"/>
                <w:lang w:eastAsia="ja-JP"/>
              </w:rPr>
            </w:pPr>
            <w:r>
              <w:rPr>
                <w:rFonts w:eastAsiaTheme="minorEastAsia"/>
                <w:bCs/>
                <w:lang w:eastAsia="ja-JP"/>
              </w:rPr>
              <w:t xml:space="preserve">Figure 8. </w:t>
            </w:r>
            <w:r w:rsidRPr="00160EEB">
              <w:rPr>
                <w:rFonts w:eastAsiaTheme="minorEastAsia"/>
                <w:bCs/>
                <w:lang w:eastAsia="ja-JP"/>
              </w:rPr>
              <w:t xml:space="preserve">Hydrogen bonded interactions between active site residues at </w:t>
            </w:r>
            <w:r>
              <w:rPr>
                <w:rFonts w:eastAsiaTheme="minorEastAsia"/>
                <w:bCs/>
                <w:lang w:eastAsia="ja-JP"/>
              </w:rPr>
              <w:t>room temperature</w:t>
            </w:r>
            <w:r w:rsidRPr="00160EEB">
              <w:rPr>
                <w:rFonts w:eastAsiaTheme="minorEastAsia"/>
                <w:bCs/>
                <w:lang w:eastAsia="ja-JP"/>
              </w:rPr>
              <w:t xml:space="preserve">. </w:t>
            </w:r>
            <w:r w:rsidRPr="00160EEB">
              <w:rPr>
                <w:rFonts w:eastAsiaTheme="minorEastAsia"/>
                <w:lang w:eastAsia="ja-JP"/>
              </w:rPr>
              <w:t>Red sticks indicate h</w:t>
            </w:r>
            <w:r w:rsidR="000D0A32">
              <w:rPr>
                <w:rFonts w:eastAsiaTheme="minorEastAsia"/>
                <w:lang w:eastAsia="ja-JP"/>
              </w:rPr>
              <w:t>ydrogen bonds</w:t>
            </w:r>
          </w:p>
        </w:tc>
      </w:tr>
    </w:tbl>
    <w:p w14:paraId="7D166E24" w14:textId="77777777" w:rsidR="001E48D3" w:rsidRDefault="001E48D3" w:rsidP="007C1DDF">
      <w:pPr>
        <w:ind w:firstLine="0"/>
        <w:rPr>
          <w:b/>
        </w:rPr>
      </w:pPr>
    </w:p>
    <w:p w14:paraId="0D17057A" w14:textId="77777777" w:rsidR="00DE1B1B" w:rsidRPr="00C727D2" w:rsidRDefault="00DE1B1B" w:rsidP="00514B30">
      <w:pPr>
        <w:rPr>
          <w:b/>
        </w:rPr>
      </w:pPr>
      <w:r w:rsidRPr="00C727D2">
        <w:rPr>
          <w:b/>
        </w:rPr>
        <w:t>D.    Major risks to future milestones</w:t>
      </w:r>
      <w:r w:rsidRPr="00C727D2">
        <w:t xml:space="preserve">: </w:t>
      </w:r>
    </w:p>
    <w:p w14:paraId="3DE81997" w14:textId="7B0B086B" w:rsidR="0048706C" w:rsidRPr="009033A5" w:rsidRDefault="00CB3D72" w:rsidP="00661174">
      <w:pPr>
        <w:ind w:firstLine="0"/>
        <w:rPr>
          <w:b/>
        </w:rPr>
      </w:pPr>
      <w:r w:rsidRPr="00DA159D">
        <w:rPr>
          <w:b/>
        </w:rPr>
        <w:t>Milestone</w:t>
      </w:r>
      <w:r>
        <w:rPr>
          <w:b/>
        </w:rPr>
        <w:t xml:space="preserve">s 1.x. </w:t>
      </w:r>
      <w:r w:rsidRPr="00DA159D">
        <w:rPr>
          <w:b/>
        </w:rPr>
        <w:t xml:space="preserve"> </w:t>
      </w:r>
      <w:r>
        <w:t xml:space="preserve">Cloning and expressing an operon containing the entire set of genes for the </w:t>
      </w:r>
      <w:proofErr w:type="spellStart"/>
      <w:r>
        <w:t>Mcr</w:t>
      </w:r>
      <w:proofErr w:type="spellEnd"/>
      <w:r>
        <w:t xml:space="preserve"> protein, and knocking out the native copy, proved challenging.  With our new focus on just the </w:t>
      </w:r>
      <w:proofErr w:type="spellStart"/>
      <w:r>
        <w:t>McrA</w:t>
      </w:r>
      <w:proofErr w:type="spellEnd"/>
      <w:r>
        <w:t xml:space="preserve"> subunit, and with our implementation of a variety of strategies for integration and expression, we are optimistic that this goal can be accomplished.  Expressing the </w:t>
      </w:r>
      <w:proofErr w:type="spellStart"/>
      <w:r>
        <w:t>McrA</w:t>
      </w:r>
      <w:proofErr w:type="spellEnd"/>
      <w:r>
        <w:t xml:space="preserve"> subunit should enable us to move forward with biochemical analysis of mutant versions of the </w:t>
      </w:r>
      <w:proofErr w:type="spellStart"/>
      <w:r>
        <w:t>methylreductase</w:t>
      </w:r>
      <w:proofErr w:type="spellEnd"/>
      <w:r>
        <w:t>.  With regard to the methanol methyltransferase, further efforts to increase expression and stability, and optimization of the assay, should enable us to demonstrate activity.</w:t>
      </w:r>
    </w:p>
    <w:p w14:paraId="3903C56D" w14:textId="77777777" w:rsidR="00103B04" w:rsidRDefault="00103B04" w:rsidP="00DA159D">
      <w:pPr>
        <w:ind w:firstLine="0"/>
      </w:pPr>
    </w:p>
    <w:p w14:paraId="22E8B35C" w14:textId="77777777" w:rsidR="00B9788A" w:rsidRPr="00B9788A" w:rsidRDefault="00B9788A" w:rsidP="00B9788A">
      <w:pPr>
        <w:ind w:firstLine="0"/>
        <w:rPr>
          <w:b/>
        </w:rPr>
      </w:pPr>
      <w:proofErr w:type="gramStart"/>
      <w:r w:rsidRPr="00B9788A">
        <w:rPr>
          <w:b/>
        </w:rPr>
        <w:t xml:space="preserve">Milestones </w:t>
      </w:r>
      <w:bookmarkStart w:id="113" w:name="_GoBack"/>
      <w:bookmarkEnd w:id="113"/>
      <w:r w:rsidRPr="00B9788A">
        <w:rPr>
          <w:b/>
        </w:rPr>
        <w:t>2.4.</w:t>
      </w:r>
      <w:proofErr w:type="gramEnd"/>
      <w:r w:rsidRPr="00B9788A">
        <w:rPr>
          <w:b/>
        </w:rPr>
        <w:t xml:space="preserve"> </w:t>
      </w:r>
    </w:p>
    <w:p w14:paraId="543584F2" w14:textId="12502F46" w:rsidR="00B9788A" w:rsidRDefault="00B9788A" w:rsidP="00B9788A">
      <w:pPr>
        <w:ind w:firstLine="0"/>
      </w:pPr>
      <w:r w:rsidRPr="00B9788A">
        <w:t xml:space="preserve">With our model essentially completed, our chief remaining challenges lies in generating reasonable strain designs. </w:t>
      </w:r>
      <w:ins w:id="114" w:author="Administrator" w:date="2016-04-08T14:23:00Z">
        <w:r w:rsidR="00100F06">
          <w:t>We have had</w:t>
        </w:r>
      </w:ins>
      <w:ins w:id="115" w:author="Administrator" w:date="2016-04-08T13:40:00Z">
        <w:r w:rsidR="00DA4A30">
          <w:t xml:space="preserve"> </w:t>
        </w:r>
      </w:ins>
      <w:del w:id="116" w:author="Administrator" w:date="2016-04-08T13:40:00Z">
        <w:r w:rsidRPr="00B9788A" w:rsidDel="00DA4A30">
          <w:delText xml:space="preserve">We have had some solver </w:delText>
        </w:r>
      </w:del>
      <w:r w:rsidRPr="00B9788A">
        <w:t xml:space="preserve">difficulties implementing the </w:t>
      </w:r>
      <w:proofErr w:type="spellStart"/>
      <w:r w:rsidRPr="00B9788A">
        <w:t>SimOptStrain</w:t>
      </w:r>
      <w:proofErr w:type="spellEnd"/>
      <w:r w:rsidRPr="00B9788A">
        <w:t xml:space="preserve"> strain design metho</w:t>
      </w:r>
      <w:ins w:id="117" w:author="Administrator" w:date="2016-04-08T14:11:00Z">
        <w:r w:rsidR="00100F06">
          <w:t>d</w:t>
        </w:r>
      </w:ins>
      <w:ins w:id="118" w:author="Administrator" w:date="2016-04-08T14:24:00Z">
        <w:r w:rsidR="00100F06">
          <w:t xml:space="preserve"> and using </w:t>
        </w:r>
      </w:ins>
      <w:proofErr w:type="spellStart"/>
      <w:ins w:id="119" w:author="Administrator" w:date="2016-04-08T14:11:00Z">
        <w:r w:rsidR="00F60154">
          <w:t>Kbase</w:t>
        </w:r>
        <w:proofErr w:type="spellEnd"/>
        <w:r w:rsidR="00F60154">
          <w:t xml:space="preserve"> gap</w:t>
        </w:r>
      </w:ins>
      <w:ins w:id="120" w:author="Administrator" w:date="2016-04-08T14:24:00Z">
        <w:r w:rsidR="00100F06">
          <w:t>-</w:t>
        </w:r>
      </w:ins>
      <w:ins w:id="121" w:author="Administrator" w:date="2016-04-08T14:11:00Z">
        <w:r w:rsidR="00F60154">
          <w:t xml:space="preserve">filling as a means for generating new designs. </w:t>
        </w:r>
      </w:ins>
      <w:del w:id="122" w:author="Administrator" w:date="2016-04-08T14:11:00Z">
        <w:r w:rsidRPr="00B9788A" w:rsidDel="00F60154">
          <w:delText>d</w:delText>
        </w:r>
      </w:del>
      <w:proofErr w:type="gramStart"/>
      <w:ins w:id="123" w:author="Administrator" w:date="2016-04-08T13:40:00Z">
        <w:r w:rsidR="00DA4A30">
          <w:t>also</w:t>
        </w:r>
        <w:proofErr w:type="gramEnd"/>
        <w:r w:rsidR="00DA4A30">
          <w:t xml:space="preserve"> with using the </w:t>
        </w:r>
        <w:proofErr w:type="spellStart"/>
        <w:r w:rsidR="00DA4A30">
          <w:t>Kbase</w:t>
        </w:r>
        <w:proofErr w:type="spellEnd"/>
        <w:r w:rsidR="00DA4A30">
          <w:t xml:space="preserve"> for </w:t>
        </w:r>
        <w:proofErr w:type="spellStart"/>
        <w:r w:rsidR="00DA4A30">
          <w:t>gapfilling</w:t>
        </w:r>
        <w:proofErr w:type="spellEnd"/>
        <w:r w:rsidR="00DA4A30">
          <w:t xml:space="preserve">. </w:t>
        </w:r>
      </w:ins>
      <w:ins w:id="124" w:author="Administrator" w:date="2016-04-08T14:26:00Z">
        <w:r w:rsidR="00100F06">
          <w:t xml:space="preserve">We will continue to work with these </w:t>
        </w:r>
      </w:ins>
      <w:del w:id="125" w:author="Administrator" w:date="2016-04-08T14:26:00Z">
        <w:r w:rsidRPr="00B9788A" w:rsidDel="00100F06">
          <w:delText xml:space="preserve"> across </w:delText>
        </w:r>
      </w:del>
      <w:r w:rsidRPr="00B9788A">
        <w:t xml:space="preserve">platforms </w:t>
      </w:r>
      <w:ins w:id="126" w:author="Administrator" w:date="2016-04-08T14:27:00Z">
        <w:r w:rsidR="00100F06">
          <w:t xml:space="preserve">to try to </w:t>
        </w:r>
      </w:ins>
      <w:del w:id="127" w:author="Administrator" w:date="2016-04-08T14:27:00Z">
        <w:r w:rsidRPr="00B9788A" w:rsidDel="00100F06">
          <w:delText xml:space="preserve">but are currently working through these and expect to have a working algorithm soon. Once this is complete, we expect to be able to </w:delText>
        </w:r>
      </w:del>
      <w:r w:rsidRPr="00B9788A">
        <w:t>quickly generate new strain designs and test their energetic feasibility</w:t>
      </w:r>
      <w:ins w:id="128" w:author="Administrator" w:date="2016-04-08T14:27:00Z">
        <w:r w:rsidR="00100F06">
          <w:t>. However, rather than relying solely on these tools, we will also be extending our manual efforts to identify and test promising candidate pathways to pair with methane oxidation.</w:t>
        </w:r>
      </w:ins>
      <w:del w:id="129" w:author="Administrator" w:date="2016-04-08T14:27:00Z">
        <w:r w:rsidRPr="00B9788A" w:rsidDel="00100F06">
          <w:delText xml:space="preserve"> and expect to include these in the next report.</w:delText>
        </w:r>
      </w:del>
    </w:p>
    <w:p w14:paraId="255FFF90" w14:textId="77777777" w:rsidR="00896DDA" w:rsidRPr="00896DDA" w:rsidRDefault="00896DDA" w:rsidP="004B4FA9">
      <w:pPr>
        <w:ind w:firstLine="0"/>
      </w:pPr>
    </w:p>
    <w:p w14:paraId="6EDC0E4D" w14:textId="77777777" w:rsidR="00896DDA" w:rsidRPr="00896DDA" w:rsidRDefault="00896DDA" w:rsidP="004B4FA9">
      <w:pPr>
        <w:ind w:firstLine="0"/>
        <w:rPr>
          <w:b/>
        </w:rPr>
      </w:pPr>
      <w:r w:rsidRPr="00896DDA">
        <w:rPr>
          <w:b/>
        </w:rPr>
        <w:t>Milestone 3.3.</w:t>
      </w:r>
    </w:p>
    <w:p w14:paraId="213E559E" w14:textId="72F9E8EE" w:rsidR="00F21F18" w:rsidRDefault="00896DDA" w:rsidP="004B4FA9">
      <w:pPr>
        <w:ind w:firstLine="0"/>
      </w:pPr>
      <w:r>
        <w:t xml:space="preserve">As described in Milestone 1.4, </w:t>
      </w:r>
      <w:r w:rsidR="0076366F">
        <w:t>a</w:t>
      </w:r>
      <w:r>
        <w:t xml:space="preserve"> key current issue is obtaining sufficient levels of </w:t>
      </w:r>
      <w:r w:rsidR="0076366F">
        <w:t xml:space="preserve">active </w:t>
      </w:r>
      <w:proofErr w:type="spellStart"/>
      <w:r w:rsidR="0076366F">
        <w:t>heterologously</w:t>
      </w:r>
      <w:proofErr w:type="spellEnd"/>
      <w:r w:rsidR="0076366F">
        <w:t xml:space="preserve"> expressed</w:t>
      </w:r>
      <w:r>
        <w:t xml:space="preserve"> </w:t>
      </w:r>
      <w:proofErr w:type="spellStart"/>
      <w:r w:rsidRPr="00896DDA">
        <w:t>methanol</w:t>
      </w:r>
      <w:proofErr w:type="gramStart"/>
      <w:r w:rsidRPr="00896DDA">
        <w:t>:CoM</w:t>
      </w:r>
      <w:proofErr w:type="spellEnd"/>
      <w:proofErr w:type="gramEnd"/>
      <w:r w:rsidRPr="00896DDA">
        <w:t xml:space="preserve"> </w:t>
      </w:r>
      <w:proofErr w:type="spellStart"/>
      <w:r w:rsidRPr="00896DDA">
        <w:t>MeTr</w:t>
      </w:r>
      <w:proofErr w:type="spellEnd"/>
      <w:r w:rsidR="0076366F">
        <w:t xml:space="preserve"> and MCR</w:t>
      </w:r>
      <w:r w:rsidR="00C516EF">
        <w:t xml:space="preserve">. The Leigh lab </w:t>
      </w:r>
      <w:r w:rsidR="0076366F">
        <w:t>has recently made significant</w:t>
      </w:r>
      <w:r w:rsidR="00C516EF">
        <w:t xml:space="preserve"> progress on solving this problem and we </w:t>
      </w:r>
      <w:r w:rsidR="0076366F">
        <w:t>are likely to be in position to now</w:t>
      </w:r>
      <w:r w:rsidR="00C516EF">
        <w:t xml:space="preserve"> to test </w:t>
      </w:r>
      <w:r w:rsidR="009033A5">
        <w:t xml:space="preserve">activity and cobalamin </w:t>
      </w:r>
      <w:r w:rsidRPr="00896DDA">
        <w:t>incorporation</w:t>
      </w:r>
      <w:r w:rsidR="0076366F">
        <w:t xml:space="preserve"> for the MCR</w:t>
      </w:r>
      <w:r w:rsidRPr="00896DDA">
        <w:t xml:space="preserve">. </w:t>
      </w:r>
      <w:r w:rsidR="007C1DDF">
        <w:t>W</w:t>
      </w:r>
      <w:r w:rsidR="009033A5">
        <w:t xml:space="preserve">e </w:t>
      </w:r>
      <w:r w:rsidR="007C1DDF">
        <w:t xml:space="preserve">are also </w:t>
      </w:r>
      <w:r w:rsidR="009033A5">
        <w:t>assay</w:t>
      </w:r>
      <w:r w:rsidR="007C1DDF">
        <w:t>ing</w:t>
      </w:r>
      <w:r w:rsidR="009033A5">
        <w:t xml:space="preserve"> activity in a construct that contains </w:t>
      </w:r>
      <w:r w:rsidRPr="00896DDA">
        <w:t xml:space="preserve">the ATP-dependent methyltransferase activation protein (MAP) </w:t>
      </w:r>
      <w:r w:rsidRPr="00896DDA">
        <w:fldChar w:fldCharType="begin"/>
      </w:r>
      <w:r w:rsidR="006E7C19">
        <w:instrText xml:space="preserve"> ADDIN EN.CITE &lt;EndNote&gt;&lt;Cite&gt;&lt;Author&gt;Daas&lt;/Author&gt;&lt;Year&gt;1996&lt;/Year&gt;&lt;RecNum&gt;1206&lt;/RecNum&gt;&lt;DisplayText&gt;(1)&lt;/DisplayText&gt;&lt;record&gt;&lt;rec-number&gt;1206&lt;/rec-number&gt;&lt;foreign-keys&gt;&lt;key app="EN" db-id="tfrxp0v07xtd9je9s2r5dtwuxvz2xxzaepp0" timestamp="0"&gt;1206&lt;/key&gt;&lt;/foreign-keys&gt;&lt;ref-type name="Journal Article"&gt;17&lt;/ref-type&gt;&lt;contributors&gt;&lt;authors&gt;&lt;author&gt;Daas, P. J. H.&lt;/author&gt;&lt;author&gt;Wassenaar, R. W.&lt;/author&gt;&lt;author&gt;Willemsen, P.&lt;/author&gt;&lt;author&gt;Theunissen, R. J.&lt;/author&gt;&lt;author&gt;Keltjens, J. T.&lt;/author&gt;&lt;author&gt;Vanderdrift, C.&lt;/author&gt;&lt;author&gt;Vogels, G. D.&lt;/author&gt;&lt;/authors&gt;&lt;/contributors&gt;&lt;titles&gt;&lt;title&gt;Purification and properties of an enzyme involved in the ATP-dependent activation of the methanol:2- mercaptoethanesulfonic acid methyltransferase reaction in Methanosarcina barkeri&lt;/title&gt;&lt;secondary-title&gt;J Biol Chem&lt;/secondary-title&gt;&lt;/titles&gt;&lt;periodical&gt;&lt;full-title&gt;J Biol Chem&lt;/full-title&gt;&lt;abbr-1&gt;J. Biol. Chem.&lt;/abbr-1&gt;&lt;/periodical&gt;&lt;pages&gt;22339-22345&lt;/pages&gt;&lt;volume&gt;271&lt;/volume&gt;&lt;number&gt;37&lt;/number&gt;&lt;dates&gt;&lt;year&gt;1996&lt;/year&gt;&lt;/dates&gt;&lt;urls&gt;&lt;related-urls&gt;&lt;url&gt;http://www.ncbi.nlm.nih.gov/htbin-post/Entrez/query?db=m&amp;amp;form=6&amp;amp;dopt=r&amp;amp;uid=0008798394&lt;/url&gt;&lt;/related-urls&gt;&lt;/urls&gt;&lt;/record&gt;&lt;/Cite&gt;&lt;/EndNote&gt;</w:instrText>
      </w:r>
      <w:r w:rsidRPr="00896DDA">
        <w:fldChar w:fldCharType="separate"/>
      </w:r>
      <w:r w:rsidR="006E7C19">
        <w:rPr>
          <w:noProof/>
        </w:rPr>
        <w:t>(1)</w:t>
      </w:r>
      <w:r w:rsidRPr="00896DDA">
        <w:fldChar w:fldCharType="end"/>
      </w:r>
      <w:r w:rsidRPr="00896DDA">
        <w:t>.</w:t>
      </w:r>
    </w:p>
    <w:p w14:paraId="2C891569" w14:textId="77777777" w:rsidR="00A63E99" w:rsidRDefault="00A63E99" w:rsidP="004B4FA9">
      <w:pPr>
        <w:ind w:firstLine="0"/>
      </w:pPr>
    </w:p>
    <w:p w14:paraId="5103D6F9" w14:textId="77777777" w:rsidR="00720CAC" w:rsidRPr="0000703C" w:rsidRDefault="00720CAC" w:rsidP="00720CAC">
      <w:pPr>
        <w:ind w:firstLine="0"/>
      </w:pPr>
      <w:r w:rsidRPr="0000703C">
        <w:rPr>
          <w:b/>
        </w:rPr>
        <w:t xml:space="preserve">Milestone 4.2: </w:t>
      </w:r>
      <w:r w:rsidRPr="0000703C">
        <w:t>Our chances of success in predicting structural, dynamic and thermodynamic properties of MCR reactivity via classical mechanics are high</w:t>
      </w:r>
      <w:r>
        <w:t>ly</w:t>
      </w:r>
      <w:r w:rsidRPr="0000703C">
        <w:t xml:space="preserve"> based on the observations so far. Analysis of sub-microsecond MD </w:t>
      </w:r>
      <w:r>
        <w:t>trajectories</w:t>
      </w:r>
      <w:r w:rsidRPr="0000703C">
        <w:t xml:space="preserve"> collected so far </w:t>
      </w:r>
      <w:r>
        <w:t>indicates that in</w:t>
      </w:r>
      <w:r w:rsidRPr="0000703C">
        <w:t xml:space="preserve"> MCR-Red1 cofactors are stabl</w:t>
      </w:r>
      <w:r>
        <w:t>y bound and the motion of the cofactors is highly correlated with the motion of residues at the active site, in particular to Tyr337.</w:t>
      </w:r>
    </w:p>
    <w:p w14:paraId="1B5AFACE" w14:textId="77777777" w:rsidR="00720CAC" w:rsidRPr="0000703C" w:rsidRDefault="00720CAC" w:rsidP="00720CAC"/>
    <w:p w14:paraId="0C547D57" w14:textId="77777777" w:rsidR="00720CAC" w:rsidRDefault="00720CAC" w:rsidP="00720CAC">
      <w:pPr>
        <w:ind w:firstLine="0"/>
      </w:pPr>
      <w:r w:rsidRPr="0000703C">
        <w:rPr>
          <w:b/>
        </w:rPr>
        <w:t xml:space="preserve">Milestone 4.3: </w:t>
      </w:r>
      <w:r w:rsidRPr="0000703C">
        <w:t xml:space="preserve">The riskiest aspect of M4.3 is the calculation of barriers between reaction intermediates, which is highly sensitive to the initial geometry of the proposed reaction intermediate structure. As stated in the </w:t>
      </w:r>
      <w:r>
        <w:t>previous</w:t>
      </w:r>
      <w:r w:rsidRPr="0000703C">
        <w:t xml:space="preserve"> report</w:t>
      </w:r>
      <w:r>
        <w:t>s</w:t>
      </w:r>
      <w:r w:rsidRPr="0000703C">
        <w:t>, there is also a risk of being “scooped” by competing scientists, however the computational resources and the approach we are using is more sophisticated than others previously applied to this system.</w:t>
      </w:r>
      <w:r>
        <w:t xml:space="preserve">  </w:t>
      </w:r>
      <w:r w:rsidRPr="00C727D2">
        <w:t xml:space="preserve">  </w:t>
      </w:r>
    </w:p>
    <w:p w14:paraId="259C70C5" w14:textId="77777777" w:rsidR="0027143D" w:rsidRPr="00F21F18" w:rsidRDefault="0027143D" w:rsidP="00325587">
      <w:pPr>
        <w:ind w:firstLine="0"/>
      </w:pPr>
    </w:p>
    <w:p w14:paraId="6B3D6266" w14:textId="1A57CFED" w:rsidR="00BC0017" w:rsidRDefault="00325587" w:rsidP="00A8597C">
      <w:pPr>
        <w:ind w:firstLine="0"/>
      </w:pPr>
      <w:r w:rsidRPr="00BA2604">
        <w:rPr>
          <w:b/>
        </w:rPr>
        <w:t>Section III. Changes in Approach</w:t>
      </w:r>
      <w:r>
        <w:rPr>
          <w:b/>
        </w:rPr>
        <w:t xml:space="preserve"> </w:t>
      </w:r>
      <w:r w:rsidR="004B4FA9">
        <w:rPr>
          <w:b/>
        </w:rPr>
        <w:t>–</w:t>
      </w:r>
      <w:r>
        <w:t xml:space="preserve"> </w:t>
      </w:r>
      <w:r w:rsidR="001D2E45">
        <w:t xml:space="preserve">None. </w:t>
      </w:r>
    </w:p>
    <w:p w14:paraId="778A84D4" w14:textId="77777777" w:rsidR="004F57DD" w:rsidRDefault="004F57DD" w:rsidP="004F57DD">
      <w:pPr>
        <w:ind w:firstLine="0"/>
        <w:rPr>
          <w:b/>
        </w:rPr>
      </w:pPr>
    </w:p>
    <w:p w14:paraId="0ABAC704" w14:textId="2DD88F38" w:rsidR="00E51252" w:rsidRPr="00A127FB" w:rsidRDefault="00A127FB" w:rsidP="004F57DD">
      <w:pPr>
        <w:ind w:firstLine="0"/>
        <w:rPr>
          <w:b/>
        </w:rPr>
      </w:pPr>
      <w:r w:rsidRPr="00A127FB">
        <w:rPr>
          <w:b/>
        </w:rPr>
        <w:t>REFERENCES</w:t>
      </w:r>
    </w:p>
    <w:p w14:paraId="2AA58308" w14:textId="77777777" w:rsidR="006E7C19" w:rsidRPr="006E7C19" w:rsidRDefault="00E51252" w:rsidP="006E7C19">
      <w:pPr>
        <w:pStyle w:val="EndNoteBibliography"/>
        <w:ind w:left="720" w:hanging="720"/>
        <w:rPr>
          <w:noProof/>
        </w:rPr>
      </w:pPr>
      <w:r>
        <w:fldChar w:fldCharType="begin"/>
      </w:r>
      <w:r>
        <w:instrText xml:space="preserve"> ADDIN EN.REFLIST </w:instrText>
      </w:r>
      <w:r>
        <w:fldChar w:fldCharType="separate"/>
      </w:r>
      <w:r w:rsidR="006E7C19" w:rsidRPr="006E7C19">
        <w:rPr>
          <w:noProof/>
        </w:rPr>
        <w:t>1.</w:t>
      </w:r>
      <w:r w:rsidR="006E7C19" w:rsidRPr="006E7C19">
        <w:rPr>
          <w:noProof/>
        </w:rPr>
        <w:tab/>
        <w:t xml:space="preserve">Daas, P. J. H., Wassenaar, R. W., Willemsen, P., Theunissen, R. J., Keltjens, J. T., Vanderdrift, C., and Vogels, G. D. (1996) Purification and properties of an enzyme involved in the ATP-dependent activation of the methanol:2- mercaptoethanesulfonic acid methyltransferase reaction in Methanosarcina barkeri, </w:t>
      </w:r>
      <w:r w:rsidR="006E7C19" w:rsidRPr="006E7C19">
        <w:rPr>
          <w:i/>
          <w:noProof/>
        </w:rPr>
        <w:t>J. Biol. Chem.</w:t>
      </w:r>
      <w:r w:rsidR="006E7C19" w:rsidRPr="006E7C19">
        <w:rPr>
          <w:noProof/>
        </w:rPr>
        <w:t xml:space="preserve"> </w:t>
      </w:r>
      <w:r w:rsidR="006E7C19" w:rsidRPr="006E7C19">
        <w:rPr>
          <w:b/>
          <w:noProof/>
        </w:rPr>
        <w:t>271</w:t>
      </w:r>
      <w:r w:rsidR="006E7C19" w:rsidRPr="006E7C19">
        <w:rPr>
          <w:noProof/>
        </w:rPr>
        <w:t>, 22339-45</w:t>
      </w:r>
    </w:p>
    <w:p w14:paraId="05784275" w14:textId="0CE0D409" w:rsidR="00644C14" w:rsidRDefault="00E51252">
      <w:r>
        <w:fldChar w:fldCharType="end"/>
      </w:r>
    </w:p>
    <w:sectPr w:rsidR="00644C14" w:rsidSect="004B4FA9">
      <w:headerReference w:type="default" r:id="rId1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Administrator" w:date="2016-04-08T11:20:00Z" w:initials="A">
    <w:p w14:paraId="054069FD" w14:textId="16FE4A0B" w:rsidR="008B3A19" w:rsidRDefault="008B3A19">
      <w:pPr>
        <w:pStyle w:val="CommentText"/>
      </w:pPr>
      <w:r>
        <w:rPr>
          <w:rStyle w:val="CommentReference"/>
        </w:rPr>
        <w:annotationRef/>
      </w:r>
      <w:r w:rsidR="00612D53">
        <w:t xml:space="preserve">I never know what to do with the percentages…I’ll leave that to you.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C91F2D" w14:textId="77777777" w:rsidR="001F5D51" w:rsidRDefault="001F5D51" w:rsidP="00D212BA">
      <w:r>
        <w:separator/>
      </w:r>
    </w:p>
  </w:endnote>
  <w:endnote w:type="continuationSeparator" w:id="0">
    <w:p w14:paraId="78C80F85" w14:textId="77777777" w:rsidR="001F5D51" w:rsidRDefault="001F5D51" w:rsidP="00D2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A8555C" w14:textId="77777777" w:rsidR="001F5D51" w:rsidRDefault="001F5D51" w:rsidP="00D212BA">
      <w:r>
        <w:separator/>
      </w:r>
    </w:p>
  </w:footnote>
  <w:footnote w:type="continuationSeparator" w:id="0">
    <w:p w14:paraId="4B57D638" w14:textId="77777777" w:rsidR="001F5D51" w:rsidRDefault="001F5D51" w:rsidP="00D212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D442D" w14:textId="77777777" w:rsidR="00CC7F8E" w:rsidRPr="00813E47" w:rsidRDefault="00CC7F8E" w:rsidP="00D212BA">
    <w:pPr>
      <w:pStyle w:val="Header"/>
      <w:jc w:val="right"/>
      <w:rPr>
        <w:b/>
      </w:rPr>
    </w:pPr>
    <w:r w:rsidRPr="00813E47">
      <w:rPr>
        <w:b/>
      </w:rPr>
      <w:t xml:space="preserve">Applicant Name: Ragsdale, S.W.       </w:t>
    </w:r>
  </w:p>
  <w:p w14:paraId="085D5448" w14:textId="77777777" w:rsidR="00CC7F8E" w:rsidRDefault="00CC7F8E" w:rsidP="00D212BA">
    <w:pPr>
      <w:pStyle w:val="Header"/>
      <w:jc w:val="right"/>
    </w:pPr>
    <w:r>
      <w:rPr>
        <w:b/>
      </w:rPr>
      <w:t>ARPA-E Award</w:t>
    </w:r>
    <w:r w:rsidRPr="00813E47">
      <w:rPr>
        <w:b/>
      </w:rPr>
      <w:t xml:space="preserve"> Number:  </w:t>
    </w:r>
    <w:r w:rsidRPr="00E22E87">
      <w:rPr>
        <w:b/>
        <w:bCs/>
      </w:rPr>
      <w:t>DE-AR0000426</w:t>
    </w:r>
    <w:r w:rsidRPr="00813E47">
      <w:rPr>
        <w:b/>
      </w:rPr>
      <w:t xml:space="preserve">               </w:t>
    </w:r>
  </w:p>
  <w:p w14:paraId="7F771137" w14:textId="77777777" w:rsidR="00CC7F8E" w:rsidRDefault="00CC7F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D60AC"/>
    <w:multiLevelType w:val="hybridMultilevel"/>
    <w:tmpl w:val="EE4ED980"/>
    <w:lvl w:ilvl="0" w:tplc="7FA07DCA">
      <w:start w:val="1"/>
      <w:numFmt w:val="bullet"/>
      <w:lvlText w:val="•"/>
      <w:lvlJc w:val="left"/>
      <w:pPr>
        <w:tabs>
          <w:tab w:val="num" w:pos="720"/>
        </w:tabs>
        <w:ind w:left="720" w:hanging="360"/>
      </w:pPr>
      <w:rPr>
        <w:rFonts w:ascii="Tahoma" w:hAnsi="Tahoma" w:hint="default"/>
      </w:rPr>
    </w:lvl>
    <w:lvl w:ilvl="1" w:tplc="48F40BEA" w:tentative="1">
      <w:start w:val="1"/>
      <w:numFmt w:val="bullet"/>
      <w:lvlText w:val="•"/>
      <w:lvlJc w:val="left"/>
      <w:pPr>
        <w:tabs>
          <w:tab w:val="num" w:pos="1440"/>
        </w:tabs>
        <w:ind w:left="1440" w:hanging="360"/>
      </w:pPr>
      <w:rPr>
        <w:rFonts w:ascii="Tahoma" w:hAnsi="Tahoma" w:hint="default"/>
      </w:rPr>
    </w:lvl>
    <w:lvl w:ilvl="2" w:tplc="6EE82FF2" w:tentative="1">
      <w:start w:val="1"/>
      <w:numFmt w:val="bullet"/>
      <w:lvlText w:val="•"/>
      <w:lvlJc w:val="left"/>
      <w:pPr>
        <w:tabs>
          <w:tab w:val="num" w:pos="2160"/>
        </w:tabs>
        <w:ind w:left="2160" w:hanging="360"/>
      </w:pPr>
      <w:rPr>
        <w:rFonts w:ascii="Tahoma" w:hAnsi="Tahoma" w:hint="default"/>
      </w:rPr>
    </w:lvl>
    <w:lvl w:ilvl="3" w:tplc="BFACD49A" w:tentative="1">
      <w:start w:val="1"/>
      <w:numFmt w:val="bullet"/>
      <w:lvlText w:val="•"/>
      <w:lvlJc w:val="left"/>
      <w:pPr>
        <w:tabs>
          <w:tab w:val="num" w:pos="2880"/>
        </w:tabs>
        <w:ind w:left="2880" w:hanging="360"/>
      </w:pPr>
      <w:rPr>
        <w:rFonts w:ascii="Tahoma" w:hAnsi="Tahoma" w:hint="default"/>
      </w:rPr>
    </w:lvl>
    <w:lvl w:ilvl="4" w:tplc="9AE60D10" w:tentative="1">
      <w:start w:val="1"/>
      <w:numFmt w:val="bullet"/>
      <w:lvlText w:val="•"/>
      <w:lvlJc w:val="left"/>
      <w:pPr>
        <w:tabs>
          <w:tab w:val="num" w:pos="3600"/>
        </w:tabs>
        <w:ind w:left="3600" w:hanging="360"/>
      </w:pPr>
      <w:rPr>
        <w:rFonts w:ascii="Tahoma" w:hAnsi="Tahoma" w:hint="default"/>
      </w:rPr>
    </w:lvl>
    <w:lvl w:ilvl="5" w:tplc="879A98E0" w:tentative="1">
      <w:start w:val="1"/>
      <w:numFmt w:val="bullet"/>
      <w:lvlText w:val="•"/>
      <w:lvlJc w:val="left"/>
      <w:pPr>
        <w:tabs>
          <w:tab w:val="num" w:pos="4320"/>
        </w:tabs>
        <w:ind w:left="4320" w:hanging="360"/>
      </w:pPr>
      <w:rPr>
        <w:rFonts w:ascii="Tahoma" w:hAnsi="Tahoma" w:hint="default"/>
      </w:rPr>
    </w:lvl>
    <w:lvl w:ilvl="6" w:tplc="35845684" w:tentative="1">
      <w:start w:val="1"/>
      <w:numFmt w:val="bullet"/>
      <w:lvlText w:val="•"/>
      <w:lvlJc w:val="left"/>
      <w:pPr>
        <w:tabs>
          <w:tab w:val="num" w:pos="5040"/>
        </w:tabs>
        <w:ind w:left="5040" w:hanging="360"/>
      </w:pPr>
      <w:rPr>
        <w:rFonts w:ascii="Tahoma" w:hAnsi="Tahoma" w:hint="default"/>
      </w:rPr>
    </w:lvl>
    <w:lvl w:ilvl="7" w:tplc="88CCA12C" w:tentative="1">
      <w:start w:val="1"/>
      <w:numFmt w:val="bullet"/>
      <w:lvlText w:val="•"/>
      <w:lvlJc w:val="left"/>
      <w:pPr>
        <w:tabs>
          <w:tab w:val="num" w:pos="5760"/>
        </w:tabs>
        <w:ind w:left="5760" w:hanging="360"/>
      </w:pPr>
      <w:rPr>
        <w:rFonts w:ascii="Tahoma" w:hAnsi="Tahoma" w:hint="default"/>
      </w:rPr>
    </w:lvl>
    <w:lvl w:ilvl="8" w:tplc="97646BCA" w:tentative="1">
      <w:start w:val="1"/>
      <w:numFmt w:val="bullet"/>
      <w:lvlText w:val="•"/>
      <w:lvlJc w:val="left"/>
      <w:pPr>
        <w:tabs>
          <w:tab w:val="num" w:pos="6480"/>
        </w:tabs>
        <w:ind w:left="6480" w:hanging="360"/>
      </w:pPr>
      <w:rPr>
        <w:rFonts w:ascii="Tahoma" w:hAnsi="Tahoma" w:hint="default"/>
      </w:rPr>
    </w:lvl>
  </w:abstractNum>
  <w:abstractNum w:abstractNumId="2">
    <w:nsid w:val="17041E3D"/>
    <w:multiLevelType w:val="hybridMultilevel"/>
    <w:tmpl w:val="74A410E0"/>
    <w:lvl w:ilvl="0" w:tplc="B77EF558">
      <w:start w:val="1"/>
      <w:numFmt w:val="bullet"/>
      <w:lvlText w:val="•"/>
      <w:lvlJc w:val="left"/>
      <w:pPr>
        <w:tabs>
          <w:tab w:val="num" w:pos="720"/>
        </w:tabs>
        <w:ind w:left="720" w:hanging="360"/>
      </w:pPr>
      <w:rPr>
        <w:rFonts w:ascii="Arial" w:hAnsi="Arial" w:hint="default"/>
      </w:rPr>
    </w:lvl>
    <w:lvl w:ilvl="1" w:tplc="F85A495A" w:tentative="1">
      <w:start w:val="1"/>
      <w:numFmt w:val="bullet"/>
      <w:lvlText w:val="•"/>
      <w:lvlJc w:val="left"/>
      <w:pPr>
        <w:tabs>
          <w:tab w:val="num" w:pos="1440"/>
        </w:tabs>
        <w:ind w:left="1440" w:hanging="360"/>
      </w:pPr>
      <w:rPr>
        <w:rFonts w:ascii="Arial" w:hAnsi="Arial" w:hint="default"/>
      </w:rPr>
    </w:lvl>
    <w:lvl w:ilvl="2" w:tplc="609CB3E6" w:tentative="1">
      <w:start w:val="1"/>
      <w:numFmt w:val="bullet"/>
      <w:lvlText w:val="•"/>
      <w:lvlJc w:val="left"/>
      <w:pPr>
        <w:tabs>
          <w:tab w:val="num" w:pos="2160"/>
        </w:tabs>
        <w:ind w:left="2160" w:hanging="360"/>
      </w:pPr>
      <w:rPr>
        <w:rFonts w:ascii="Arial" w:hAnsi="Arial" w:hint="default"/>
      </w:rPr>
    </w:lvl>
    <w:lvl w:ilvl="3" w:tplc="32565478" w:tentative="1">
      <w:start w:val="1"/>
      <w:numFmt w:val="bullet"/>
      <w:lvlText w:val="•"/>
      <w:lvlJc w:val="left"/>
      <w:pPr>
        <w:tabs>
          <w:tab w:val="num" w:pos="2880"/>
        </w:tabs>
        <w:ind w:left="2880" w:hanging="360"/>
      </w:pPr>
      <w:rPr>
        <w:rFonts w:ascii="Arial" w:hAnsi="Arial" w:hint="default"/>
      </w:rPr>
    </w:lvl>
    <w:lvl w:ilvl="4" w:tplc="FA0AD9B6" w:tentative="1">
      <w:start w:val="1"/>
      <w:numFmt w:val="bullet"/>
      <w:lvlText w:val="•"/>
      <w:lvlJc w:val="left"/>
      <w:pPr>
        <w:tabs>
          <w:tab w:val="num" w:pos="3600"/>
        </w:tabs>
        <w:ind w:left="3600" w:hanging="360"/>
      </w:pPr>
      <w:rPr>
        <w:rFonts w:ascii="Arial" w:hAnsi="Arial" w:hint="default"/>
      </w:rPr>
    </w:lvl>
    <w:lvl w:ilvl="5" w:tplc="B20061EE" w:tentative="1">
      <w:start w:val="1"/>
      <w:numFmt w:val="bullet"/>
      <w:lvlText w:val="•"/>
      <w:lvlJc w:val="left"/>
      <w:pPr>
        <w:tabs>
          <w:tab w:val="num" w:pos="4320"/>
        </w:tabs>
        <w:ind w:left="4320" w:hanging="360"/>
      </w:pPr>
      <w:rPr>
        <w:rFonts w:ascii="Arial" w:hAnsi="Arial" w:hint="default"/>
      </w:rPr>
    </w:lvl>
    <w:lvl w:ilvl="6" w:tplc="6F14BD36" w:tentative="1">
      <w:start w:val="1"/>
      <w:numFmt w:val="bullet"/>
      <w:lvlText w:val="•"/>
      <w:lvlJc w:val="left"/>
      <w:pPr>
        <w:tabs>
          <w:tab w:val="num" w:pos="5040"/>
        </w:tabs>
        <w:ind w:left="5040" w:hanging="360"/>
      </w:pPr>
      <w:rPr>
        <w:rFonts w:ascii="Arial" w:hAnsi="Arial" w:hint="default"/>
      </w:rPr>
    </w:lvl>
    <w:lvl w:ilvl="7" w:tplc="6ADCDF6A" w:tentative="1">
      <w:start w:val="1"/>
      <w:numFmt w:val="bullet"/>
      <w:lvlText w:val="•"/>
      <w:lvlJc w:val="left"/>
      <w:pPr>
        <w:tabs>
          <w:tab w:val="num" w:pos="5760"/>
        </w:tabs>
        <w:ind w:left="5760" w:hanging="360"/>
      </w:pPr>
      <w:rPr>
        <w:rFonts w:ascii="Arial" w:hAnsi="Arial" w:hint="default"/>
      </w:rPr>
    </w:lvl>
    <w:lvl w:ilvl="8" w:tplc="A3CE7EAE" w:tentative="1">
      <w:start w:val="1"/>
      <w:numFmt w:val="bullet"/>
      <w:lvlText w:val="•"/>
      <w:lvlJc w:val="left"/>
      <w:pPr>
        <w:tabs>
          <w:tab w:val="num" w:pos="6480"/>
        </w:tabs>
        <w:ind w:left="6480" w:hanging="360"/>
      </w:pPr>
      <w:rPr>
        <w:rFonts w:ascii="Arial" w:hAnsi="Arial" w:hint="default"/>
      </w:rPr>
    </w:lvl>
  </w:abstractNum>
  <w:abstractNum w:abstractNumId="3">
    <w:nsid w:val="1EBC407E"/>
    <w:multiLevelType w:val="multilevel"/>
    <w:tmpl w:val="A7D2CDF4"/>
    <w:lvl w:ilvl="0">
      <w:start w:val="1"/>
      <w:numFmt w:val="upperLetter"/>
      <w:lvlText w:val="%1."/>
      <w:lvlJc w:val="left"/>
      <w:pPr>
        <w:ind w:left="1890" w:hanging="360"/>
        <w:jc w:val="left"/>
      </w:pPr>
      <w:rPr>
        <w:rFonts w:ascii="Calibri" w:eastAsia="Calibri" w:hAnsi="Calibri" w:hint="default"/>
        <w:b/>
        <w:bCs/>
        <w:sz w:val="24"/>
        <w:szCs w:val="24"/>
      </w:rPr>
    </w:lvl>
    <w:lvl w:ilvl="1">
      <w:start w:val="1"/>
      <w:numFmt w:val="bullet"/>
      <w:lvlText w:val="•"/>
      <w:lvlJc w:val="left"/>
      <w:pPr>
        <w:ind w:left="2764" w:hanging="360"/>
      </w:pPr>
      <w:rPr>
        <w:rFonts w:hint="default"/>
      </w:rPr>
    </w:lvl>
    <w:lvl w:ilvl="2">
      <w:start w:val="1"/>
      <w:numFmt w:val="bullet"/>
      <w:lvlText w:val="•"/>
      <w:lvlJc w:val="left"/>
      <w:pPr>
        <w:ind w:left="3638" w:hanging="360"/>
      </w:pPr>
      <w:rPr>
        <w:rFonts w:hint="default"/>
      </w:rPr>
    </w:lvl>
    <w:lvl w:ilvl="3">
      <w:start w:val="1"/>
      <w:numFmt w:val="bullet"/>
      <w:lvlText w:val="•"/>
      <w:lvlJc w:val="left"/>
      <w:pPr>
        <w:ind w:left="4512" w:hanging="360"/>
      </w:pPr>
      <w:rPr>
        <w:rFonts w:hint="default"/>
      </w:rPr>
    </w:lvl>
    <w:lvl w:ilvl="4">
      <w:start w:val="1"/>
      <w:numFmt w:val="bullet"/>
      <w:lvlText w:val="•"/>
      <w:lvlJc w:val="left"/>
      <w:pPr>
        <w:ind w:left="5386" w:hanging="360"/>
      </w:pPr>
      <w:rPr>
        <w:rFonts w:hint="default"/>
      </w:rPr>
    </w:lvl>
    <w:lvl w:ilvl="5">
      <w:start w:val="1"/>
      <w:numFmt w:val="bullet"/>
      <w:lvlText w:val="•"/>
      <w:lvlJc w:val="left"/>
      <w:pPr>
        <w:ind w:left="6260" w:hanging="360"/>
      </w:pPr>
      <w:rPr>
        <w:rFonts w:hint="default"/>
      </w:rPr>
    </w:lvl>
    <w:lvl w:ilvl="6">
      <w:start w:val="1"/>
      <w:numFmt w:val="bullet"/>
      <w:lvlText w:val="•"/>
      <w:lvlJc w:val="left"/>
      <w:pPr>
        <w:ind w:left="7134" w:hanging="360"/>
      </w:pPr>
      <w:rPr>
        <w:rFonts w:hint="default"/>
      </w:rPr>
    </w:lvl>
    <w:lvl w:ilvl="7">
      <w:start w:val="1"/>
      <w:numFmt w:val="bullet"/>
      <w:lvlText w:val="•"/>
      <w:lvlJc w:val="left"/>
      <w:pPr>
        <w:ind w:left="8008" w:hanging="360"/>
      </w:pPr>
      <w:rPr>
        <w:rFonts w:hint="default"/>
      </w:rPr>
    </w:lvl>
    <w:lvl w:ilvl="8">
      <w:start w:val="1"/>
      <w:numFmt w:val="bullet"/>
      <w:lvlText w:val="•"/>
      <w:lvlJc w:val="left"/>
      <w:pPr>
        <w:ind w:left="8882" w:hanging="360"/>
      </w:pPr>
      <w:rPr>
        <w:rFonts w:hint="default"/>
      </w:rPr>
    </w:lvl>
  </w:abstractNum>
  <w:abstractNum w:abstractNumId="4">
    <w:nsid w:val="3FD217ED"/>
    <w:multiLevelType w:val="hybridMultilevel"/>
    <w:tmpl w:val="A7D2CDF4"/>
    <w:lvl w:ilvl="0" w:tplc="98849726">
      <w:start w:val="1"/>
      <w:numFmt w:val="upperLetter"/>
      <w:lvlText w:val="%1."/>
      <w:lvlJc w:val="left"/>
      <w:pPr>
        <w:ind w:left="1890" w:hanging="360"/>
        <w:jc w:val="left"/>
      </w:pPr>
      <w:rPr>
        <w:rFonts w:ascii="Calibri" w:eastAsia="Calibri" w:hAnsi="Calibri" w:hint="default"/>
        <w:b/>
        <w:bCs/>
        <w:sz w:val="24"/>
        <w:szCs w:val="24"/>
      </w:rPr>
    </w:lvl>
    <w:lvl w:ilvl="1" w:tplc="14E8591C">
      <w:start w:val="1"/>
      <w:numFmt w:val="bullet"/>
      <w:lvlText w:val="•"/>
      <w:lvlJc w:val="left"/>
      <w:pPr>
        <w:ind w:left="2764" w:hanging="360"/>
      </w:pPr>
      <w:rPr>
        <w:rFonts w:hint="default"/>
      </w:rPr>
    </w:lvl>
    <w:lvl w:ilvl="2" w:tplc="FDB0F4B2">
      <w:start w:val="1"/>
      <w:numFmt w:val="bullet"/>
      <w:lvlText w:val="•"/>
      <w:lvlJc w:val="left"/>
      <w:pPr>
        <w:ind w:left="3638" w:hanging="360"/>
      </w:pPr>
      <w:rPr>
        <w:rFonts w:hint="default"/>
      </w:rPr>
    </w:lvl>
    <w:lvl w:ilvl="3" w:tplc="0DC241C8">
      <w:start w:val="1"/>
      <w:numFmt w:val="bullet"/>
      <w:lvlText w:val="•"/>
      <w:lvlJc w:val="left"/>
      <w:pPr>
        <w:ind w:left="4512" w:hanging="360"/>
      </w:pPr>
      <w:rPr>
        <w:rFonts w:hint="default"/>
      </w:rPr>
    </w:lvl>
    <w:lvl w:ilvl="4" w:tplc="14509D9C">
      <w:start w:val="1"/>
      <w:numFmt w:val="bullet"/>
      <w:lvlText w:val="•"/>
      <w:lvlJc w:val="left"/>
      <w:pPr>
        <w:ind w:left="5386" w:hanging="360"/>
      </w:pPr>
      <w:rPr>
        <w:rFonts w:hint="default"/>
      </w:rPr>
    </w:lvl>
    <w:lvl w:ilvl="5" w:tplc="DD7C68A8">
      <w:start w:val="1"/>
      <w:numFmt w:val="bullet"/>
      <w:lvlText w:val="•"/>
      <w:lvlJc w:val="left"/>
      <w:pPr>
        <w:ind w:left="6260" w:hanging="360"/>
      </w:pPr>
      <w:rPr>
        <w:rFonts w:hint="default"/>
      </w:rPr>
    </w:lvl>
    <w:lvl w:ilvl="6" w:tplc="872C0EE4">
      <w:start w:val="1"/>
      <w:numFmt w:val="bullet"/>
      <w:lvlText w:val="•"/>
      <w:lvlJc w:val="left"/>
      <w:pPr>
        <w:ind w:left="7134" w:hanging="360"/>
      </w:pPr>
      <w:rPr>
        <w:rFonts w:hint="default"/>
      </w:rPr>
    </w:lvl>
    <w:lvl w:ilvl="7" w:tplc="866663A2">
      <w:start w:val="1"/>
      <w:numFmt w:val="bullet"/>
      <w:lvlText w:val="•"/>
      <w:lvlJc w:val="left"/>
      <w:pPr>
        <w:ind w:left="8008" w:hanging="360"/>
      </w:pPr>
      <w:rPr>
        <w:rFonts w:hint="default"/>
      </w:rPr>
    </w:lvl>
    <w:lvl w:ilvl="8" w:tplc="93EAE03C">
      <w:start w:val="1"/>
      <w:numFmt w:val="bullet"/>
      <w:lvlText w:val="•"/>
      <w:lvlJc w:val="left"/>
      <w:pPr>
        <w:ind w:left="8882" w:hanging="360"/>
      </w:pPr>
      <w:rPr>
        <w:rFonts w:hint="default"/>
      </w:rPr>
    </w:lvl>
  </w:abstractNum>
  <w:abstractNum w:abstractNumId="5">
    <w:nsid w:val="482A3885"/>
    <w:multiLevelType w:val="multilevel"/>
    <w:tmpl w:val="EFA0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1D61A97"/>
    <w:multiLevelType w:val="hybridMultilevel"/>
    <w:tmpl w:val="A7D2CDF4"/>
    <w:lvl w:ilvl="0" w:tplc="98849726">
      <w:start w:val="1"/>
      <w:numFmt w:val="upperLetter"/>
      <w:lvlText w:val="%1."/>
      <w:lvlJc w:val="left"/>
      <w:pPr>
        <w:ind w:left="1760" w:hanging="360"/>
        <w:jc w:val="left"/>
      </w:pPr>
      <w:rPr>
        <w:rFonts w:ascii="Calibri" w:eastAsia="Calibri" w:hAnsi="Calibri" w:hint="default"/>
        <w:b/>
        <w:bCs/>
        <w:sz w:val="24"/>
        <w:szCs w:val="24"/>
      </w:rPr>
    </w:lvl>
    <w:lvl w:ilvl="1" w:tplc="14E8591C">
      <w:start w:val="1"/>
      <w:numFmt w:val="bullet"/>
      <w:lvlText w:val="•"/>
      <w:lvlJc w:val="left"/>
      <w:pPr>
        <w:ind w:left="2634" w:hanging="360"/>
      </w:pPr>
      <w:rPr>
        <w:rFonts w:hint="default"/>
      </w:rPr>
    </w:lvl>
    <w:lvl w:ilvl="2" w:tplc="FDB0F4B2">
      <w:start w:val="1"/>
      <w:numFmt w:val="bullet"/>
      <w:lvlText w:val="•"/>
      <w:lvlJc w:val="left"/>
      <w:pPr>
        <w:ind w:left="3508" w:hanging="360"/>
      </w:pPr>
      <w:rPr>
        <w:rFonts w:hint="default"/>
      </w:rPr>
    </w:lvl>
    <w:lvl w:ilvl="3" w:tplc="0DC241C8">
      <w:start w:val="1"/>
      <w:numFmt w:val="bullet"/>
      <w:lvlText w:val="•"/>
      <w:lvlJc w:val="left"/>
      <w:pPr>
        <w:ind w:left="4382" w:hanging="360"/>
      </w:pPr>
      <w:rPr>
        <w:rFonts w:hint="default"/>
      </w:rPr>
    </w:lvl>
    <w:lvl w:ilvl="4" w:tplc="14509D9C">
      <w:start w:val="1"/>
      <w:numFmt w:val="bullet"/>
      <w:lvlText w:val="•"/>
      <w:lvlJc w:val="left"/>
      <w:pPr>
        <w:ind w:left="5256" w:hanging="360"/>
      </w:pPr>
      <w:rPr>
        <w:rFonts w:hint="default"/>
      </w:rPr>
    </w:lvl>
    <w:lvl w:ilvl="5" w:tplc="DD7C68A8">
      <w:start w:val="1"/>
      <w:numFmt w:val="bullet"/>
      <w:lvlText w:val="•"/>
      <w:lvlJc w:val="left"/>
      <w:pPr>
        <w:ind w:left="6130" w:hanging="360"/>
      </w:pPr>
      <w:rPr>
        <w:rFonts w:hint="default"/>
      </w:rPr>
    </w:lvl>
    <w:lvl w:ilvl="6" w:tplc="872C0EE4">
      <w:start w:val="1"/>
      <w:numFmt w:val="bullet"/>
      <w:lvlText w:val="•"/>
      <w:lvlJc w:val="left"/>
      <w:pPr>
        <w:ind w:left="7004" w:hanging="360"/>
      </w:pPr>
      <w:rPr>
        <w:rFonts w:hint="default"/>
      </w:rPr>
    </w:lvl>
    <w:lvl w:ilvl="7" w:tplc="866663A2">
      <w:start w:val="1"/>
      <w:numFmt w:val="bullet"/>
      <w:lvlText w:val="•"/>
      <w:lvlJc w:val="left"/>
      <w:pPr>
        <w:ind w:left="7878" w:hanging="360"/>
      </w:pPr>
      <w:rPr>
        <w:rFonts w:hint="default"/>
      </w:rPr>
    </w:lvl>
    <w:lvl w:ilvl="8" w:tplc="93EAE03C">
      <w:start w:val="1"/>
      <w:numFmt w:val="bullet"/>
      <w:lvlText w:val="•"/>
      <w:lvlJc w:val="left"/>
      <w:pPr>
        <w:ind w:left="8752" w:hanging="360"/>
      </w:pPr>
      <w:rPr>
        <w:rFonts w:hint="default"/>
      </w:rPr>
    </w:lvl>
  </w:abstractNum>
  <w:abstractNum w:abstractNumId="7">
    <w:nsid w:val="630C0BB6"/>
    <w:multiLevelType w:val="hybridMultilevel"/>
    <w:tmpl w:val="C906A1C0"/>
    <w:lvl w:ilvl="0" w:tplc="D24C66CA">
      <w:start w:val="1"/>
      <w:numFmt w:val="bullet"/>
      <w:lvlText w:val="•"/>
      <w:lvlJc w:val="left"/>
      <w:pPr>
        <w:tabs>
          <w:tab w:val="num" w:pos="720"/>
        </w:tabs>
        <w:ind w:left="720" w:hanging="360"/>
      </w:pPr>
      <w:rPr>
        <w:rFonts w:ascii="Arial" w:hAnsi="Arial" w:hint="default"/>
      </w:rPr>
    </w:lvl>
    <w:lvl w:ilvl="1" w:tplc="E8E43640" w:tentative="1">
      <w:start w:val="1"/>
      <w:numFmt w:val="bullet"/>
      <w:lvlText w:val="•"/>
      <w:lvlJc w:val="left"/>
      <w:pPr>
        <w:tabs>
          <w:tab w:val="num" w:pos="1440"/>
        </w:tabs>
        <w:ind w:left="1440" w:hanging="360"/>
      </w:pPr>
      <w:rPr>
        <w:rFonts w:ascii="Arial" w:hAnsi="Arial" w:hint="default"/>
      </w:rPr>
    </w:lvl>
    <w:lvl w:ilvl="2" w:tplc="AAF06484" w:tentative="1">
      <w:start w:val="1"/>
      <w:numFmt w:val="bullet"/>
      <w:lvlText w:val="•"/>
      <w:lvlJc w:val="left"/>
      <w:pPr>
        <w:tabs>
          <w:tab w:val="num" w:pos="2160"/>
        </w:tabs>
        <w:ind w:left="2160" w:hanging="360"/>
      </w:pPr>
      <w:rPr>
        <w:rFonts w:ascii="Arial" w:hAnsi="Arial" w:hint="default"/>
      </w:rPr>
    </w:lvl>
    <w:lvl w:ilvl="3" w:tplc="A66E3BE8" w:tentative="1">
      <w:start w:val="1"/>
      <w:numFmt w:val="bullet"/>
      <w:lvlText w:val="•"/>
      <w:lvlJc w:val="left"/>
      <w:pPr>
        <w:tabs>
          <w:tab w:val="num" w:pos="2880"/>
        </w:tabs>
        <w:ind w:left="2880" w:hanging="360"/>
      </w:pPr>
      <w:rPr>
        <w:rFonts w:ascii="Arial" w:hAnsi="Arial" w:hint="default"/>
      </w:rPr>
    </w:lvl>
    <w:lvl w:ilvl="4" w:tplc="7DE09C14" w:tentative="1">
      <w:start w:val="1"/>
      <w:numFmt w:val="bullet"/>
      <w:lvlText w:val="•"/>
      <w:lvlJc w:val="left"/>
      <w:pPr>
        <w:tabs>
          <w:tab w:val="num" w:pos="3600"/>
        </w:tabs>
        <w:ind w:left="3600" w:hanging="360"/>
      </w:pPr>
      <w:rPr>
        <w:rFonts w:ascii="Arial" w:hAnsi="Arial" w:hint="default"/>
      </w:rPr>
    </w:lvl>
    <w:lvl w:ilvl="5" w:tplc="4D44BA1A" w:tentative="1">
      <w:start w:val="1"/>
      <w:numFmt w:val="bullet"/>
      <w:lvlText w:val="•"/>
      <w:lvlJc w:val="left"/>
      <w:pPr>
        <w:tabs>
          <w:tab w:val="num" w:pos="4320"/>
        </w:tabs>
        <w:ind w:left="4320" w:hanging="360"/>
      </w:pPr>
      <w:rPr>
        <w:rFonts w:ascii="Arial" w:hAnsi="Arial" w:hint="default"/>
      </w:rPr>
    </w:lvl>
    <w:lvl w:ilvl="6" w:tplc="02B8AAAE" w:tentative="1">
      <w:start w:val="1"/>
      <w:numFmt w:val="bullet"/>
      <w:lvlText w:val="•"/>
      <w:lvlJc w:val="left"/>
      <w:pPr>
        <w:tabs>
          <w:tab w:val="num" w:pos="5040"/>
        </w:tabs>
        <w:ind w:left="5040" w:hanging="360"/>
      </w:pPr>
      <w:rPr>
        <w:rFonts w:ascii="Arial" w:hAnsi="Arial" w:hint="default"/>
      </w:rPr>
    </w:lvl>
    <w:lvl w:ilvl="7" w:tplc="51BC2EA2" w:tentative="1">
      <w:start w:val="1"/>
      <w:numFmt w:val="bullet"/>
      <w:lvlText w:val="•"/>
      <w:lvlJc w:val="left"/>
      <w:pPr>
        <w:tabs>
          <w:tab w:val="num" w:pos="5760"/>
        </w:tabs>
        <w:ind w:left="5760" w:hanging="360"/>
      </w:pPr>
      <w:rPr>
        <w:rFonts w:ascii="Arial" w:hAnsi="Arial" w:hint="default"/>
      </w:rPr>
    </w:lvl>
    <w:lvl w:ilvl="8" w:tplc="8AAC6BCE" w:tentative="1">
      <w:start w:val="1"/>
      <w:numFmt w:val="bullet"/>
      <w:lvlText w:val="•"/>
      <w:lvlJc w:val="left"/>
      <w:pPr>
        <w:tabs>
          <w:tab w:val="num" w:pos="6480"/>
        </w:tabs>
        <w:ind w:left="6480" w:hanging="360"/>
      </w:pPr>
      <w:rPr>
        <w:rFonts w:ascii="Arial" w:hAnsi="Arial" w:hint="default"/>
      </w:rPr>
    </w:lvl>
  </w:abstractNum>
  <w:abstractNum w:abstractNumId="8">
    <w:nsid w:val="76C376B9"/>
    <w:multiLevelType w:val="hybridMultilevel"/>
    <w:tmpl w:val="E7BE0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993552F"/>
    <w:multiLevelType w:val="hybridMultilevel"/>
    <w:tmpl w:val="41BA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0D4137"/>
    <w:multiLevelType w:val="multilevel"/>
    <w:tmpl w:val="18A2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6"/>
  </w:num>
  <w:num w:numId="4">
    <w:abstractNumId w:val="4"/>
  </w:num>
  <w:num w:numId="5">
    <w:abstractNumId w:val="3"/>
  </w:num>
  <w:num w:numId="6">
    <w:abstractNumId w:val="9"/>
  </w:num>
  <w:num w:numId="7">
    <w:abstractNumId w:val="5"/>
  </w:num>
  <w:num w:numId="8">
    <w:abstractNumId w:val="10"/>
  </w:num>
  <w:num w:numId="9">
    <w:abstractNumId w:val="1"/>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trackRevision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Biological Chem&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rxp0v07xtd9je9s2r5dtwuxvz2xxzaepp0&quot;&gt;steve&amp;apos;s library-2011 Copy&lt;record-ids&gt;&lt;item&gt;1206&lt;/item&gt;&lt;/record-ids&gt;&lt;/item&gt;&lt;/Libraries&gt;"/>
  </w:docVars>
  <w:rsids>
    <w:rsidRoot w:val="00D212BA"/>
    <w:rsid w:val="00004BD7"/>
    <w:rsid w:val="00004FC5"/>
    <w:rsid w:val="0000574C"/>
    <w:rsid w:val="00007F9C"/>
    <w:rsid w:val="00012ACC"/>
    <w:rsid w:val="00012BD1"/>
    <w:rsid w:val="00013BF2"/>
    <w:rsid w:val="00014EE1"/>
    <w:rsid w:val="00016C69"/>
    <w:rsid w:val="00017D2C"/>
    <w:rsid w:val="00023323"/>
    <w:rsid w:val="00030863"/>
    <w:rsid w:val="000312CB"/>
    <w:rsid w:val="00031B04"/>
    <w:rsid w:val="000324C6"/>
    <w:rsid w:val="00032E50"/>
    <w:rsid w:val="00034569"/>
    <w:rsid w:val="00035B61"/>
    <w:rsid w:val="00037C89"/>
    <w:rsid w:val="00040AF6"/>
    <w:rsid w:val="000427D5"/>
    <w:rsid w:val="00047D20"/>
    <w:rsid w:val="000514CB"/>
    <w:rsid w:val="00051D07"/>
    <w:rsid w:val="00052029"/>
    <w:rsid w:val="000528A7"/>
    <w:rsid w:val="00052C2B"/>
    <w:rsid w:val="00053ACE"/>
    <w:rsid w:val="000547D5"/>
    <w:rsid w:val="00056140"/>
    <w:rsid w:val="00060168"/>
    <w:rsid w:val="0006271B"/>
    <w:rsid w:val="00062BD2"/>
    <w:rsid w:val="00063B0E"/>
    <w:rsid w:val="00064117"/>
    <w:rsid w:val="000710DE"/>
    <w:rsid w:val="000716EE"/>
    <w:rsid w:val="00073309"/>
    <w:rsid w:val="00073EE8"/>
    <w:rsid w:val="0008041E"/>
    <w:rsid w:val="00083225"/>
    <w:rsid w:val="00083B71"/>
    <w:rsid w:val="0008547A"/>
    <w:rsid w:val="00087051"/>
    <w:rsid w:val="00095AFB"/>
    <w:rsid w:val="00096E58"/>
    <w:rsid w:val="000A0DDA"/>
    <w:rsid w:val="000A1CD9"/>
    <w:rsid w:val="000A4DAE"/>
    <w:rsid w:val="000A7980"/>
    <w:rsid w:val="000B1DB8"/>
    <w:rsid w:val="000B5CB2"/>
    <w:rsid w:val="000C4DB3"/>
    <w:rsid w:val="000C73C9"/>
    <w:rsid w:val="000D0A32"/>
    <w:rsid w:val="000D36D5"/>
    <w:rsid w:val="000E7314"/>
    <w:rsid w:val="000F79A8"/>
    <w:rsid w:val="00100F06"/>
    <w:rsid w:val="00103B04"/>
    <w:rsid w:val="00104C00"/>
    <w:rsid w:val="00106778"/>
    <w:rsid w:val="0011136C"/>
    <w:rsid w:val="0012028C"/>
    <w:rsid w:val="00123562"/>
    <w:rsid w:val="00131C28"/>
    <w:rsid w:val="00134BE8"/>
    <w:rsid w:val="00136F9F"/>
    <w:rsid w:val="00140D13"/>
    <w:rsid w:val="00141110"/>
    <w:rsid w:val="00142EA3"/>
    <w:rsid w:val="001440DA"/>
    <w:rsid w:val="001463C1"/>
    <w:rsid w:val="00150540"/>
    <w:rsid w:val="001606EB"/>
    <w:rsid w:val="00162507"/>
    <w:rsid w:val="00173E1B"/>
    <w:rsid w:val="00175E80"/>
    <w:rsid w:val="001857E8"/>
    <w:rsid w:val="001912DF"/>
    <w:rsid w:val="00193D3D"/>
    <w:rsid w:val="00194C9D"/>
    <w:rsid w:val="00197128"/>
    <w:rsid w:val="001B1AFD"/>
    <w:rsid w:val="001B4474"/>
    <w:rsid w:val="001B57FC"/>
    <w:rsid w:val="001C0855"/>
    <w:rsid w:val="001C7563"/>
    <w:rsid w:val="001D2E45"/>
    <w:rsid w:val="001E195F"/>
    <w:rsid w:val="001E26F6"/>
    <w:rsid w:val="001E3AFC"/>
    <w:rsid w:val="001E48D3"/>
    <w:rsid w:val="001F356D"/>
    <w:rsid w:val="001F40F4"/>
    <w:rsid w:val="001F5D51"/>
    <w:rsid w:val="00200241"/>
    <w:rsid w:val="002029DE"/>
    <w:rsid w:val="002068CE"/>
    <w:rsid w:val="00206C3A"/>
    <w:rsid w:val="00207A21"/>
    <w:rsid w:val="002109D9"/>
    <w:rsid w:val="002209F4"/>
    <w:rsid w:val="00222C1A"/>
    <w:rsid w:val="00224588"/>
    <w:rsid w:val="00225048"/>
    <w:rsid w:val="0022544F"/>
    <w:rsid w:val="002258CC"/>
    <w:rsid w:val="00231E8F"/>
    <w:rsid w:val="0023551F"/>
    <w:rsid w:val="002402E9"/>
    <w:rsid w:val="00241D20"/>
    <w:rsid w:val="002444A5"/>
    <w:rsid w:val="00252F83"/>
    <w:rsid w:val="00256257"/>
    <w:rsid w:val="0026512E"/>
    <w:rsid w:val="0027066D"/>
    <w:rsid w:val="0027143D"/>
    <w:rsid w:val="00274E89"/>
    <w:rsid w:val="002759A8"/>
    <w:rsid w:val="00275F9D"/>
    <w:rsid w:val="0028742F"/>
    <w:rsid w:val="002944D2"/>
    <w:rsid w:val="00297E48"/>
    <w:rsid w:val="002A0397"/>
    <w:rsid w:val="002A3B47"/>
    <w:rsid w:val="002A5AA9"/>
    <w:rsid w:val="002A6F3D"/>
    <w:rsid w:val="002B10CB"/>
    <w:rsid w:val="002B3C3F"/>
    <w:rsid w:val="002B3D3F"/>
    <w:rsid w:val="002B41E2"/>
    <w:rsid w:val="002B5BAC"/>
    <w:rsid w:val="002B6732"/>
    <w:rsid w:val="002B76DB"/>
    <w:rsid w:val="002C0FD4"/>
    <w:rsid w:val="002C7D3F"/>
    <w:rsid w:val="002D0805"/>
    <w:rsid w:val="002D5034"/>
    <w:rsid w:val="002D7EFF"/>
    <w:rsid w:val="002E0E5F"/>
    <w:rsid w:val="002E3398"/>
    <w:rsid w:val="002E382B"/>
    <w:rsid w:val="002E469D"/>
    <w:rsid w:val="002E48CF"/>
    <w:rsid w:val="002E5A76"/>
    <w:rsid w:val="002E7472"/>
    <w:rsid w:val="002F0778"/>
    <w:rsid w:val="002F4D96"/>
    <w:rsid w:val="002F66C8"/>
    <w:rsid w:val="0030021A"/>
    <w:rsid w:val="00301904"/>
    <w:rsid w:val="00310B8A"/>
    <w:rsid w:val="00314000"/>
    <w:rsid w:val="00314605"/>
    <w:rsid w:val="00325587"/>
    <w:rsid w:val="00325865"/>
    <w:rsid w:val="00326E4E"/>
    <w:rsid w:val="0032701B"/>
    <w:rsid w:val="00336D83"/>
    <w:rsid w:val="0034103D"/>
    <w:rsid w:val="00347011"/>
    <w:rsid w:val="00354237"/>
    <w:rsid w:val="0036212F"/>
    <w:rsid w:val="00363C19"/>
    <w:rsid w:val="00373E0B"/>
    <w:rsid w:val="00375D11"/>
    <w:rsid w:val="0038179F"/>
    <w:rsid w:val="00383AB1"/>
    <w:rsid w:val="0038544B"/>
    <w:rsid w:val="0038682B"/>
    <w:rsid w:val="0038780C"/>
    <w:rsid w:val="00391F58"/>
    <w:rsid w:val="003930B8"/>
    <w:rsid w:val="003937F9"/>
    <w:rsid w:val="003957C8"/>
    <w:rsid w:val="00396CC2"/>
    <w:rsid w:val="003A12A8"/>
    <w:rsid w:val="003A4FEE"/>
    <w:rsid w:val="003B0F72"/>
    <w:rsid w:val="003B3D3E"/>
    <w:rsid w:val="003B4BE9"/>
    <w:rsid w:val="003C1707"/>
    <w:rsid w:val="003D1F63"/>
    <w:rsid w:val="003E26A7"/>
    <w:rsid w:val="003E6BBF"/>
    <w:rsid w:val="00400BDE"/>
    <w:rsid w:val="00401F87"/>
    <w:rsid w:val="00403E39"/>
    <w:rsid w:val="004066E7"/>
    <w:rsid w:val="00406FCC"/>
    <w:rsid w:val="00421987"/>
    <w:rsid w:val="004226E0"/>
    <w:rsid w:val="00423DF6"/>
    <w:rsid w:val="0042502C"/>
    <w:rsid w:val="00430EFE"/>
    <w:rsid w:val="00431545"/>
    <w:rsid w:val="00441AC7"/>
    <w:rsid w:val="00444C1C"/>
    <w:rsid w:val="00446E47"/>
    <w:rsid w:val="00450377"/>
    <w:rsid w:val="00450A62"/>
    <w:rsid w:val="00453FFF"/>
    <w:rsid w:val="004610D3"/>
    <w:rsid w:val="004618D8"/>
    <w:rsid w:val="00467399"/>
    <w:rsid w:val="004721F3"/>
    <w:rsid w:val="00476459"/>
    <w:rsid w:val="00480239"/>
    <w:rsid w:val="00486019"/>
    <w:rsid w:val="0048706C"/>
    <w:rsid w:val="00497B3C"/>
    <w:rsid w:val="004A17B5"/>
    <w:rsid w:val="004B3355"/>
    <w:rsid w:val="004B4FA9"/>
    <w:rsid w:val="004B6158"/>
    <w:rsid w:val="004B761A"/>
    <w:rsid w:val="004D4414"/>
    <w:rsid w:val="004E1C34"/>
    <w:rsid w:val="004E3FB5"/>
    <w:rsid w:val="004E7B04"/>
    <w:rsid w:val="004F2811"/>
    <w:rsid w:val="004F29F3"/>
    <w:rsid w:val="004F354B"/>
    <w:rsid w:val="004F57DD"/>
    <w:rsid w:val="004F6EB5"/>
    <w:rsid w:val="00506594"/>
    <w:rsid w:val="0051231E"/>
    <w:rsid w:val="00514B30"/>
    <w:rsid w:val="00515578"/>
    <w:rsid w:val="00524802"/>
    <w:rsid w:val="00530700"/>
    <w:rsid w:val="00530EA5"/>
    <w:rsid w:val="00531B37"/>
    <w:rsid w:val="00532FFB"/>
    <w:rsid w:val="005340F3"/>
    <w:rsid w:val="00535728"/>
    <w:rsid w:val="00537592"/>
    <w:rsid w:val="005444DB"/>
    <w:rsid w:val="00561437"/>
    <w:rsid w:val="00564E88"/>
    <w:rsid w:val="00565550"/>
    <w:rsid w:val="00571A50"/>
    <w:rsid w:val="00571CF8"/>
    <w:rsid w:val="00581387"/>
    <w:rsid w:val="005815B8"/>
    <w:rsid w:val="00584E9A"/>
    <w:rsid w:val="00586209"/>
    <w:rsid w:val="00593BB1"/>
    <w:rsid w:val="005A1A2C"/>
    <w:rsid w:val="005A340F"/>
    <w:rsid w:val="005A43CC"/>
    <w:rsid w:val="005A5FEC"/>
    <w:rsid w:val="005A77DD"/>
    <w:rsid w:val="005B028E"/>
    <w:rsid w:val="005B130C"/>
    <w:rsid w:val="005B1588"/>
    <w:rsid w:val="005B5555"/>
    <w:rsid w:val="005C040D"/>
    <w:rsid w:val="005C1946"/>
    <w:rsid w:val="005C2532"/>
    <w:rsid w:val="005D00A9"/>
    <w:rsid w:val="005D075B"/>
    <w:rsid w:val="005D2C03"/>
    <w:rsid w:val="005D3D73"/>
    <w:rsid w:val="005E06C2"/>
    <w:rsid w:val="005E1B75"/>
    <w:rsid w:val="005E2EA0"/>
    <w:rsid w:val="005E3695"/>
    <w:rsid w:val="005F073E"/>
    <w:rsid w:val="005F38BB"/>
    <w:rsid w:val="005F7B0B"/>
    <w:rsid w:val="005F7E4F"/>
    <w:rsid w:val="0060154B"/>
    <w:rsid w:val="00606CBE"/>
    <w:rsid w:val="00607FF5"/>
    <w:rsid w:val="00610EE7"/>
    <w:rsid w:val="006113D7"/>
    <w:rsid w:val="00612D53"/>
    <w:rsid w:val="006178C6"/>
    <w:rsid w:val="00620951"/>
    <w:rsid w:val="00623535"/>
    <w:rsid w:val="006249C5"/>
    <w:rsid w:val="00624A22"/>
    <w:rsid w:val="00624B14"/>
    <w:rsid w:val="00624CFA"/>
    <w:rsid w:val="00625BBD"/>
    <w:rsid w:val="00625E48"/>
    <w:rsid w:val="006271C8"/>
    <w:rsid w:val="006321BC"/>
    <w:rsid w:val="00636BF1"/>
    <w:rsid w:val="00643BF5"/>
    <w:rsid w:val="0064427C"/>
    <w:rsid w:val="00644811"/>
    <w:rsid w:val="00644C14"/>
    <w:rsid w:val="006470B2"/>
    <w:rsid w:val="006522BC"/>
    <w:rsid w:val="00652F2A"/>
    <w:rsid w:val="00654136"/>
    <w:rsid w:val="00656425"/>
    <w:rsid w:val="00661174"/>
    <w:rsid w:val="0066330B"/>
    <w:rsid w:val="00674433"/>
    <w:rsid w:val="00674C1D"/>
    <w:rsid w:val="006804A7"/>
    <w:rsid w:val="0068200E"/>
    <w:rsid w:val="00686CDD"/>
    <w:rsid w:val="00687110"/>
    <w:rsid w:val="006A0568"/>
    <w:rsid w:val="006A35A1"/>
    <w:rsid w:val="006A3970"/>
    <w:rsid w:val="006A4118"/>
    <w:rsid w:val="006A6597"/>
    <w:rsid w:val="006B64A0"/>
    <w:rsid w:val="006C577E"/>
    <w:rsid w:val="006C756D"/>
    <w:rsid w:val="006C7CA4"/>
    <w:rsid w:val="006D22EB"/>
    <w:rsid w:val="006D7977"/>
    <w:rsid w:val="006E0FAA"/>
    <w:rsid w:val="006E17E2"/>
    <w:rsid w:val="006E4B03"/>
    <w:rsid w:val="006E6A0F"/>
    <w:rsid w:val="006E7C19"/>
    <w:rsid w:val="006F40E6"/>
    <w:rsid w:val="006F4DCA"/>
    <w:rsid w:val="006F4F86"/>
    <w:rsid w:val="006F53BF"/>
    <w:rsid w:val="006F6069"/>
    <w:rsid w:val="00700FE3"/>
    <w:rsid w:val="0070155E"/>
    <w:rsid w:val="00706EF4"/>
    <w:rsid w:val="00707669"/>
    <w:rsid w:val="00711CD3"/>
    <w:rsid w:val="00713385"/>
    <w:rsid w:val="00713F8E"/>
    <w:rsid w:val="00717023"/>
    <w:rsid w:val="00720CAC"/>
    <w:rsid w:val="00721E8A"/>
    <w:rsid w:val="00722E1E"/>
    <w:rsid w:val="007246C1"/>
    <w:rsid w:val="007262F6"/>
    <w:rsid w:val="00731A83"/>
    <w:rsid w:val="00732B22"/>
    <w:rsid w:val="00735655"/>
    <w:rsid w:val="00745678"/>
    <w:rsid w:val="00745A8F"/>
    <w:rsid w:val="00752AE0"/>
    <w:rsid w:val="00754B36"/>
    <w:rsid w:val="00762044"/>
    <w:rsid w:val="0076366F"/>
    <w:rsid w:val="00770F29"/>
    <w:rsid w:val="0077325F"/>
    <w:rsid w:val="00773F55"/>
    <w:rsid w:val="00775947"/>
    <w:rsid w:val="007802DB"/>
    <w:rsid w:val="007817AF"/>
    <w:rsid w:val="00787413"/>
    <w:rsid w:val="007935C9"/>
    <w:rsid w:val="00794D11"/>
    <w:rsid w:val="00794E09"/>
    <w:rsid w:val="007963DE"/>
    <w:rsid w:val="007A4A6F"/>
    <w:rsid w:val="007A6E1A"/>
    <w:rsid w:val="007C1DDF"/>
    <w:rsid w:val="007C25D6"/>
    <w:rsid w:val="007C38C0"/>
    <w:rsid w:val="007C601E"/>
    <w:rsid w:val="007C7628"/>
    <w:rsid w:val="007C7F72"/>
    <w:rsid w:val="007D0A09"/>
    <w:rsid w:val="007D27DF"/>
    <w:rsid w:val="007E17F7"/>
    <w:rsid w:val="007E2A7B"/>
    <w:rsid w:val="007E3F70"/>
    <w:rsid w:val="007F1001"/>
    <w:rsid w:val="007F451B"/>
    <w:rsid w:val="007F725F"/>
    <w:rsid w:val="00801C87"/>
    <w:rsid w:val="00802D5A"/>
    <w:rsid w:val="00803043"/>
    <w:rsid w:val="00806946"/>
    <w:rsid w:val="00817079"/>
    <w:rsid w:val="00817E4D"/>
    <w:rsid w:val="00821871"/>
    <w:rsid w:val="00833C98"/>
    <w:rsid w:val="0083634B"/>
    <w:rsid w:val="00837F4F"/>
    <w:rsid w:val="00841C08"/>
    <w:rsid w:val="008468BA"/>
    <w:rsid w:val="00846C9F"/>
    <w:rsid w:val="00847087"/>
    <w:rsid w:val="0085190E"/>
    <w:rsid w:val="008542CA"/>
    <w:rsid w:val="00856E05"/>
    <w:rsid w:val="00857D32"/>
    <w:rsid w:val="00861EA5"/>
    <w:rsid w:val="008639A5"/>
    <w:rsid w:val="008641F5"/>
    <w:rsid w:val="00867D75"/>
    <w:rsid w:val="00872233"/>
    <w:rsid w:val="008735F9"/>
    <w:rsid w:val="008745A5"/>
    <w:rsid w:val="00876C2D"/>
    <w:rsid w:val="00877297"/>
    <w:rsid w:val="00881698"/>
    <w:rsid w:val="00883594"/>
    <w:rsid w:val="00891B33"/>
    <w:rsid w:val="00896DDA"/>
    <w:rsid w:val="00897732"/>
    <w:rsid w:val="008A0249"/>
    <w:rsid w:val="008A2313"/>
    <w:rsid w:val="008A3A0B"/>
    <w:rsid w:val="008B0735"/>
    <w:rsid w:val="008B2CE2"/>
    <w:rsid w:val="008B3A19"/>
    <w:rsid w:val="008B63D4"/>
    <w:rsid w:val="008C0BB8"/>
    <w:rsid w:val="008C1A4B"/>
    <w:rsid w:val="008C2C76"/>
    <w:rsid w:val="008C2FE2"/>
    <w:rsid w:val="008C588C"/>
    <w:rsid w:val="008C63F3"/>
    <w:rsid w:val="008C765C"/>
    <w:rsid w:val="008D3688"/>
    <w:rsid w:val="008D3E89"/>
    <w:rsid w:val="008D58D6"/>
    <w:rsid w:val="008D7E7F"/>
    <w:rsid w:val="008E2B6D"/>
    <w:rsid w:val="008E2D8C"/>
    <w:rsid w:val="008E59E5"/>
    <w:rsid w:val="008F278C"/>
    <w:rsid w:val="008F527A"/>
    <w:rsid w:val="00900AF1"/>
    <w:rsid w:val="009033A5"/>
    <w:rsid w:val="009043F8"/>
    <w:rsid w:val="0091283D"/>
    <w:rsid w:val="00912D80"/>
    <w:rsid w:val="009157C2"/>
    <w:rsid w:val="00915E7B"/>
    <w:rsid w:val="00916EA6"/>
    <w:rsid w:val="00917600"/>
    <w:rsid w:val="009219CB"/>
    <w:rsid w:val="009221D9"/>
    <w:rsid w:val="0092318E"/>
    <w:rsid w:val="00927C44"/>
    <w:rsid w:val="0093173F"/>
    <w:rsid w:val="00935D4B"/>
    <w:rsid w:val="0093784B"/>
    <w:rsid w:val="009423AA"/>
    <w:rsid w:val="00944267"/>
    <w:rsid w:val="00945E74"/>
    <w:rsid w:val="0095254F"/>
    <w:rsid w:val="00963CE5"/>
    <w:rsid w:val="00965274"/>
    <w:rsid w:val="009734E1"/>
    <w:rsid w:val="009739F8"/>
    <w:rsid w:val="00974DFC"/>
    <w:rsid w:val="0097792A"/>
    <w:rsid w:val="00980DA6"/>
    <w:rsid w:val="00981BE9"/>
    <w:rsid w:val="00986B46"/>
    <w:rsid w:val="00987996"/>
    <w:rsid w:val="0099395F"/>
    <w:rsid w:val="00994493"/>
    <w:rsid w:val="00997184"/>
    <w:rsid w:val="009A078D"/>
    <w:rsid w:val="009B2556"/>
    <w:rsid w:val="009B3365"/>
    <w:rsid w:val="009B358C"/>
    <w:rsid w:val="009B4319"/>
    <w:rsid w:val="009B4F07"/>
    <w:rsid w:val="009B6623"/>
    <w:rsid w:val="009C6816"/>
    <w:rsid w:val="009D4E03"/>
    <w:rsid w:val="009D663F"/>
    <w:rsid w:val="009E330D"/>
    <w:rsid w:val="009E5548"/>
    <w:rsid w:val="009E57D9"/>
    <w:rsid w:val="009E5F52"/>
    <w:rsid w:val="009F08A9"/>
    <w:rsid w:val="00A05DD7"/>
    <w:rsid w:val="00A05F9C"/>
    <w:rsid w:val="00A127FB"/>
    <w:rsid w:val="00A204AA"/>
    <w:rsid w:val="00A2266A"/>
    <w:rsid w:val="00A22E6F"/>
    <w:rsid w:val="00A22E8B"/>
    <w:rsid w:val="00A32B0B"/>
    <w:rsid w:val="00A33AB1"/>
    <w:rsid w:val="00A4198C"/>
    <w:rsid w:val="00A431E9"/>
    <w:rsid w:val="00A478C6"/>
    <w:rsid w:val="00A53737"/>
    <w:rsid w:val="00A63E99"/>
    <w:rsid w:val="00A64B9F"/>
    <w:rsid w:val="00A7128B"/>
    <w:rsid w:val="00A71FB2"/>
    <w:rsid w:val="00A81B01"/>
    <w:rsid w:val="00A83C96"/>
    <w:rsid w:val="00A83ED9"/>
    <w:rsid w:val="00A84075"/>
    <w:rsid w:val="00A85153"/>
    <w:rsid w:val="00A8597C"/>
    <w:rsid w:val="00A87B9F"/>
    <w:rsid w:val="00A9053C"/>
    <w:rsid w:val="00A92D60"/>
    <w:rsid w:val="00A96AA0"/>
    <w:rsid w:val="00AA0711"/>
    <w:rsid w:val="00AA4E25"/>
    <w:rsid w:val="00AA50B6"/>
    <w:rsid w:val="00AA55DC"/>
    <w:rsid w:val="00AA667D"/>
    <w:rsid w:val="00AA6904"/>
    <w:rsid w:val="00AC03A5"/>
    <w:rsid w:val="00AC3AFF"/>
    <w:rsid w:val="00AC78F1"/>
    <w:rsid w:val="00AD3887"/>
    <w:rsid w:val="00AD4FB8"/>
    <w:rsid w:val="00AF6304"/>
    <w:rsid w:val="00AF6B84"/>
    <w:rsid w:val="00AF7823"/>
    <w:rsid w:val="00B003E9"/>
    <w:rsid w:val="00B00DAE"/>
    <w:rsid w:val="00B0484E"/>
    <w:rsid w:val="00B11023"/>
    <w:rsid w:val="00B17E90"/>
    <w:rsid w:val="00B261CB"/>
    <w:rsid w:val="00B32C9A"/>
    <w:rsid w:val="00B33337"/>
    <w:rsid w:val="00B363AF"/>
    <w:rsid w:val="00B455D5"/>
    <w:rsid w:val="00B4591F"/>
    <w:rsid w:val="00B47F3F"/>
    <w:rsid w:val="00B55893"/>
    <w:rsid w:val="00B61A64"/>
    <w:rsid w:val="00B62D60"/>
    <w:rsid w:val="00B63A3A"/>
    <w:rsid w:val="00B7229C"/>
    <w:rsid w:val="00B7267D"/>
    <w:rsid w:val="00B74C4A"/>
    <w:rsid w:val="00B80FCC"/>
    <w:rsid w:val="00B818BE"/>
    <w:rsid w:val="00B81E2A"/>
    <w:rsid w:val="00B839D4"/>
    <w:rsid w:val="00B83CCE"/>
    <w:rsid w:val="00B9211B"/>
    <w:rsid w:val="00B94B1F"/>
    <w:rsid w:val="00B95BC5"/>
    <w:rsid w:val="00B960C8"/>
    <w:rsid w:val="00B9617B"/>
    <w:rsid w:val="00B9788A"/>
    <w:rsid w:val="00B97A67"/>
    <w:rsid w:val="00BA2604"/>
    <w:rsid w:val="00BA337B"/>
    <w:rsid w:val="00BA57EE"/>
    <w:rsid w:val="00BB2A28"/>
    <w:rsid w:val="00BB2ABC"/>
    <w:rsid w:val="00BB6BA3"/>
    <w:rsid w:val="00BC0017"/>
    <w:rsid w:val="00BC270E"/>
    <w:rsid w:val="00BC5297"/>
    <w:rsid w:val="00BC5A9F"/>
    <w:rsid w:val="00BC6149"/>
    <w:rsid w:val="00BC7206"/>
    <w:rsid w:val="00BC727A"/>
    <w:rsid w:val="00BD086D"/>
    <w:rsid w:val="00BD0966"/>
    <w:rsid w:val="00BD27E1"/>
    <w:rsid w:val="00BD31AA"/>
    <w:rsid w:val="00BE164D"/>
    <w:rsid w:val="00BE44B6"/>
    <w:rsid w:val="00BF0589"/>
    <w:rsid w:val="00BF5FA7"/>
    <w:rsid w:val="00BF6ACD"/>
    <w:rsid w:val="00C02150"/>
    <w:rsid w:val="00C02F7F"/>
    <w:rsid w:val="00C12CEE"/>
    <w:rsid w:val="00C2364D"/>
    <w:rsid w:val="00C23F21"/>
    <w:rsid w:val="00C244BC"/>
    <w:rsid w:val="00C25D00"/>
    <w:rsid w:val="00C300F4"/>
    <w:rsid w:val="00C42766"/>
    <w:rsid w:val="00C464E6"/>
    <w:rsid w:val="00C516EF"/>
    <w:rsid w:val="00C52C46"/>
    <w:rsid w:val="00C54822"/>
    <w:rsid w:val="00C54B69"/>
    <w:rsid w:val="00C553C4"/>
    <w:rsid w:val="00C64D49"/>
    <w:rsid w:val="00C667F4"/>
    <w:rsid w:val="00C67C10"/>
    <w:rsid w:val="00C727DB"/>
    <w:rsid w:val="00C73A97"/>
    <w:rsid w:val="00C7771E"/>
    <w:rsid w:val="00C80758"/>
    <w:rsid w:val="00C811E0"/>
    <w:rsid w:val="00C8194E"/>
    <w:rsid w:val="00C81B47"/>
    <w:rsid w:val="00C8229D"/>
    <w:rsid w:val="00C90C8C"/>
    <w:rsid w:val="00C90CAB"/>
    <w:rsid w:val="00C91235"/>
    <w:rsid w:val="00C9265E"/>
    <w:rsid w:val="00C92717"/>
    <w:rsid w:val="00C97E8A"/>
    <w:rsid w:val="00CA4F37"/>
    <w:rsid w:val="00CA5220"/>
    <w:rsid w:val="00CA6055"/>
    <w:rsid w:val="00CA706F"/>
    <w:rsid w:val="00CB0631"/>
    <w:rsid w:val="00CB0FF6"/>
    <w:rsid w:val="00CB29F0"/>
    <w:rsid w:val="00CB3D72"/>
    <w:rsid w:val="00CB4D90"/>
    <w:rsid w:val="00CC0A62"/>
    <w:rsid w:val="00CC28CB"/>
    <w:rsid w:val="00CC3FC1"/>
    <w:rsid w:val="00CC7B01"/>
    <w:rsid w:val="00CC7C32"/>
    <w:rsid w:val="00CC7F8E"/>
    <w:rsid w:val="00CD1EBC"/>
    <w:rsid w:val="00CD28AB"/>
    <w:rsid w:val="00CD322A"/>
    <w:rsid w:val="00CD4C7B"/>
    <w:rsid w:val="00CE213E"/>
    <w:rsid w:val="00CE39A8"/>
    <w:rsid w:val="00D119E4"/>
    <w:rsid w:val="00D134F6"/>
    <w:rsid w:val="00D14BB1"/>
    <w:rsid w:val="00D161DB"/>
    <w:rsid w:val="00D20C39"/>
    <w:rsid w:val="00D212BA"/>
    <w:rsid w:val="00D2151B"/>
    <w:rsid w:val="00D2434C"/>
    <w:rsid w:val="00D277A9"/>
    <w:rsid w:val="00D33106"/>
    <w:rsid w:val="00D349AD"/>
    <w:rsid w:val="00D34D9B"/>
    <w:rsid w:val="00D431CC"/>
    <w:rsid w:val="00D473D6"/>
    <w:rsid w:val="00D47ACE"/>
    <w:rsid w:val="00D522A1"/>
    <w:rsid w:val="00D62877"/>
    <w:rsid w:val="00D67083"/>
    <w:rsid w:val="00D72000"/>
    <w:rsid w:val="00D76CA4"/>
    <w:rsid w:val="00D84D16"/>
    <w:rsid w:val="00D850BE"/>
    <w:rsid w:val="00DA159D"/>
    <w:rsid w:val="00DA4A30"/>
    <w:rsid w:val="00DA4E52"/>
    <w:rsid w:val="00DB29B0"/>
    <w:rsid w:val="00DB3FEC"/>
    <w:rsid w:val="00DB49C0"/>
    <w:rsid w:val="00DB7CA1"/>
    <w:rsid w:val="00DC004F"/>
    <w:rsid w:val="00DC01E8"/>
    <w:rsid w:val="00DC26AD"/>
    <w:rsid w:val="00DC4138"/>
    <w:rsid w:val="00DC6301"/>
    <w:rsid w:val="00DD1837"/>
    <w:rsid w:val="00DD587F"/>
    <w:rsid w:val="00DE1B1B"/>
    <w:rsid w:val="00DE737A"/>
    <w:rsid w:val="00DF09DF"/>
    <w:rsid w:val="00DF345A"/>
    <w:rsid w:val="00DF44EE"/>
    <w:rsid w:val="00DF4B36"/>
    <w:rsid w:val="00E0094D"/>
    <w:rsid w:val="00E04C0D"/>
    <w:rsid w:val="00E069C4"/>
    <w:rsid w:val="00E06B40"/>
    <w:rsid w:val="00E16197"/>
    <w:rsid w:val="00E167DE"/>
    <w:rsid w:val="00E179F9"/>
    <w:rsid w:val="00E20C72"/>
    <w:rsid w:val="00E225F2"/>
    <w:rsid w:val="00E2709F"/>
    <w:rsid w:val="00E3057C"/>
    <w:rsid w:val="00E3650B"/>
    <w:rsid w:val="00E400B1"/>
    <w:rsid w:val="00E44951"/>
    <w:rsid w:val="00E50007"/>
    <w:rsid w:val="00E50BE2"/>
    <w:rsid w:val="00E51252"/>
    <w:rsid w:val="00E5221A"/>
    <w:rsid w:val="00E536E0"/>
    <w:rsid w:val="00E54C7D"/>
    <w:rsid w:val="00E55BDB"/>
    <w:rsid w:val="00E60795"/>
    <w:rsid w:val="00E62BE6"/>
    <w:rsid w:val="00E62FA8"/>
    <w:rsid w:val="00E64D2F"/>
    <w:rsid w:val="00E65B7E"/>
    <w:rsid w:val="00E7522B"/>
    <w:rsid w:val="00E759CA"/>
    <w:rsid w:val="00E8414D"/>
    <w:rsid w:val="00E867AE"/>
    <w:rsid w:val="00E87630"/>
    <w:rsid w:val="00E922AD"/>
    <w:rsid w:val="00E92F86"/>
    <w:rsid w:val="00E933EC"/>
    <w:rsid w:val="00E94DC3"/>
    <w:rsid w:val="00E94E26"/>
    <w:rsid w:val="00EA46EC"/>
    <w:rsid w:val="00EA7958"/>
    <w:rsid w:val="00EB4051"/>
    <w:rsid w:val="00EC3FD3"/>
    <w:rsid w:val="00EE68F9"/>
    <w:rsid w:val="00F02F20"/>
    <w:rsid w:val="00F05DE8"/>
    <w:rsid w:val="00F06E92"/>
    <w:rsid w:val="00F079B5"/>
    <w:rsid w:val="00F07B54"/>
    <w:rsid w:val="00F108F0"/>
    <w:rsid w:val="00F14129"/>
    <w:rsid w:val="00F16127"/>
    <w:rsid w:val="00F1753A"/>
    <w:rsid w:val="00F21177"/>
    <w:rsid w:val="00F21F18"/>
    <w:rsid w:val="00F22C3E"/>
    <w:rsid w:val="00F25DE3"/>
    <w:rsid w:val="00F36446"/>
    <w:rsid w:val="00F365BA"/>
    <w:rsid w:val="00F3701D"/>
    <w:rsid w:val="00F5240C"/>
    <w:rsid w:val="00F5672E"/>
    <w:rsid w:val="00F57602"/>
    <w:rsid w:val="00F60154"/>
    <w:rsid w:val="00F64506"/>
    <w:rsid w:val="00F66817"/>
    <w:rsid w:val="00F755F2"/>
    <w:rsid w:val="00F75BC8"/>
    <w:rsid w:val="00F77502"/>
    <w:rsid w:val="00F81623"/>
    <w:rsid w:val="00F83917"/>
    <w:rsid w:val="00F845D7"/>
    <w:rsid w:val="00F85B67"/>
    <w:rsid w:val="00F87777"/>
    <w:rsid w:val="00F938F9"/>
    <w:rsid w:val="00F94B45"/>
    <w:rsid w:val="00FA0454"/>
    <w:rsid w:val="00FB3DBD"/>
    <w:rsid w:val="00FB5A17"/>
    <w:rsid w:val="00FB723A"/>
    <w:rsid w:val="00FC0125"/>
    <w:rsid w:val="00FD127C"/>
    <w:rsid w:val="00FD3F55"/>
    <w:rsid w:val="00FD7D6B"/>
    <w:rsid w:val="00FE42CD"/>
    <w:rsid w:val="00FE4B6F"/>
    <w:rsid w:val="00FE6A88"/>
    <w:rsid w:val="00FE7552"/>
    <w:rsid w:val="00FF0444"/>
    <w:rsid w:val="00FF0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6A0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 w:type="character" w:styleId="CommentReference">
    <w:name w:val="annotation reference"/>
    <w:basedOn w:val="DefaultParagraphFont"/>
    <w:uiPriority w:val="99"/>
    <w:semiHidden/>
    <w:unhideWhenUsed/>
    <w:rsid w:val="00A05DD7"/>
    <w:rPr>
      <w:sz w:val="18"/>
      <w:szCs w:val="18"/>
    </w:rPr>
  </w:style>
  <w:style w:type="paragraph" w:styleId="CommentText">
    <w:name w:val="annotation text"/>
    <w:basedOn w:val="Normal"/>
    <w:link w:val="CommentTextChar"/>
    <w:uiPriority w:val="99"/>
    <w:semiHidden/>
    <w:unhideWhenUsed/>
    <w:rsid w:val="00A05DD7"/>
    <w:rPr>
      <w:sz w:val="24"/>
      <w:szCs w:val="24"/>
    </w:rPr>
  </w:style>
  <w:style w:type="character" w:customStyle="1" w:styleId="CommentTextChar">
    <w:name w:val="Comment Text Char"/>
    <w:basedOn w:val="DefaultParagraphFont"/>
    <w:link w:val="CommentText"/>
    <w:uiPriority w:val="99"/>
    <w:semiHidden/>
    <w:rsid w:val="00A05DD7"/>
    <w:rPr>
      <w:rFonts w:eastAsiaTheme="minorHAnsi"/>
      <w:sz w:val="24"/>
      <w:szCs w:val="24"/>
      <w:lang w:eastAsia="en-US"/>
    </w:rPr>
  </w:style>
  <w:style w:type="character" w:styleId="Hyperlink">
    <w:name w:val="Hyperlink"/>
    <w:basedOn w:val="DefaultParagraphFont"/>
    <w:uiPriority w:val="99"/>
    <w:unhideWhenUsed/>
    <w:rsid w:val="00FE4B6F"/>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B61A64"/>
    <w:rPr>
      <w:b/>
      <w:bCs/>
      <w:sz w:val="20"/>
      <w:szCs w:val="20"/>
    </w:rPr>
  </w:style>
  <w:style w:type="character" w:customStyle="1" w:styleId="CommentSubjectChar">
    <w:name w:val="Comment Subject Char"/>
    <w:basedOn w:val="CommentTextChar"/>
    <w:link w:val="CommentSubject"/>
    <w:uiPriority w:val="99"/>
    <w:semiHidden/>
    <w:rsid w:val="00B61A64"/>
    <w:rPr>
      <w:rFonts w:eastAsiaTheme="minorHAnsi"/>
      <w:b/>
      <w:bCs/>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 w:type="character" w:styleId="CommentReference">
    <w:name w:val="annotation reference"/>
    <w:basedOn w:val="DefaultParagraphFont"/>
    <w:uiPriority w:val="99"/>
    <w:semiHidden/>
    <w:unhideWhenUsed/>
    <w:rsid w:val="00A05DD7"/>
    <w:rPr>
      <w:sz w:val="18"/>
      <w:szCs w:val="18"/>
    </w:rPr>
  </w:style>
  <w:style w:type="paragraph" w:styleId="CommentText">
    <w:name w:val="annotation text"/>
    <w:basedOn w:val="Normal"/>
    <w:link w:val="CommentTextChar"/>
    <w:uiPriority w:val="99"/>
    <w:semiHidden/>
    <w:unhideWhenUsed/>
    <w:rsid w:val="00A05DD7"/>
    <w:rPr>
      <w:sz w:val="24"/>
      <w:szCs w:val="24"/>
    </w:rPr>
  </w:style>
  <w:style w:type="character" w:customStyle="1" w:styleId="CommentTextChar">
    <w:name w:val="Comment Text Char"/>
    <w:basedOn w:val="DefaultParagraphFont"/>
    <w:link w:val="CommentText"/>
    <w:uiPriority w:val="99"/>
    <w:semiHidden/>
    <w:rsid w:val="00A05DD7"/>
    <w:rPr>
      <w:rFonts w:eastAsiaTheme="minorHAnsi"/>
      <w:sz w:val="24"/>
      <w:szCs w:val="24"/>
      <w:lang w:eastAsia="en-US"/>
    </w:rPr>
  </w:style>
  <w:style w:type="character" w:styleId="Hyperlink">
    <w:name w:val="Hyperlink"/>
    <w:basedOn w:val="DefaultParagraphFont"/>
    <w:uiPriority w:val="99"/>
    <w:unhideWhenUsed/>
    <w:rsid w:val="00FE4B6F"/>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B61A64"/>
    <w:rPr>
      <w:b/>
      <w:bCs/>
      <w:sz w:val="20"/>
      <w:szCs w:val="20"/>
    </w:rPr>
  </w:style>
  <w:style w:type="character" w:customStyle="1" w:styleId="CommentSubjectChar">
    <w:name w:val="Comment Subject Char"/>
    <w:basedOn w:val="CommentTextChar"/>
    <w:link w:val="CommentSubject"/>
    <w:uiPriority w:val="99"/>
    <w:semiHidden/>
    <w:rsid w:val="00B61A64"/>
    <w:rPr>
      <w:rFonts w:eastAsiaTheme="minorHAnsi"/>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7676">
      <w:bodyDiv w:val="1"/>
      <w:marLeft w:val="0"/>
      <w:marRight w:val="0"/>
      <w:marTop w:val="0"/>
      <w:marBottom w:val="0"/>
      <w:divBdr>
        <w:top w:val="none" w:sz="0" w:space="0" w:color="auto"/>
        <w:left w:val="none" w:sz="0" w:space="0" w:color="auto"/>
        <w:bottom w:val="none" w:sz="0" w:space="0" w:color="auto"/>
        <w:right w:val="none" w:sz="0" w:space="0" w:color="auto"/>
      </w:divBdr>
    </w:div>
    <w:div w:id="91947531">
      <w:bodyDiv w:val="1"/>
      <w:marLeft w:val="0"/>
      <w:marRight w:val="0"/>
      <w:marTop w:val="0"/>
      <w:marBottom w:val="0"/>
      <w:divBdr>
        <w:top w:val="none" w:sz="0" w:space="0" w:color="auto"/>
        <w:left w:val="none" w:sz="0" w:space="0" w:color="auto"/>
        <w:bottom w:val="none" w:sz="0" w:space="0" w:color="auto"/>
        <w:right w:val="none" w:sz="0" w:space="0" w:color="auto"/>
      </w:divBdr>
    </w:div>
    <w:div w:id="850412925">
      <w:bodyDiv w:val="1"/>
      <w:marLeft w:val="0"/>
      <w:marRight w:val="0"/>
      <w:marTop w:val="0"/>
      <w:marBottom w:val="0"/>
      <w:divBdr>
        <w:top w:val="none" w:sz="0" w:space="0" w:color="auto"/>
        <w:left w:val="none" w:sz="0" w:space="0" w:color="auto"/>
        <w:bottom w:val="none" w:sz="0" w:space="0" w:color="auto"/>
        <w:right w:val="none" w:sz="0" w:space="0" w:color="auto"/>
      </w:divBdr>
      <w:divsChild>
        <w:div w:id="1522166387">
          <w:marLeft w:val="907"/>
          <w:marRight w:val="0"/>
          <w:marTop w:val="0"/>
          <w:marBottom w:val="0"/>
          <w:divBdr>
            <w:top w:val="none" w:sz="0" w:space="0" w:color="auto"/>
            <w:left w:val="none" w:sz="0" w:space="0" w:color="auto"/>
            <w:bottom w:val="none" w:sz="0" w:space="0" w:color="auto"/>
            <w:right w:val="none" w:sz="0" w:space="0" w:color="auto"/>
          </w:divBdr>
        </w:div>
        <w:div w:id="1352294478">
          <w:marLeft w:val="907"/>
          <w:marRight w:val="0"/>
          <w:marTop w:val="0"/>
          <w:marBottom w:val="0"/>
          <w:divBdr>
            <w:top w:val="none" w:sz="0" w:space="0" w:color="auto"/>
            <w:left w:val="none" w:sz="0" w:space="0" w:color="auto"/>
            <w:bottom w:val="none" w:sz="0" w:space="0" w:color="auto"/>
            <w:right w:val="none" w:sz="0" w:space="0" w:color="auto"/>
          </w:divBdr>
        </w:div>
      </w:divsChild>
    </w:div>
    <w:div w:id="1129784467">
      <w:bodyDiv w:val="1"/>
      <w:marLeft w:val="0"/>
      <w:marRight w:val="0"/>
      <w:marTop w:val="0"/>
      <w:marBottom w:val="0"/>
      <w:divBdr>
        <w:top w:val="none" w:sz="0" w:space="0" w:color="auto"/>
        <w:left w:val="none" w:sz="0" w:space="0" w:color="auto"/>
        <w:bottom w:val="none" w:sz="0" w:space="0" w:color="auto"/>
        <w:right w:val="none" w:sz="0" w:space="0" w:color="auto"/>
      </w:divBdr>
      <w:divsChild>
        <w:div w:id="250697692">
          <w:marLeft w:val="0"/>
          <w:marRight w:val="0"/>
          <w:marTop w:val="0"/>
          <w:marBottom w:val="0"/>
          <w:divBdr>
            <w:top w:val="none" w:sz="0" w:space="0" w:color="auto"/>
            <w:left w:val="none" w:sz="0" w:space="0" w:color="auto"/>
            <w:bottom w:val="none" w:sz="0" w:space="0" w:color="auto"/>
            <w:right w:val="none" w:sz="0" w:space="0" w:color="auto"/>
          </w:divBdr>
        </w:div>
        <w:div w:id="836193888">
          <w:marLeft w:val="150"/>
          <w:marRight w:val="0"/>
          <w:marTop w:val="0"/>
          <w:marBottom w:val="0"/>
          <w:divBdr>
            <w:top w:val="single" w:sz="6" w:space="3" w:color="CCCCCC"/>
            <w:left w:val="single" w:sz="6" w:space="3" w:color="CCCCCC"/>
            <w:bottom w:val="single" w:sz="6" w:space="3" w:color="CCCCCC"/>
            <w:right w:val="single" w:sz="6" w:space="3" w:color="CCCCCC"/>
          </w:divBdr>
        </w:div>
        <w:div w:id="1599828209">
          <w:marLeft w:val="0"/>
          <w:marRight w:val="0"/>
          <w:marTop w:val="0"/>
          <w:marBottom w:val="0"/>
          <w:divBdr>
            <w:top w:val="none" w:sz="0" w:space="0" w:color="auto"/>
            <w:left w:val="none" w:sz="0" w:space="0" w:color="auto"/>
            <w:bottom w:val="none" w:sz="0" w:space="0" w:color="auto"/>
            <w:right w:val="none" w:sz="0" w:space="0" w:color="auto"/>
          </w:divBdr>
        </w:div>
        <w:div w:id="2043482485">
          <w:marLeft w:val="0"/>
          <w:marRight w:val="0"/>
          <w:marTop w:val="0"/>
          <w:marBottom w:val="0"/>
          <w:divBdr>
            <w:top w:val="none" w:sz="0" w:space="0" w:color="auto"/>
            <w:left w:val="none" w:sz="0" w:space="0" w:color="auto"/>
            <w:bottom w:val="none" w:sz="0" w:space="0" w:color="auto"/>
            <w:right w:val="none" w:sz="0" w:space="0" w:color="auto"/>
          </w:divBdr>
        </w:div>
        <w:div w:id="1206260991">
          <w:marLeft w:val="150"/>
          <w:marRight w:val="0"/>
          <w:marTop w:val="0"/>
          <w:marBottom w:val="0"/>
          <w:divBdr>
            <w:top w:val="single" w:sz="6" w:space="3" w:color="CCCCCC"/>
            <w:left w:val="single" w:sz="6" w:space="3" w:color="CCCCCC"/>
            <w:bottom w:val="single" w:sz="6" w:space="3" w:color="CCCCCC"/>
            <w:right w:val="single" w:sz="6" w:space="3" w:color="CCCCCC"/>
          </w:divBdr>
        </w:div>
        <w:div w:id="316497960">
          <w:marLeft w:val="0"/>
          <w:marRight w:val="0"/>
          <w:marTop w:val="0"/>
          <w:marBottom w:val="0"/>
          <w:divBdr>
            <w:top w:val="none" w:sz="0" w:space="0" w:color="auto"/>
            <w:left w:val="none" w:sz="0" w:space="0" w:color="auto"/>
            <w:bottom w:val="none" w:sz="0" w:space="0" w:color="auto"/>
            <w:right w:val="none" w:sz="0" w:space="0" w:color="auto"/>
          </w:divBdr>
        </w:div>
        <w:div w:id="2014530486">
          <w:marLeft w:val="0"/>
          <w:marRight w:val="0"/>
          <w:marTop w:val="0"/>
          <w:marBottom w:val="0"/>
          <w:divBdr>
            <w:top w:val="none" w:sz="0" w:space="0" w:color="auto"/>
            <w:left w:val="none" w:sz="0" w:space="0" w:color="auto"/>
            <w:bottom w:val="none" w:sz="0" w:space="0" w:color="auto"/>
            <w:right w:val="none" w:sz="0" w:space="0" w:color="auto"/>
          </w:divBdr>
        </w:div>
        <w:div w:id="847602191">
          <w:marLeft w:val="150"/>
          <w:marRight w:val="0"/>
          <w:marTop w:val="0"/>
          <w:marBottom w:val="0"/>
          <w:divBdr>
            <w:top w:val="single" w:sz="6" w:space="3" w:color="CCCCCC"/>
            <w:left w:val="single" w:sz="6" w:space="3" w:color="CCCCCC"/>
            <w:bottom w:val="single" w:sz="6" w:space="3" w:color="CCCCCC"/>
            <w:right w:val="single" w:sz="6" w:space="3" w:color="CCCCCC"/>
          </w:divBdr>
        </w:div>
        <w:div w:id="1816877252">
          <w:marLeft w:val="0"/>
          <w:marRight w:val="0"/>
          <w:marTop w:val="0"/>
          <w:marBottom w:val="0"/>
          <w:divBdr>
            <w:top w:val="none" w:sz="0" w:space="0" w:color="auto"/>
            <w:left w:val="none" w:sz="0" w:space="0" w:color="auto"/>
            <w:bottom w:val="none" w:sz="0" w:space="0" w:color="auto"/>
            <w:right w:val="none" w:sz="0" w:space="0" w:color="auto"/>
          </w:divBdr>
        </w:div>
        <w:div w:id="154538719">
          <w:marLeft w:val="0"/>
          <w:marRight w:val="0"/>
          <w:marTop w:val="0"/>
          <w:marBottom w:val="0"/>
          <w:divBdr>
            <w:top w:val="none" w:sz="0" w:space="0" w:color="auto"/>
            <w:left w:val="none" w:sz="0" w:space="0" w:color="auto"/>
            <w:bottom w:val="none" w:sz="0" w:space="0" w:color="auto"/>
            <w:right w:val="none" w:sz="0" w:space="0" w:color="auto"/>
          </w:divBdr>
        </w:div>
        <w:div w:id="1911423725">
          <w:marLeft w:val="150"/>
          <w:marRight w:val="0"/>
          <w:marTop w:val="0"/>
          <w:marBottom w:val="0"/>
          <w:divBdr>
            <w:top w:val="single" w:sz="6" w:space="3" w:color="CCCCCC"/>
            <w:left w:val="single" w:sz="6" w:space="3" w:color="CCCCCC"/>
            <w:bottom w:val="single" w:sz="6" w:space="3" w:color="CCCCCC"/>
            <w:right w:val="single" w:sz="6" w:space="3" w:color="CCCCCC"/>
          </w:divBdr>
        </w:div>
        <w:div w:id="1503666935">
          <w:marLeft w:val="0"/>
          <w:marRight w:val="0"/>
          <w:marTop w:val="0"/>
          <w:marBottom w:val="0"/>
          <w:divBdr>
            <w:top w:val="none" w:sz="0" w:space="0" w:color="auto"/>
            <w:left w:val="none" w:sz="0" w:space="0" w:color="auto"/>
            <w:bottom w:val="none" w:sz="0" w:space="0" w:color="auto"/>
            <w:right w:val="none" w:sz="0" w:space="0" w:color="auto"/>
          </w:divBdr>
        </w:div>
        <w:div w:id="1695812686">
          <w:marLeft w:val="0"/>
          <w:marRight w:val="0"/>
          <w:marTop w:val="0"/>
          <w:marBottom w:val="0"/>
          <w:divBdr>
            <w:top w:val="none" w:sz="0" w:space="0" w:color="auto"/>
            <w:left w:val="none" w:sz="0" w:space="0" w:color="auto"/>
            <w:bottom w:val="none" w:sz="0" w:space="0" w:color="auto"/>
            <w:right w:val="none" w:sz="0" w:space="0" w:color="auto"/>
          </w:divBdr>
        </w:div>
        <w:div w:id="650716432">
          <w:marLeft w:val="150"/>
          <w:marRight w:val="0"/>
          <w:marTop w:val="0"/>
          <w:marBottom w:val="0"/>
          <w:divBdr>
            <w:top w:val="single" w:sz="6" w:space="3" w:color="CCCCCC"/>
            <w:left w:val="single" w:sz="6" w:space="3" w:color="CCCCCC"/>
            <w:bottom w:val="single" w:sz="6" w:space="3" w:color="CCCCCC"/>
            <w:right w:val="single" w:sz="6" w:space="3" w:color="CCCCCC"/>
          </w:divBdr>
        </w:div>
        <w:div w:id="2062628212">
          <w:marLeft w:val="0"/>
          <w:marRight w:val="0"/>
          <w:marTop w:val="0"/>
          <w:marBottom w:val="0"/>
          <w:divBdr>
            <w:top w:val="none" w:sz="0" w:space="0" w:color="auto"/>
            <w:left w:val="none" w:sz="0" w:space="0" w:color="auto"/>
            <w:bottom w:val="none" w:sz="0" w:space="0" w:color="auto"/>
            <w:right w:val="none" w:sz="0" w:space="0" w:color="auto"/>
          </w:divBdr>
        </w:div>
        <w:div w:id="1266572359">
          <w:marLeft w:val="0"/>
          <w:marRight w:val="0"/>
          <w:marTop w:val="0"/>
          <w:marBottom w:val="0"/>
          <w:divBdr>
            <w:top w:val="none" w:sz="0" w:space="0" w:color="auto"/>
            <w:left w:val="none" w:sz="0" w:space="0" w:color="auto"/>
            <w:bottom w:val="none" w:sz="0" w:space="0" w:color="auto"/>
            <w:right w:val="none" w:sz="0" w:space="0" w:color="auto"/>
          </w:divBdr>
        </w:div>
      </w:divsChild>
    </w:div>
    <w:div w:id="1345979407">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743017955">
      <w:bodyDiv w:val="1"/>
      <w:marLeft w:val="0"/>
      <w:marRight w:val="0"/>
      <w:marTop w:val="0"/>
      <w:marBottom w:val="0"/>
      <w:divBdr>
        <w:top w:val="none" w:sz="0" w:space="0" w:color="auto"/>
        <w:left w:val="none" w:sz="0" w:space="0" w:color="auto"/>
        <w:bottom w:val="none" w:sz="0" w:space="0" w:color="auto"/>
        <w:right w:val="none" w:sz="0" w:space="0" w:color="auto"/>
      </w:divBdr>
    </w:div>
    <w:div w:id="1828284593">
      <w:bodyDiv w:val="1"/>
      <w:marLeft w:val="0"/>
      <w:marRight w:val="0"/>
      <w:marTop w:val="0"/>
      <w:marBottom w:val="0"/>
      <w:divBdr>
        <w:top w:val="none" w:sz="0" w:space="0" w:color="auto"/>
        <w:left w:val="none" w:sz="0" w:space="0" w:color="auto"/>
        <w:bottom w:val="none" w:sz="0" w:space="0" w:color="auto"/>
        <w:right w:val="none" w:sz="0" w:space="0" w:color="auto"/>
      </w:divBdr>
      <w:divsChild>
        <w:div w:id="1796943778">
          <w:marLeft w:val="907"/>
          <w:marRight w:val="0"/>
          <w:marTop w:val="0"/>
          <w:marBottom w:val="360"/>
          <w:divBdr>
            <w:top w:val="none" w:sz="0" w:space="0" w:color="auto"/>
            <w:left w:val="none" w:sz="0" w:space="0" w:color="auto"/>
            <w:bottom w:val="none" w:sz="0" w:space="0" w:color="auto"/>
            <w:right w:val="none" w:sz="0" w:space="0" w:color="auto"/>
          </w:divBdr>
        </w:div>
        <w:div w:id="296689459">
          <w:marLeft w:val="907"/>
          <w:marRight w:val="0"/>
          <w:marTop w:val="0"/>
          <w:marBottom w:val="360"/>
          <w:divBdr>
            <w:top w:val="none" w:sz="0" w:space="0" w:color="auto"/>
            <w:left w:val="none" w:sz="0" w:space="0" w:color="auto"/>
            <w:bottom w:val="none" w:sz="0" w:space="0" w:color="auto"/>
            <w:right w:val="none" w:sz="0" w:space="0" w:color="auto"/>
          </w:divBdr>
        </w:div>
      </w:divsChild>
    </w:div>
    <w:div w:id="2094933837">
      <w:bodyDiv w:val="1"/>
      <w:marLeft w:val="0"/>
      <w:marRight w:val="0"/>
      <w:marTop w:val="0"/>
      <w:marBottom w:val="0"/>
      <w:divBdr>
        <w:top w:val="none" w:sz="0" w:space="0" w:color="auto"/>
        <w:left w:val="none" w:sz="0" w:space="0" w:color="auto"/>
        <w:bottom w:val="none" w:sz="0" w:space="0" w:color="auto"/>
        <w:right w:val="none" w:sz="0" w:space="0" w:color="auto"/>
      </w:divBdr>
    </w:div>
    <w:div w:id="20991305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t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588</TotalTime>
  <Pages>10</Pages>
  <Words>4916</Words>
  <Characters>28025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unversity of michigan</Company>
  <LinksUpToDate>false</LinksUpToDate>
  <CharactersWithSpaces>32876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Ragsdale</dc:creator>
  <cp:lastModifiedBy>Administrator</cp:lastModifiedBy>
  <cp:revision>6</cp:revision>
  <cp:lastPrinted>2016-01-15T20:35:00Z</cp:lastPrinted>
  <dcterms:created xsi:type="dcterms:W3CDTF">2016-04-07T18:14:00Z</dcterms:created>
  <dcterms:modified xsi:type="dcterms:W3CDTF">2016-04-08T21:28:00Z</dcterms:modified>
</cp:coreProperties>
</file>