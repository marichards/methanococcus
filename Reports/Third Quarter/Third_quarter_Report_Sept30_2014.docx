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A5BB3" w14:textId="77777777" w:rsidR="006A08AE" w:rsidRPr="006A08AE" w:rsidRDefault="006A08AE" w:rsidP="006A08AE">
      <w:pPr>
        <w:pStyle w:val="ListParagraph"/>
        <w:widowControl w:val="0"/>
        <w:tabs>
          <w:tab w:val="left" w:pos="450"/>
          <w:tab w:val="left" w:pos="540"/>
        </w:tabs>
        <w:ind w:left="0"/>
        <w:jc w:val="center"/>
        <w:outlineLvl w:val="0"/>
        <w:rPr>
          <w:b/>
          <w:bCs/>
        </w:rPr>
      </w:pPr>
      <w:r w:rsidRPr="006A08AE">
        <w:rPr>
          <w:b/>
          <w:bCs/>
        </w:rPr>
        <w:t xml:space="preserve">Reducing Emissions Using </w:t>
      </w:r>
      <w:proofErr w:type="spellStart"/>
      <w:r w:rsidRPr="006A08AE">
        <w:rPr>
          <w:b/>
          <w:bCs/>
        </w:rPr>
        <w:t>Methanotrophic</w:t>
      </w:r>
      <w:proofErr w:type="spellEnd"/>
      <w:r w:rsidRPr="006A08AE">
        <w:rPr>
          <w:b/>
          <w:bCs/>
        </w:rPr>
        <w:t xml:space="preserve"> Organisms For Transportation Energy </w:t>
      </w:r>
    </w:p>
    <w:p w14:paraId="3B626404" w14:textId="130F5ECB" w:rsidR="00510F78" w:rsidRPr="00EE7768" w:rsidRDefault="006A08AE" w:rsidP="00EE7768">
      <w:pPr>
        <w:pStyle w:val="ListParagraph"/>
        <w:widowControl w:val="0"/>
        <w:tabs>
          <w:tab w:val="left" w:pos="450"/>
          <w:tab w:val="left" w:pos="540"/>
        </w:tabs>
        <w:ind w:left="0"/>
        <w:jc w:val="center"/>
        <w:outlineLvl w:val="0"/>
        <w:rPr>
          <w:b/>
          <w:bCs/>
          <w:caps/>
        </w:rPr>
      </w:pPr>
      <w:r w:rsidRPr="006A08AE">
        <w:rPr>
          <w:b/>
          <w:bCs/>
          <w:caps/>
        </w:rPr>
        <w:t>Anaerobic Bioconversion Of Methane To Methanol</w:t>
      </w:r>
      <w:r w:rsidRPr="006A08AE">
        <w:rPr>
          <w:b/>
          <w:caps/>
        </w:rPr>
        <w:br/>
      </w:r>
      <w:r w:rsidR="00510F78" w:rsidRPr="00510F78">
        <w:t> </w:t>
      </w:r>
    </w:p>
    <w:p w14:paraId="29263B7B" w14:textId="77777777" w:rsidR="00A5096C" w:rsidRDefault="00510F78" w:rsidP="00027C91">
      <w:r w:rsidRPr="006251B5">
        <w:rPr>
          <w:b/>
        </w:rPr>
        <w:t>A.    Executive summary</w:t>
      </w:r>
      <w:r w:rsidRPr="00510F78">
        <w:t xml:space="preserve">:  </w:t>
      </w:r>
    </w:p>
    <w:p w14:paraId="2156A92B" w14:textId="77777777" w:rsidR="0025148D" w:rsidRPr="008342B4" w:rsidRDefault="0025148D" w:rsidP="0025148D">
      <w:pPr>
        <w:ind w:firstLine="720"/>
        <w:rPr>
          <w:rFonts w:ascii="Times New Roman" w:hAnsi="Times New Roman" w:cs="Times New Roman"/>
        </w:rPr>
      </w:pPr>
      <w:r w:rsidRPr="008342B4">
        <w:rPr>
          <w:rFonts w:ascii="Times New Roman" w:hAnsi="Times New Roman" w:cs="Times New Roman"/>
        </w:rPr>
        <w:t xml:space="preserve">Our REMOTE project aims to develop transformational technologies for bioconversion of methane to liquid fuels. 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8342B4">
        <w:rPr>
          <w:rFonts w:ascii="Times New Roman" w:hAnsi="Times New Roman" w:cs="Times New Roman"/>
        </w:rPr>
        <w:t>Dayle</w:t>
      </w:r>
      <w:proofErr w:type="spellEnd"/>
      <w:r w:rsidRPr="008342B4">
        <w:rPr>
          <w:rFonts w:ascii="Times New Roman" w:hAnsi="Times New Roman" w:cs="Times New Roman"/>
        </w:rPr>
        <w:t xml:space="preserve"> Smith (PNNL). Nadine Wong in our technology transfer office is our T2M </w:t>
      </w:r>
      <w:proofErr w:type="spellStart"/>
      <w:r w:rsidRPr="008342B4">
        <w:rPr>
          <w:rFonts w:ascii="Times New Roman" w:hAnsi="Times New Roman" w:cs="Times New Roman"/>
        </w:rPr>
        <w:t>liason</w:t>
      </w:r>
      <w:proofErr w:type="spellEnd"/>
      <w:r w:rsidRPr="008342B4">
        <w:rPr>
          <w:rFonts w:ascii="Times New Roman" w:hAnsi="Times New Roman" w:cs="Times New Roman"/>
          <w:bCs/>
        </w:rPr>
        <w:t>.</w:t>
      </w:r>
      <w:r w:rsidRPr="008342B4">
        <w:rPr>
          <w:rFonts w:ascii="Times New Roman" w:hAnsi="Times New Roman" w:cs="Times New Roman"/>
          <w:b/>
          <w:bCs/>
        </w:rPr>
        <w:t xml:space="preserve"> </w:t>
      </w:r>
      <w:r w:rsidRPr="008342B4">
        <w:rPr>
          <w:rFonts w:ascii="Times New Roman" w:hAnsi="Times New Roman" w:cs="Times New Roman"/>
        </w:rPr>
        <w:t>Briefly, our scientific specific aims are:</w:t>
      </w:r>
    </w:p>
    <w:p w14:paraId="14A48F45" w14:textId="77777777" w:rsidR="0025148D" w:rsidRPr="008342B4" w:rsidRDefault="0025148D" w:rsidP="0025148D">
      <w:pPr>
        <w:numPr>
          <w:ilvl w:val="0"/>
          <w:numId w:val="1"/>
        </w:numPr>
        <w:rPr>
          <w:rFonts w:ascii="Times New Roman" w:hAnsi="Times New Roman" w:cs="Times New Roman"/>
        </w:rPr>
      </w:pPr>
      <w:r w:rsidRPr="008342B4">
        <w:rPr>
          <w:rFonts w:ascii="Times New Roman" w:hAnsi="Times New Roman" w:cs="Times New Roman"/>
        </w:rPr>
        <w:t xml:space="preserve">To actively express the gene clusters encoding the MCRs from </w:t>
      </w:r>
      <w:r w:rsidRPr="008342B4">
        <w:rPr>
          <w:rFonts w:ascii="Times New Roman" w:hAnsi="Times New Roman" w:cs="Times New Roman"/>
          <w:i/>
        </w:rPr>
        <w:t xml:space="preserve">M. </w:t>
      </w:r>
      <w:proofErr w:type="spellStart"/>
      <w:r w:rsidRPr="008342B4">
        <w:rPr>
          <w:rFonts w:ascii="Times New Roman" w:hAnsi="Times New Roman" w:cs="Times New Roman"/>
          <w:i/>
        </w:rPr>
        <w:t>marburgensis</w:t>
      </w:r>
      <w:proofErr w:type="spellEnd"/>
      <w:r w:rsidRPr="008342B4">
        <w:rPr>
          <w:rFonts w:ascii="Times New Roman" w:hAnsi="Times New Roman" w:cs="Times New Roman"/>
        </w:rPr>
        <w:t xml:space="preserve"> and from the anaerobic methane oxidizers, ANME-1 and ANME-2, in a genetically tractable methanogen; to genetically engineer the pathways for converting methane to methanol and to couple this pathway to the sulfate reduction path, </w:t>
      </w:r>
      <w:proofErr w:type="gramStart"/>
      <w:r w:rsidRPr="008342B4">
        <w:rPr>
          <w:rFonts w:ascii="Times New Roman" w:hAnsi="Times New Roman" w:cs="Times New Roman"/>
        </w:rPr>
        <w:t>which makes this process thermodynamically favorable.</w:t>
      </w:r>
      <w:proofErr w:type="gramEnd"/>
      <w:r w:rsidRPr="008342B4">
        <w:rPr>
          <w:rFonts w:ascii="Times New Roman" w:hAnsi="Times New Roman" w:cs="Times New Roman"/>
        </w:rPr>
        <w:t xml:space="preserve"> </w:t>
      </w:r>
    </w:p>
    <w:p w14:paraId="081909D6" w14:textId="77777777" w:rsidR="0025148D" w:rsidRPr="008342B4" w:rsidRDefault="0025148D" w:rsidP="0025148D">
      <w:pPr>
        <w:numPr>
          <w:ilvl w:val="0"/>
          <w:numId w:val="1"/>
        </w:numPr>
        <w:rPr>
          <w:rFonts w:ascii="Times New Roman" w:hAnsi="Times New Roman" w:cs="Times New Roman"/>
        </w:rPr>
      </w:pPr>
      <w:r w:rsidRPr="008342B4">
        <w:rPr>
          <w:rFonts w:ascii="Times New Roman" w:hAnsi="Times New Roman" w:cs="Times New Roman"/>
        </w:rPr>
        <w:t xml:space="preserve">To use genome-scale metabolic flux modeling of the genetically engineered </w:t>
      </w:r>
      <w:r w:rsidRPr="008342B4">
        <w:rPr>
          <w:rFonts w:ascii="Times New Roman" w:hAnsi="Times New Roman" w:cs="Times New Roman"/>
          <w:i/>
        </w:rPr>
        <w:t>Methanococcus maripaludis</w:t>
      </w:r>
      <w:r w:rsidRPr="008342B4">
        <w:rPr>
          <w:rFonts w:ascii="Times New Roman" w:hAnsi="Times New Roman" w:cs="Times New Roman"/>
        </w:rPr>
        <w:t xml:space="preserve"> strains, thus, ensuring that enzymes in the engineered pathway can operate at high efficiency in the new organism. We will also reengineer other aspects of </w:t>
      </w:r>
      <w:r w:rsidRPr="008342B4">
        <w:rPr>
          <w:rFonts w:ascii="Times New Roman" w:hAnsi="Times New Roman" w:cs="Times New Roman"/>
          <w:i/>
        </w:rPr>
        <w:t>M. maripaludis</w:t>
      </w:r>
      <w:r w:rsidRPr="008342B4">
        <w:rPr>
          <w:rFonts w:ascii="Times New Roman" w:hAnsi="Times New Roman" w:cs="Times New Roman"/>
        </w:rPr>
        <w:t xml:space="preserve"> metabolism by performing genetic alterations to optimize the methanol pathway in its new metabolic context and perform </w:t>
      </w:r>
      <w:proofErr w:type="spellStart"/>
      <w:r w:rsidRPr="008342B4">
        <w:rPr>
          <w:rFonts w:ascii="Times New Roman" w:hAnsi="Times New Roman" w:cs="Times New Roman"/>
        </w:rPr>
        <w:t>metabolomic</w:t>
      </w:r>
      <w:proofErr w:type="spellEnd"/>
      <w:r w:rsidRPr="008342B4">
        <w:rPr>
          <w:rFonts w:ascii="Times New Roman" w:hAnsi="Times New Roman" w:cs="Times New Roman"/>
        </w:rPr>
        <w:t xml:space="preserve"> and metabolic flux experiments to iteratively test, refine, and validate the metabolic model.</w:t>
      </w:r>
    </w:p>
    <w:p w14:paraId="439AF9F5" w14:textId="77777777" w:rsidR="0025148D" w:rsidRPr="008342B4" w:rsidRDefault="0025148D" w:rsidP="0025148D">
      <w:pPr>
        <w:numPr>
          <w:ilvl w:val="0"/>
          <w:numId w:val="1"/>
        </w:numPr>
        <w:rPr>
          <w:rFonts w:ascii="Times New Roman" w:hAnsi="Times New Roman" w:cs="Times New Roman"/>
        </w:rPr>
      </w:pPr>
      <w:r w:rsidRPr="008342B4">
        <w:rPr>
          <w:rFonts w:ascii="Times New Roman" w:hAnsi="Times New Roman" w:cs="Times New Roman"/>
        </w:rPr>
        <w:t xml:space="preserve">To purify the newly introduced enzymes from </w:t>
      </w:r>
      <w:r w:rsidRPr="008342B4">
        <w:rPr>
          <w:rFonts w:ascii="Times New Roman" w:hAnsi="Times New Roman" w:cs="Times New Roman"/>
          <w:i/>
        </w:rPr>
        <w:t>M. maripaludis</w:t>
      </w:r>
      <w:r w:rsidRPr="008342B4">
        <w:rPr>
          <w:rFonts w:ascii="Times New Roman" w:hAnsi="Times New Roman" w:cs="Times New Roman"/>
        </w:rPr>
        <w:t xml:space="preserve"> and conduct in vitro biochemical studies to test their functionality. We will also conduct pathway flux measurements and efficiency determinations aimed at optimizing methane oxidation to liquid fuels, and</w:t>
      </w:r>
    </w:p>
    <w:p w14:paraId="2B741415" w14:textId="77777777" w:rsidR="0025148D" w:rsidRPr="008342B4" w:rsidRDefault="0025148D" w:rsidP="0025148D">
      <w:pPr>
        <w:numPr>
          <w:ilvl w:val="0"/>
          <w:numId w:val="1"/>
        </w:numPr>
        <w:rPr>
          <w:rFonts w:ascii="Times New Roman" w:hAnsi="Times New Roman" w:cs="Times New Roman"/>
        </w:rPr>
      </w:pPr>
      <w:r w:rsidRPr="008342B4">
        <w:rPr>
          <w:rFonts w:ascii="Times New Roman" w:hAnsi="Times New Roman" w:cs="Times New Roman"/>
        </w:rPr>
        <w:t>To use computational studies to understand the mechanism of the anaerobic methane oxidizing enzyme, MCR, and to predict the effects of site-directed mutagenesis on the reaction mechanism.</w:t>
      </w:r>
    </w:p>
    <w:p w14:paraId="1F332892" w14:textId="77777777" w:rsidR="0025148D" w:rsidRPr="008342B4" w:rsidRDefault="0025148D" w:rsidP="0025148D">
      <w:pPr>
        <w:ind w:firstLine="720"/>
        <w:rPr>
          <w:rFonts w:ascii="Times New Roman" w:hAnsi="Times New Roman" w:cs="Times New Roman"/>
        </w:rPr>
      </w:pPr>
    </w:p>
    <w:p w14:paraId="08A832B3" w14:textId="77777777" w:rsidR="0025148D" w:rsidRPr="008342B4" w:rsidRDefault="0025148D" w:rsidP="0025148D">
      <w:pPr>
        <w:ind w:firstLine="720"/>
        <w:rPr>
          <w:rFonts w:ascii="Times New Roman" w:hAnsi="Times New Roman" w:cs="Times New Roman"/>
        </w:rPr>
      </w:pPr>
      <w:r w:rsidRPr="008342B4">
        <w:rPr>
          <w:rFonts w:ascii="Times New Roman" w:hAnsi="Times New Roman" w:cs="Times New Roman"/>
        </w:rPr>
        <w:t xml:space="preserve">We have made progress on each of these aims and all scientific aims are on track to timely completion. I have outlined challenges and risks associated with the work and identified alternative strategies should any of the current plans fail. We also are on budget. </w:t>
      </w:r>
    </w:p>
    <w:p w14:paraId="37AD9F58" w14:textId="77777777" w:rsidR="0025148D" w:rsidRPr="008342B4" w:rsidRDefault="0025148D" w:rsidP="0025148D">
      <w:pPr>
        <w:ind w:firstLine="720"/>
        <w:rPr>
          <w:rFonts w:ascii="Times New Roman" w:hAnsi="Times New Roman" w:cs="Times New Roman"/>
        </w:rPr>
      </w:pPr>
      <w:r w:rsidRPr="008342B4">
        <w:rPr>
          <w:rFonts w:ascii="Times New Roman" w:hAnsi="Times New Roman" w:cs="Times New Roman"/>
        </w:rPr>
        <w:t xml:space="preserve">With respect to Aim 1, we generated a codon-optimized version of the ANME-2C </w:t>
      </w:r>
      <w:proofErr w:type="spellStart"/>
      <w:r w:rsidRPr="008342B4">
        <w:rPr>
          <w:rFonts w:ascii="Times New Roman" w:hAnsi="Times New Roman" w:cs="Times New Roman"/>
        </w:rPr>
        <w:t>mcr</w:t>
      </w:r>
      <w:proofErr w:type="spellEnd"/>
      <w:r w:rsidRPr="008342B4">
        <w:rPr>
          <w:rFonts w:ascii="Times New Roman" w:hAnsi="Times New Roman" w:cs="Times New Roman"/>
        </w:rPr>
        <w:t xml:space="preserve"> genes and cloned them under control of the </w:t>
      </w:r>
      <w:proofErr w:type="spellStart"/>
      <w:r w:rsidRPr="008342B4">
        <w:rPr>
          <w:rFonts w:ascii="Times New Roman" w:hAnsi="Times New Roman" w:cs="Times New Roman"/>
        </w:rPr>
        <w:t>nif</w:t>
      </w:r>
      <w:proofErr w:type="spellEnd"/>
      <w:r w:rsidRPr="008342B4">
        <w:rPr>
          <w:rFonts w:ascii="Times New Roman" w:hAnsi="Times New Roman" w:cs="Times New Roman"/>
        </w:rPr>
        <w:t xml:space="preserve"> promoter. We detected a positive Western blot signal under N-fixing conditions, confirming regulated expression. We cloned codon-optimized versions of the </w:t>
      </w:r>
      <w:r w:rsidRPr="008342B4">
        <w:rPr>
          <w:rFonts w:ascii="Times New Roman" w:hAnsi="Times New Roman" w:cs="Times New Roman"/>
          <w:i/>
        </w:rPr>
        <w:t xml:space="preserve">M. </w:t>
      </w:r>
      <w:proofErr w:type="spellStart"/>
      <w:r w:rsidRPr="008342B4">
        <w:rPr>
          <w:rFonts w:ascii="Times New Roman" w:hAnsi="Times New Roman" w:cs="Times New Roman"/>
          <w:i/>
        </w:rPr>
        <w:t>marburgensis</w:t>
      </w:r>
      <w:proofErr w:type="spellEnd"/>
      <w:r w:rsidRPr="008342B4">
        <w:rPr>
          <w:rFonts w:ascii="Times New Roman" w:hAnsi="Times New Roman" w:cs="Times New Roman"/>
        </w:rPr>
        <w:t xml:space="preserve"> </w:t>
      </w:r>
      <w:proofErr w:type="spellStart"/>
      <w:r w:rsidRPr="008342B4">
        <w:rPr>
          <w:rFonts w:ascii="Times New Roman" w:hAnsi="Times New Roman" w:cs="Times New Roman"/>
        </w:rPr>
        <w:t>mcr</w:t>
      </w:r>
      <w:proofErr w:type="spellEnd"/>
      <w:r w:rsidRPr="008342B4">
        <w:rPr>
          <w:rFonts w:ascii="Times New Roman" w:hAnsi="Times New Roman" w:cs="Times New Roman"/>
        </w:rPr>
        <w:t xml:space="preserve"> genes and confirming expression by Western blotting.  The Western signal appears stronger with the codon-optimized version than it did with the non-codon optimized version.  Quantitation of yield is under way.</w:t>
      </w:r>
    </w:p>
    <w:p w14:paraId="1AC6D427" w14:textId="6C3D5D2A" w:rsidR="0025148D" w:rsidRPr="008342B4" w:rsidRDefault="0025148D" w:rsidP="0025148D">
      <w:pPr>
        <w:ind w:firstLine="720"/>
        <w:rPr>
          <w:rFonts w:ascii="Times New Roman" w:hAnsi="Times New Roman" w:cs="Times New Roman"/>
        </w:rPr>
      </w:pPr>
      <w:r w:rsidRPr="00F402BD">
        <w:rPr>
          <w:rFonts w:ascii="Times New Roman" w:hAnsi="Times New Roman" w:cs="Times New Roman"/>
        </w:rPr>
        <w:t xml:space="preserve">With respect to Aim 2, we built draft genome scale flux balance and core metabolic flux models for M. </w:t>
      </w:r>
      <w:proofErr w:type="spellStart"/>
      <w:r w:rsidRPr="00F402BD">
        <w:rPr>
          <w:rFonts w:ascii="Times New Roman" w:hAnsi="Times New Roman" w:cs="Times New Roman"/>
        </w:rPr>
        <w:t>marapaludis</w:t>
      </w:r>
      <w:proofErr w:type="spellEnd"/>
      <w:r w:rsidRPr="00F402BD">
        <w:rPr>
          <w:rFonts w:ascii="Times New Roman" w:hAnsi="Times New Roman" w:cs="Times New Roman"/>
        </w:rPr>
        <w:t xml:space="preserve"> metabolism and completed the semi-automated reconstruction of version 1.0 of the </w:t>
      </w:r>
      <w:r w:rsidRPr="00F402BD">
        <w:rPr>
          <w:rFonts w:ascii="Times New Roman" w:hAnsi="Times New Roman" w:cs="Times New Roman"/>
          <w:i/>
        </w:rPr>
        <w:t>M. maripaludis</w:t>
      </w:r>
      <w:r w:rsidRPr="00F402BD">
        <w:rPr>
          <w:rFonts w:ascii="Times New Roman" w:hAnsi="Times New Roman" w:cs="Times New Roman"/>
        </w:rPr>
        <w:t xml:space="preserve"> model using a maximum likelihood </w:t>
      </w:r>
      <w:proofErr w:type="spellStart"/>
      <w:r w:rsidRPr="00F402BD">
        <w:rPr>
          <w:rFonts w:ascii="Times New Roman" w:hAnsi="Times New Roman" w:cs="Times New Roman"/>
        </w:rPr>
        <w:t>orthology</w:t>
      </w:r>
      <w:proofErr w:type="spellEnd"/>
      <w:r w:rsidRPr="00F402BD">
        <w:rPr>
          <w:rFonts w:ascii="Times New Roman" w:hAnsi="Times New Roman" w:cs="Times New Roman"/>
        </w:rPr>
        <w:t xml:space="preserve"> approach. </w:t>
      </w:r>
      <w:r w:rsidR="000870C1" w:rsidRPr="00F402BD">
        <w:rPr>
          <w:rFonts w:ascii="Times New Roman" w:hAnsi="Times New Roman" w:cs="Times New Roman"/>
        </w:rPr>
        <w:t xml:space="preserve">Since completing the initial version, we </w:t>
      </w:r>
      <w:r w:rsidR="008E3198" w:rsidRPr="00F402BD">
        <w:rPr>
          <w:rFonts w:ascii="Times New Roman" w:hAnsi="Times New Roman" w:cs="Times New Roman"/>
        </w:rPr>
        <w:t>have expanded and improved</w:t>
      </w:r>
      <w:r w:rsidR="000870C1" w:rsidRPr="00F402BD">
        <w:rPr>
          <w:rFonts w:ascii="Times New Roman" w:hAnsi="Times New Roman" w:cs="Times New Roman"/>
        </w:rPr>
        <w:t xml:space="preserve"> the model through manual curation based on biochemical, genetic, and physiological data from literature</w:t>
      </w:r>
      <w:ins w:id="0" w:author="Matt" w:date="2014-10-01T11:01:00Z">
        <w:r w:rsidR="00F402BD" w:rsidRPr="00F402BD">
          <w:rPr>
            <w:rFonts w:ascii="Times New Roman" w:hAnsi="Times New Roman" w:cs="Times New Roman"/>
          </w:rPr>
          <w:t xml:space="preserve"> and have a clear portrait of the organism’s core metabolism. </w:t>
        </w:r>
      </w:ins>
      <w:ins w:id="1" w:author="Matt" w:date="2014-10-01T11:02:00Z">
        <w:r w:rsidR="00F402BD" w:rsidRPr="00F402BD">
          <w:rPr>
            <w:rFonts w:ascii="Times New Roman" w:hAnsi="Times New Roman" w:cs="Times New Roman"/>
          </w:rPr>
          <w:t>We have</w:t>
        </w:r>
      </w:ins>
      <w:ins w:id="2" w:author="Matt" w:date="2014-10-01T11:03:00Z">
        <w:r w:rsidR="00F402BD" w:rsidRPr="00F402BD">
          <w:rPr>
            <w:rFonts w:ascii="Times New Roman" w:hAnsi="Times New Roman" w:cs="Times New Roman"/>
          </w:rPr>
          <w:t xml:space="preserve"> also</w:t>
        </w:r>
      </w:ins>
      <w:ins w:id="3" w:author="Matt" w:date="2014-10-01T11:02:00Z">
        <w:r w:rsidR="00F402BD" w:rsidRPr="00F402BD">
          <w:rPr>
            <w:rFonts w:ascii="Times New Roman" w:hAnsi="Times New Roman" w:cs="Times New Roman"/>
          </w:rPr>
          <w:t xml:space="preserve"> altered our reaction network to obey biophysical laws </w:t>
        </w:r>
      </w:ins>
      <w:ins w:id="4" w:author="Matt" w:date="2014-10-01T11:03:00Z">
        <w:r w:rsidR="00F402BD" w:rsidRPr="00F402BD">
          <w:rPr>
            <w:rFonts w:ascii="Times New Roman" w:hAnsi="Times New Roman" w:cs="Times New Roman"/>
          </w:rPr>
          <w:t xml:space="preserve">and configured our model to grow on all possible media formulations. We can </w:t>
        </w:r>
        <w:r w:rsidR="00F402BD" w:rsidRPr="00F402BD">
          <w:rPr>
            <w:rFonts w:ascii="Times New Roman" w:hAnsi="Times New Roman" w:cs="Times New Roman"/>
          </w:rPr>
          <w:lastRenderedPageBreak/>
          <w:t xml:space="preserve">now make reasonable growth predictions and are preparing to validate our model using experimental growth yield, gene essentiality, and </w:t>
        </w:r>
      </w:ins>
      <w:ins w:id="5" w:author="Matt" w:date="2014-10-01T11:04:00Z">
        <w:r w:rsidR="00F402BD" w:rsidRPr="00F402BD">
          <w:rPr>
            <w:rFonts w:ascii="Times New Roman" w:hAnsi="Times New Roman" w:cs="Times New Roman"/>
          </w:rPr>
          <w:t>metabolomics</w:t>
        </w:r>
      </w:ins>
      <w:ins w:id="6" w:author="Matt" w:date="2014-10-01T11:03:00Z">
        <w:r w:rsidR="00F402BD" w:rsidRPr="00F402BD">
          <w:rPr>
            <w:rFonts w:ascii="Times New Roman" w:hAnsi="Times New Roman" w:cs="Times New Roman"/>
          </w:rPr>
          <w:t xml:space="preserve"> </w:t>
        </w:r>
      </w:ins>
      <w:ins w:id="7" w:author="Matt" w:date="2014-10-01T11:04:00Z">
        <w:r w:rsidR="00F402BD" w:rsidRPr="00F402BD">
          <w:rPr>
            <w:rFonts w:ascii="Times New Roman" w:hAnsi="Times New Roman" w:cs="Times New Roman"/>
          </w:rPr>
          <w:t xml:space="preserve">data. </w:t>
        </w:r>
      </w:ins>
      <w:del w:id="8" w:author="Matt" w:date="2014-10-01T11:03:00Z">
        <w:r w:rsidR="008E3198" w:rsidRPr="00F402BD" w:rsidDel="00F402BD">
          <w:rPr>
            <w:rFonts w:ascii="Times New Roman" w:hAnsi="Times New Roman" w:cs="Times New Roman"/>
          </w:rPr>
          <w:delText>,</w:delText>
        </w:r>
        <w:r w:rsidR="000870C1" w:rsidRPr="00F402BD" w:rsidDel="00F402BD">
          <w:rPr>
            <w:rFonts w:ascii="Times New Roman" w:hAnsi="Times New Roman" w:cs="Times New Roman"/>
          </w:rPr>
          <w:delText xml:space="preserve"> improv</w:delText>
        </w:r>
        <w:r w:rsidR="008E3198" w:rsidRPr="00F402BD" w:rsidDel="00F402BD">
          <w:rPr>
            <w:rFonts w:ascii="Times New Roman" w:hAnsi="Times New Roman" w:cs="Times New Roman"/>
            <w:rPrChange w:id="9" w:author="Matt" w:date="2014-10-01T11:04:00Z">
              <w:rPr>
                <w:rFonts w:ascii="Times New Roman" w:hAnsi="Times New Roman" w:cs="Times New Roman"/>
              </w:rPr>
            </w:rPrChange>
          </w:rPr>
          <w:delText>ing</w:delText>
        </w:r>
        <w:r w:rsidR="000870C1" w:rsidRPr="00F402BD" w:rsidDel="00F402BD">
          <w:rPr>
            <w:rFonts w:ascii="Times New Roman" w:hAnsi="Times New Roman" w:cs="Times New Roman"/>
            <w:rPrChange w:id="10" w:author="Matt" w:date="2014-10-01T11:04:00Z">
              <w:rPr>
                <w:rFonts w:ascii="Times New Roman" w:hAnsi="Times New Roman" w:cs="Times New Roman"/>
              </w:rPr>
            </w:rPrChange>
          </w:rPr>
          <w:delText xml:space="preserve"> the depiction</w:delText>
        </w:r>
        <w:r w:rsidR="000870C1" w:rsidRPr="00F402BD" w:rsidDel="00F402BD">
          <w:rPr>
            <w:rFonts w:ascii="Times New Roman" w:hAnsi="Times New Roman" w:cs="Times New Roman"/>
          </w:rPr>
          <w:delText xml:space="preserve"> of the electron transport chain, corrected the formate and acetate catabolism pathways, and added over 20% more reaction-associated genes</w:delText>
        </w:r>
      </w:del>
      <w:r w:rsidR="000870C1" w:rsidRPr="00F402BD">
        <w:rPr>
          <w:rFonts w:ascii="Times New Roman" w:hAnsi="Times New Roman" w:cs="Times New Roman"/>
        </w:rPr>
        <w:t>.</w:t>
      </w:r>
    </w:p>
    <w:p w14:paraId="58C5A632" w14:textId="3EBDE08E" w:rsidR="0025148D" w:rsidRPr="008342B4" w:rsidRDefault="0025148D" w:rsidP="0025148D">
      <w:pPr>
        <w:ind w:firstLine="720"/>
        <w:rPr>
          <w:rFonts w:ascii="Times New Roman" w:hAnsi="Times New Roman" w:cs="Times New Roman"/>
        </w:rPr>
      </w:pPr>
      <w:r w:rsidRPr="008342B4">
        <w:rPr>
          <w:rFonts w:ascii="Times New Roman" w:hAnsi="Times New Roman" w:cs="Times New Roman"/>
        </w:rPr>
        <w:t xml:space="preserve">With respect to Aim 3, we are culturing the two ANME strains for enzymatic measurements. In rapid kinetics experiments with the </w:t>
      </w:r>
      <w:r w:rsidRPr="008342B4">
        <w:rPr>
          <w:rFonts w:ascii="Times New Roman" w:hAnsi="Times New Roman" w:cs="Times New Roman"/>
          <w:i/>
        </w:rPr>
        <w:t xml:space="preserve">M. </w:t>
      </w:r>
      <w:proofErr w:type="spellStart"/>
      <w:r w:rsidRPr="008342B4">
        <w:rPr>
          <w:rFonts w:ascii="Times New Roman" w:hAnsi="Times New Roman" w:cs="Times New Roman"/>
          <w:i/>
        </w:rPr>
        <w:t>marburgensis</w:t>
      </w:r>
      <w:proofErr w:type="spellEnd"/>
      <w:r w:rsidR="008D4502" w:rsidRPr="008342B4">
        <w:rPr>
          <w:rFonts w:ascii="Times New Roman" w:hAnsi="Times New Roman" w:cs="Times New Roman"/>
        </w:rPr>
        <w:t xml:space="preserve"> enzyme, we observe a</w:t>
      </w:r>
      <w:r w:rsidRPr="008342B4">
        <w:rPr>
          <w:rFonts w:ascii="Times New Roman" w:hAnsi="Times New Roman" w:cs="Times New Roman"/>
        </w:rPr>
        <w:t xml:space="preserve"> rate constant for </w:t>
      </w:r>
      <w:r w:rsidR="008D4502" w:rsidRPr="008342B4">
        <w:rPr>
          <w:rFonts w:ascii="Times New Roman" w:hAnsi="Times New Roman" w:cs="Times New Roman"/>
        </w:rPr>
        <w:t>MCR</w:t>
      </w:r>
      <w:r w:rsidRPr="008342B4">
        <w:rPr>
          <w:rFonts w:ascii="Times New Roman" w:hAnsi="Times New Roman" w:cs="Times New Roman"/>
        </w:rPr>
        <w:t xml:space="preserve"> in methane</w:t>
      </w:r>
      <w:r w:rsidRPr="008342B4">
        <w:rPr>
          <w:rFonts w:ascii="Times New Roman" w:hAnsi="Times New Roman" w:cs="Times New Roman"/>
          <w:b/>
          <w:i/>
        </w:rPr>
        <w:t xml:space="preserve"> oxidation</w:t>
      </w:r>
      <w:r w:rsidR="008D4502" w:rsidRPr="008342B4">
        <w:rPr>
          <w:rFonts w:ascii="Times New Roman" w:hAnsi="Times New Roman" w:cs="Times New Roman"/>
        </w:rPr>
        <w:t xml:space="preserve"> of </w:t>
      </w:r>
      <w:r w:rsidRPr="008342B4">
        <w:rPr>
          <w:rFonts w:ascii="Times New Roman" w:hAnsi="Times New Roman" w:cs="Times New Roman"/>
        </w:rPr>
        <w:t>0.8 s</w:t>
      </w:r>
      <w:r w:rsidRPr="008342B4">
        <w:rPr>
          <w:rFonts w:ascii="Times New Roman" w:hAnsi="Times New Roman" w:cs="Times New Roman"/>
          <w:vertAlign w:val="superscript"/>
        </w:rPr>
        <w:t>-1</w:t>
      </w:r>
      <w:r w:rsidRPr="008342B4">
        <w:rPr>
          <w:rFonts w:ascii="Times New Roman" w:hAnsi="Times New Roman" w:cs="Times New Roman"/>
        </w:rPr>
        <w:t xml:space="preserve"> </w:t>
      </w:r>
      <w:r w:rsidR="008D4502" w:rsidRPr="008342B4">
        <w:rPr>
          <w:rFonts w:ascii="Times New Roman" w:hAnsi="Times New Roman" w:cs="Times New Roman"/>
        </w:rPr>
        <w:t>(</w:t>
      </w:r>
      <w:r w:rsidRPr="008342B4">
        <w:rPr>
          <w:rFonts w:ascii="Times New Roman" w:hAnsi="Times New Roman" w:cs="Times New Roman"/>
        </w:rPr>
        <w:t xml:space="preserve">20 </w:t>
      </w:r>
      <w:proofErr w:type="spellStart"/>
      <w:r w:rsidRPr="008342B4">
        <w:rPr>
          <w:rFonts w:ascii="Times New Roman" w:hAnsi="Times New Roman" w:cs="Times New Roman"/>
          <w:vertAlign w:val="superscript"/>
        </w:rPr>
        <w:t>o</w:t>
      </w:r>
      <w:r w:rsidRPr="008342B4">
        <w:rPr>
          <w:rFonts w:ascii="Times New Roman" w:hAnsi="Times New Roman" w:cs="Times New Roman"/>
        </w:rPr>
        <w:t>C</w:t>
      </w:r>
      <w:proofErr w:type="spellEnd"/>
      <w:r w:rsidRPr="008342B4">
        <w:rPr>
          <w:rFonts w:ascii="Times New Roman" w:hAnsi="Times New Roman" w:cs="Times New Roman"/>
        </w:rPr>
        <w:t xml:space="preserve">) and even more rapid reaction with methane. Thus, the key steps in the catalytic cycle appear to occur at &gt;0.1 units/mg, </w:t>
      </w:r>
      <w:r w:rsidR="00381401" w:rsidRPr="008342B4">
        <w:rPr>
          <w:rFonts w:ascii="Times New Roman" w:hAnsi="Times New Roman" w:cs="Times New Roman"/>
        </w:rPr>
        <w:t>near our goal of 0.5 units/mg</w:t>
      </w:r>
      <w:r w:rsidRPr="008342B4">
        <w:rPr>
          <w:rFonts w:ascii="Times New Roman" w:hAnsi="Times New Roman" w:cs="Times New Roman"/>
        </w:rPr>
        <w:t xml:space="preserve">. </w:t>
      </w:r>
    </w:p>
    <w:p w14:paraId="3185B7B0" w14:textId="77777777" w:rsidR="0025148D" w:rsidRPr="008342B4" w:rsidRDefault="0025148D" w:rsidP="0025148D">
      <w:pPr>
        <w:ind w:firstLine="720"/>
        <w:rPr>
          <w:rFonts w:ascii="Times New Roman" w:hAnsi="Times New Roman" w:cs="Times New Roman"/>
        </w:rPr>
      </w:pPr>
      <w:r w:rsidRPr="008342B4">
        <w:rPr>
          <w:rFonts w:ascii="Times New Roman" w:hAnsi="Times New Roman" w:cs="Times New Roman"/>
        </w:rPr>
        <w:t xml:space="preserve">For Aim 4, we calculated all force field parameters for cofactors of MCR, ANME-1, modified amino acids, </w:t>
      </w:r>
      <w:proofErr w:type="spellStart"/>
      <w:r w:rsidRPr="008342B4">
        <w:rPr>
          <w:rFonts w:ascii="Times New Roman" w:hAnsi="Times New Roman" w:cs="Times New Roman"/>
        </w:rPr>
        <w:t>CoM</w:t>
      </w:r>
      <w:proofErr w:type="spellEnd"/>
      <w:r w:rsidRPr="008342B4">
        <w:rPr>
          <w:rFonts w:ascii="Times New Roman" w:hAnsi="Times New Roman" w:cs="Times New Roman"/>
        </w:rPr>
        <w:t xml:space="preserve"> and </w:t>
      </w:r>
      <w:proofErr w:type="spellStart"/>
      <w:r w:rsidRPr="008342B4">
        <w:rPr>
          <w:rFonts w:ascii="Times New Roman" w:hAnsi="Times New Roman" w:cs="Times New Roman"/>
        </w:rPr>
        <w:t>CoB</w:t>
      </w:r>
      <w:proofErr w:type="spellEnd"/>
      <w:r w:rsidRPr="008342B4">
        <w:rPr>
          <w:rFonts w:ascii="Times New Roman" w:hAnsi="Times New Roman" w:cs="Times New Roman"/>
        </w:rPr>
        <w:t xml:space="preserve">. </w:t>
      </w:r>
      <w:r w:rsidRPr="008342B4">
        <w:rPr>
          <w:rFonts w:ascii="Times New Roman" w:hAnsi="Times New Roman" w:cs="Times New Roman"/>
          <w:bCs/>
        </w:rPr>
        <w:t xml:space="preserve">We are using molecular dynamics and statistical thermodynamics to identify at least ten </w:t>
      </w:r>
      <w:proofErr w:type="spellStart"/>
      <w:r w:rsidRPr="008342B4">
        <w:rPr>
          <w:rFonts w:ascii="Times New Roman" w:hAnsi="Times New Roman" w:cs="Times New Roman"/>
          <w:bCs/>
        </w:rPr>
        <w:t>animo</w:t>
      </w:r>
      <w:proofErr w:type="spellEnd"/>
      <w:r w:rsidRPr="008342B4">
        <w:rPr>
          <w:rFonts w:ascii="Times New Roman" w:hAnsi="Times New Roman" w:cs="Times New Roman"/>
          <w:bCs/>
        </w:rPr>
        <w:t xml:space="preserve"> acids that modulate substrate binding to MCR and ANME-1. We </w:t>
      </w:r>
      <w:r w:rsidRPr="008342B4">
        <w:rPr>
          <w:rFonts w:ascii="Times New Roman" w:hAnsi="Times New Roman" w:cs="Times New Roman"/>
        </w:rPr>
        <w:t>built a potential energy model for MCR inter-atomic interaction potentials including calculating force field parameters for substrates and cofactors to calculate an MCR structure with &lt; 1 Å difference from the initial crystal structure.</w:t>
      </w:r>
    </w:p>
    <w:p w14:paraId="6BFB3EDA" w14:textId="3009F047" w:rsidR="0025148D" w:rsidRDefault="0025148D" w:rsidP="008E3198">
      <w:pPr>
        <w:ind w:firstLine="720"/>
        <w:rPr>
          <w:rFonts w:ascii="Times New Roman" w:hAnsi="Times New Roman" w:cs="Times New Roman"/>
        </w:rPr>
      </w:pPr>
      <w:r w:rsidRPr="008342B4">
        <w:rPr>
          <w:rFonts w:ascii="Times New Roman" w:hAnsi="Times New Roman" w:cs="Times New Roman"/>
        </w:rPr>
        <w:t xml:space="preserve">Regarding Aim 5 (technology to market), with Nadine Wong (in our OTT), we have engaged Michael </w:t>
      </w:r>
      <w:proofErr w:type="spellStart"/>
      <w:r w:rsidRPr="008342B4">
        <w:rPr>
          <w:rFonts w:ascii="Times New Roman" w:hAnsi="Times New Roman" w:cs="Times New Roman"/>
        </w:rPr>
        <w:t>Psarouthakis</w:t>
      </w:r>
      <w:proofErr w:type="spellEnd"/>
      <w:r w:rsidRPr="008342B4">
        <w:rPr>
          <w:rFonts w:ascii="Times New Roman" w:hAnsi="Times New Roman" w:cs="Times New Roman"/>
        </w:rPr>
        <w:t xml:space="preserve">, who recently joined OTT as Senior Business Formation specialist. We reached agreement and signed an IP sharing agreement among U. </w:t>
      </w:r>
      <w:proofErr w:type="spellStart"/>
      <w:r w:rsidRPr="008342B4">
        <w:rPr>
          <w:rFonts w:ascii="Times New Roman" w:hAnsi="Times New Roman" w:cs="Times New Roman"/>
        </w:rPr>
        <w:t>Mich</w:t>
      </w:r>
      <w:proofErr w:type="spellEnd"/>
      <w:r w:rsidRPr="008342B4">
        <w:rPr>
          <w:rFonts w:ascii="Times New Roman" w:hAnsi="Times New Roman" w:cs="Times New Roman"/>
        </w:rPr>
        <w:t xml:space="preserve">, U. Washington, PNNL, and ISB. We developed a profile of the existing patents related to methane to methanol (and GTL) biotechnology and expect to conduct further searches as new inventions are developed during the research. We have completed a preliminary market assessment of the methane to methanol conversion market and identified several potential competing technologies in the market. We hired Rich </w:t>
      </w:r>
      <w:proofErr w:type="spellStart"/>
      <w:r w:rsidRPr="008342B4">
        <w:rPr>
          <w:rFonts w:ascii="Times New Roman" w:hAnsi="Times New Roman" w:cs="Times New Roman"/>
        </w:rPr>
        <w:t>Zvosec</w:t>
      </w:r>
      <w:proofErr w:type="spellEnd"/>
      <w:r w:rsidRPr="008342B4">
        <w:rPr>
          <w:rFonts w:ascii="Times New Roman" w:hAnsi="Times New Roman" w:cs="Times New Roman"/>
        </w:rPr>
        <w:t>, President</w:t>
      </w:r>
      <w:r w:rsidR="00AD25FB">
        <w:rPr>
          <w:rFonts w:ascii="Times New Roman" w:hAnsi="Times New Roman" w:cs="Times New Roman"/>
        </w:rPr>
        <w:t xml:space="preserve"> of High Hurdles, </w:t>
      </w:r>
      <w:proofErr w:type="gramStart"/>
      <w:r w:rsidR="00AD25FB">
        <w:rPr>
          <w:rFonts w:ascii="Times New Roman" w:hAnsi="Times New Roman" w:cs="Times New Roman"/>
        </w:rPr>
        <w:t>LLC</w:t>
      </w:r>
      <w:proofErr w:type="gramEnd"/>
      <w:r w:rsidR="00AD25FB">
        <w:rPr>
          <w:rFonts w:ascii="Times New Roman" w:hAnsi="Times New Roman" w:cs="Times New Roman"/>
        </w:rPr>
        <w:t>, as a tech</w:t>
      </w:r>
      <w:r w:rsidRPr="008342B4">
        <w:rPr>
          <w:rFonts w:ascii="Times New Roman" w:hAnsi="Times New Roman" w:cs="Times New Roman"/>
        </w:rPr>
        <w:t>nology consultant. He has extensive experience in the biofuel space and with ARPA-E.</w:t>
      </w:r>
      <w:r w:rsidR="008E3198" w:rsidRPr="008342B4">
        <w:rPr>
          <w:rFonts w:ascii="Times New Roman" w:hAnsi="Times New Roman" w:cs="Times New Roman"/>
        </w:rPr>
        <w:t xml:space="preserve"> </w:t>
      </w:r>
      <w:r w:rsidRPr="008342B4">
        <w:rPr>
          <w:rFonts w:ascii="Times New Roman" w:hAnsi="Times New Roman" w:cs="Times New Roman"/>
        </w:rPr>
        <w:t xml:space="preserve">The team is </w:t>
      </w:r>
      <w:r w:rsidR="00950BD7">
        <w:rPr>
          <w:rFonts w:ascii="Times New Roman" w:hAnsi="Times New Roman" w:cs="Times New Roman"/>
        </w:rPr>
        <w:t xml:space="preserve">working </w:t>
      </w:r>
      <w:r w:rsidR="00D7589B">
        <w:rPr>
          <w:rFonts w:ascii="Times New Roman" w:hAnsi="Times New Roman" w:cs="Times New Roman"/>
        </w:rPr>
        <w:t xml:space="preserve">through OTT </w:t>
      </w:r>
      <w:r w:rsidR="00950BD7">
        <w:rPr>
          <w:rFonts w:ascii="Times New Roman" w:hAnsi="Times New Roman" w:cs="Times New Roman"/>
        </w:rPr>
        <w:t xml:space="preserve">with </w:t>
      </w:r>
      <w:r w:rsidR="000F4167">
        <w:rPr>
          <w:rFonts w:ascii="Times New Roman" w:hAnsi="Times New Roman" w:cs="Times New Roman"/>
        </w:rPr>
        <w:t xml:space="preserve">an attorney, </w:t>
      </w:r>
      <w:r w:rsidR="00790E0C">
        <w:rPr>
          <w:rFonts w:ascii="Times New Roman" w:hAnsi="Times New Roman" w:cs="Times New Roman"/>
        </w:rPr>
        <w:t xml:space="preserve">Dr. </w:t>
      </w:r>
      <w:r w:rsidR="000F4167" w:rsidRPr="000F4167">
        <w:rPr>
          <w:rFonts w:ascii="Times New Roman" w:hAnsi="Times New Roman" w:cs="Times New Roman"/>
        </w:rPr>
        <w:t>David Casimir</w:t>
      </w:r>
      <w:r w:rsidR="00790E0C">
        <w:rPr>
          <w:rFonts w:ascii="Times New Roman" w:hAnsi="Times New Roman" w:cs="Times New Roman"/>
        </w:rPr>
        <w:t>, Ph.D., J.D,</w:t>
      </w:r>
      <w:r w:rsidR="000F4167" w:rsidRPr="000F4167">
        <w:rPr>
          <w:rFonts w:ascii="Times New Roman" w:hAnsi="Times New Roman" w:cs="Times New Roman"/>
        </w:rPr>
        <w:t xml:space="preserve"> </w:t>
      </w:r>
      <w:r w:rsidR="000F4167">
        <w:rPr>
          <w:rFonts w:ascii="Times New Roman" w:hAnsi="Times New Roman" w:cs="Times New Roman"/>
        </w:rPr>
        <w:t>(</w:t>
      </w:r>
      <w:r w:rsidR="000F4167" w:rsidRPr="000F4167">
        <w:rPr>
          <w:rFonts w:ascii="Times New Roman" w:hAnsi="Times New Roman" w:cs="Times New Roman"/>
        </w:rPr>
        <w:t>Casimir Jones based in Madison WI</w:t>
      </w:r>
      <w:r w:rsidR="000F4167">
        <w:rPr>
          <w:rFonts w:ascii="Times New Roman" w:hAnsi="Times New Roman" w:cs="Times New Roman"/>
        </w:rPr>
        <w:t>)</w:t>
      </w:r>
      <w:r w:rsidR="00950BD7">
        <w:rPr>
          <w:rFonts w:ascii="Times New Roman" w:hAnsi="Times New Roman" w:cs="Times New Roman"/>
        </w:rPr>
        <w:t xml:space="preserve"> to draft a patent</w:t>
      </w:r>
      <w:r w:rsidRPr="008342B4">
        <w:rPr>
          <w:rFonts w:ascii="Times New Roman" w:hAnsi="Times New Roman" w:cs="Times New Roman"/>
        </w:rPr>
        <w:t xml:space="preserve"> </w:t>
      </w:r>
      <w:r w:rsidR="00950BD7">
        <w:rPr>
          <w:rFonts w:ascii="Times New Roman" w:hAnsi="Times New Roman" w:cs="Times New Roman"/>
        </w:rPr>
        <w:t>describing the recent IP on the genetically engineered organisms</w:t>
      </w:r>
      <w:r w:rsidRPr="008342B4">
        <w:rPr>
          <w:rFonts w:ascii="Times New Roman" w:hAnsi="Times New Roman" w:cs="Times New Roman"/>
        </w:rPr>
        <w:t>.</w:t>
      </w:r>
    </w:p>
    <w:p w14:paraId="3F1A0C9F" w14:textId="77777777" w:rsidR="00910C44" w:rsidRDefault="00910C44" w:rsidP="008E3198">
      <w:pPr>
        <w:ind w:firstLine="720"/>
        <w:rPr>
          <w:rFonts w:ascii="Times New Roman" w:hAnsi="Times New Roman" w:cs="Times New Roman"/>
        </w:rPr>
      </w:pPr>
    </w:p>
    <w:p w14:paraId="26ECDDAB" w14:textId="4862800D" w:rsidR="00910C44" w:rsidRDefault="00910C44" w:rsidP="008E3198">
      <w:pPr>
        <w:ind w:firstLine="720"/>
        <w:rPr>
          <w:rFonts w:ascii="Times New Roman" w:hAnsi="Times New Roman" w:cs="Times New Roman"/>
        </w:rPr>
      </w:pPr>
      <w:r>
        <w:rPr>
          <w:rFonts w:ascii="Times New Roman" w:hAnsi="Times New Roman" w:cs="Times New Roman"/>
        </w:rPr>
        <w:t xml:space="preserve">Before addressing the </w:t>
      </w:r>
      <w:r w:rsidR="0061188C">
        <w:rPr>
          <w:rFonts w:ascii="Times New Roman" w:hAnsi="Times New Roman" w:cs="Times New Roman"/>
        </w:rPr>
        <w:t>S</w:t>
      </w:r>
      <w:r>
        <w:rPr>
          <w:rFonts w:ascii="Times New Roman" w:hAnsi="Times New Roman" w:cs="Times New Roman"/>
        </w:rPr>
        <w:t xml:space="preserve">tatus of </w:t>
      </w:r>
      <w:r w:rsidR="0061188C">
        <w:rPr>
          <w:rFonts w:ascii="Times New Roman" w:hAnsi="Times New Roman" w:cs="Times New Roman"/>
        </w:rPr>
        <w:t>M</w:t>
      </w:r>
      <w:r>
        <w:rPr>
          <w:rFonts w:ascii="Times New Roman" w:hAnsi="Times New Roman" w:cs="Times New Roman"/>
        </w:rPr>
        <w:t xml:space="preserve">ilestones, I will directly reply to the three questions sent by Chad on July 7. </w:t>
      </w:r>
    </w:p>
    <w:tbl>
      <w:tblPr>
        <w:tblStyle w:val="TableGrid"/>
        <w:tblW w:w="0" w:type="auto"/>
        <w:tblLook w:val="04A0" w:firstRow="1" w:lastRow="0" w:firstColumn="1" w:lastColumn="0" w:noHBand="0" w:noVBand="1"/>
      </w:tblPr>
      <w:tblGrid>
        <w:gridCol w:w="7668"/>
        <w:gridCol w:w="1908"/>
      </w:tblGrid>
      <w:tr w:rsidR="00910C44" w:rsidRPr="00910C44" w14:paraId="5742B44A" w14:textId="77777777" w:rsidTr="00910C44">
        <w:tc>
          <w:tcPr>
            <w:tcW w:w="7668" w:type="dxa"/>
          </w:tcPr>
          <w:p w14:paraId="2229997E" w14:textId="77777777" w:rsidR="00910C44" w:rsidRPr="00910C44" w:rsidRDefault="00910C44" w:rsidP="00910C44">
            <w:pPr>
              <w:ind w:firstLine="720"/>
              <w:rPr>
                <w:rFonts w:ascii="Times New Roman" w:hAnsi="Times New Roman" w:cs="Times New Roman"/>
                <w:b/>
                <w:bCs/>
                <w:sz w:val="24"/>
                <w:szCs w:val="24"/>
              </w:rPr>
            </w:pPr>
            <w:r w:rsidRPr="00910C44">
              <w:rPr>
                <w:rFonts w:ascii="Times New Roman" w:hAnsi="Times New Roman" w:cs="Times New Roman"/>
                <w:b/>
                <w:sz w:val="24"/>
                <w:szCs w:val="24"/>
              </w:rPr>
              <w:t xml:space="preserve">M5.1 Agree and sign an IP sharing agreement among U. Michigan, U. Washington, PNNL, and ISB. </w:t>
            </w:r>
          </w:p>
        </w:tc>
        <w:tc>
          <w:tcPr>
            <w:tcW w:w="1908" w:type="dxa"/>
          </w:tcPr>
          <w:p w14:paraId="30F2375D" w14:textId="77777777" w:rsidR="00910C44" w:rsidRPr="00910C44" w:rsidRDefault="00910C44" w:rsidP="00910C44">
            <w:pPr>
              <w:ind w:firstLine="720"/>
              <w:rPr>
                <w:rFonts w:ascii="Times New Roman" w:hAnsi="Times New Roman" w:cs="Times New Roman"/>
                <w:b/>
                <w:sz w:val="24"/>
                <w:szCs w:val="24"/>
              </w:rPr>
            </w:pPr>
            <w:r w:rsidRPr="00910C44">
              <w:rPr>
                <w:rFonts w:ascii="Times New Roman" w:hAnsi="Times New Roman" w:cs="Times New Roman"/>
                <w:b/>
                <w:sz w:val="24"/>
                <w:szCs w:val="24"/>
              </w:rPr>
              <w:t>GREEN</w:t>
            </w:r>
          </w:p>
        </w:tc>
      </w:tr>
      <w:tr w:rsidR="00910C44" w:rsidRPr="00910C44" w14:paraId="0FD4E256" w14:textId="77777777" w:rsidTr="00910C44">
        <w:tc>
          <w:tcPr>
            <w:tcW w:w="9576" w:type="dxa"/>
            <w:gridSpan w:val="2"/>
          </w:tcPr>
          <w:p w14:paraId="350B5BFE" w14:textId="533EAFD8" w:rsidR="00910C44" w:rsidRPr="00910C44" w:rsidRDefault="00910C44" w:rsidP="00910C44">
            <w:pPr>
              <w:ind w:firstLine="720"/>
              <w:rPr>
                <w:rFonts w:ascii="Times New Roman" w:hAnsi="Times New Roman" w:cs="Times New Roman"/>
                <w:b/>
                <w:sz w:val="24"/>
                <w:szCs w:val="24"/>
              </w:rPr>
            </w:pPr>
            <w:r w:rsidRPr="00687390">
              <w:rPr>
                <w:rFonts w:ascii="Times New Roman" w:hAnsi="Times New Roman" w:cs="Times New Roman"/>
                <w:i/>
                <w:sz w:val="24"/>
                <w:szCs w:val="24"/>
              </w:rPr>
              <w:t>The team reported that an IP sharing agreement was draft and shared with all parties</w:t>
            </w:r>
            <w:r w:rsidRPr="00910C44">
              <w:rPr>
                <w:rFonts w:ascii="Times New Roman" w:hAnsi="Times New Roman" w:cs="Times New Roman"/>
                <w:sz w:val="24"/>
                <w:szCs w:val="24"/>
              </w:rPr>
              <w:t xml:space="preserve">. </w:t>
            </w:r>
            <w:r w:rsidRPr="00910C44">
              <w:rPr>
                <w:rFonts w:ascii="Times New Roman" w:hAnsi="Times New Roman" w:cs="Times New Roman"/>
                <w:b/>
                <w:sz w:val="24"/>
                <w:szCs w:val="24"/>
              </w:rPr>
              <w:t>Question: Has the agreement been finalized and signed by everyone?</w:t>
            </w:r>
            <w:r>
              <w:rPr>
                <w:rFonts w:ascii="Times New Roman" w:hAnsi="Times New Roman" w:cs="Times New Roman"/>
                <w:b/>
                <w:sz w:val="24"/>
                <w:szCs w:val="24"/>
              </w:rPr>
              <w:t xml:space="preserve"> Yes. See Section B. </w:t>
            </w:r>
          </w:p>
        </w:tc>
      </w:tr>
      <w:tr w:rsidR="00910C44" w:rsidRPr="00910C44" w14:paraId="4C3C839A" w14:textId="77777777" w:rsidTr="00910C44">
        <w:tc>
          <w:tcPr>
            <w:tcW w:w="7668" w:type="dxa"/>
          </w:tcPr>
          <w:p w14:paraId="74FBC685" w14:textId="77777777" w:rsidR="00910C44" w:rsidRPr="00910C44" w:rsidRDefault="00910C44" w:rsidP="00910C44">
            <w:pPr>
              <w:ind w:firstLine="720"/>
              <w:rPr>
                <w:rFonts w:ascii="Times New Roman" w:hAnsi="Times New Roman" w:cs="Times New Roman"/>
                <w:b/>
                <w:sz w:val="24"/>
                <w:szCs w:val="24"/>
              </w:rPr>
            </w:pPr>
            <w:r w:rsidRPr="00910C44">
              <w:rPr>
                <w:rFonts w:ascii="Times New Roman" w:hAnsi="Times New Roman" w:cs="Times New Roman"/>
                <w:b/>
                <w:sz w:val="24"/>
                <w:szCs w:val="24"/>
              </w:rPr>
              <w:t xml:space="preserve">M5.2 Develop a profile of the existing patents related to methane to methanol (and GTL) biotechnology. </w:t>
            </w:r>
          </w:p>
        </w:tc>
        <w:tc>
          <w:tcPr>
            <w:tcW w:w="1908" w:type="dxa"/>
          </w:tcPr>
          <w:p w14:paraId="79FBCEE1" w14:textId="77777777" w:rsidR="00910C44" w:rsidRPr="00910C44" w:rsidRDefault="00910C44" w:rsidP="00910C44">
            <w:pPr>
              <w:ind w:firstLine="720"/>
              <w:rPr>
                <w:rFonts w:ascii="Times New Roman" w:hAnsi="Times New Roman" w:cs="Times New Roman"/>
                <w:b/>
                <w:sz w:val="24"/>
                <w:szCs w:val="24"/>
              </w:rPr>
            </w:pPr>
            <w:r w:rsidRPr="00910C44">
              <w:rPr>
                <w:rFonts w:ascii="Times New Roman" w:hAnsi="Times New Roman" w:cs="Times New Roman"/>
                <w:b/>
                <w:sz w:val="24"/>
                <w:szCs w:val="24"/>
              </w:rPr>
              <w:t>GREEN</w:t>
            </w:r>
          </w:p>
        </w:tc>
      </w:tr>
      <w:tr w:rsidR="00910C44" w:rsidRPr="00910C44" w14:paraId="1007B70F" w14:textId="77777777" w:rsidTr="00910C44">
        <w:tc>
          <w:tcPr>
            <w:tcW w:w="9576" w:type="dxa"/>
            <w:gridSpan w:val="2"/>
          </w:tcPr>
          <w:p w14:paraId="48917A25" w14:textId="77777777" w:rsidR="00910C44" w:rsidRPr="00910C44" w:rsidRDefault="00910C44" w:rsidP="00910C44">
            <w:pPr>
              <w:ind w:firstLine="720"/>
              <w:rPr>
                <w:rFonts w:ascii="Times New Roman" w:hAnsi="Times New Roman" w:cs="Times New Roman"/>
                <w:sz w:val="24"/>
                <w:szCs w:val="24"/>
              </w:rPr>
            </w:pPr>
            <w:r w:rsidRPr="00910C44">
              <w:rPr>
                <w:rFonts w:ascii="Times New Roman" w:hAnsi="Times New Roman" w:cs="Times New Roman"/>
                <w:sz w:val="24"/>
                <w:szCs w:val="24"/>
              </w:rPr>
              <w:t xml:space="preserve">Completed with assistance from OTT Fellow, a preliminary search of patents related to the bioconversion of methane. </w:t>
            </w:r>
          </w:p>
        </w:tc>
      </w:tr>
      <w:tr w:rsidR="00910C44" w:rsidRPr="00910C44" w14:paraId="13F71F67" w14:textId="77777777" w:rsidTr="00910C44">
        <w:tc>
          <w:tcPr>
            <w:tcW w:w="7668" w:type="dxa"/>
          </w:tcPr>
          <w:p w14:paraId="13067738" w14:textId="77777777" w:rsidR="00910C44" w:rsidRPr="00910C44" w:rsidRDefault="00910C44" w:rsidP="00910C44">
            <w:pPr>
              <w:ind w:firstLine="720"/>
              <w:rPr>
                <w:rFonts w:ascii="Times New Roman" w:hAnsi="Times New Roman" w:cs="Times New Roman"/>
                <w:b/>
                <w:sz w:val="24"/>
                <w:szCs w:val="24"/>
              </w:rPr>
            </w:pPr>
            <w:r w:rsidRPr="00910C44">
              <w:rPr>
                <w:rFonts w:ascii="Times New Roman" w:hAnsi="Times New Roman" w:cs="Times New Roman"/>
                <w:b/>
                <w:sz w:val="24"/>
                <w:szCs w:val="24"/>
              </w:rPr>
              <w:t>M5.3 File a provisional patent.</w:t>
            </w:r>
          </w:p>
        </w:tc>
        <w:tc>
          <w:tcPr>
            <w:tcW w:w="1908" w:type="dxa"/>
          </w:tcPr>
          <w:p w14:paraId="7A185EBB" w14:textId="77777777" w:rsidR="00910C44" w:rsidRPr="00910C44" w:rsidRDefault="00910C44" w:rsidP="00910C44">
            <w:pPr>
              <w:ind w:firstLine="720"/>
              <w:rPr>
                <w:rFonts w:ascii="Times New Roman" w:hAnsi="Times New Roman" w:cs="Times New Roman"/>
                <w:b/>
                <w:sz w:val="24"/>
                <w:szCs w:val="24"/>
              </w:rPr>
            </w:pPr>
            <w:r w:rsidRPr="00910C44">
              <w:rPr>
                <w:rFonts w:ascii="Times New Roman" w:hAnsi="Times New Roman" w:cs="Times New Roman"/>
                <w:b/>
                <w:sz w:val="24"/>
                <w:szCs w:val="24"/>
              </w:rPr>
              <w:t>RED</w:t>
            </w:r>
          </w:p>
        </w:tc>
      </w:tr>
      <w:tr w:rsidR="00910C44" w:rsidRPr="00910C44" w14:paraId="60D999D0" w14:textId="77777777" w:rsidTr="00910C44">
        <w:tc>
          <w:tcPr>
            <w:tcW w:w="9576" w:type="dxa"/>
            <w:gridSpan w:val="2"/>
          </w:tcPr>
          <w:p w14:paraId="0A7C6273" w14:textId="77A94886" w:rsidR="00910C44" w:rsidRPr="0061188C" w:rsidRDefault="00910C44" w:rsidP="00D80773">
            <w:pPr>
              <w:ind w:firstLine="720"/>
              <w:rPr>
                <w:rFonts w:ascii="Times New Roman" w:hAnsi="Times New Roman" w:cs="Times New Roman"/>
                <w:sz w:val="24"/>
              </w:rPr>
            </w:pPr>
            <w:r w:rsidRPr="00687390">
              <w:rPr>
                <w:rFonts w:ascii="Times New Roman" w:hAnsi="Times New Roman" w:cs="Times New Roman"/>
                <w:i/>
                <w:sz w:val="24"/>
                <w:szCs w:val="24"/>
              </w:rPr>
              <w:t>The team reported that no IP has been filed. At the upcoming site visit, ARPA-E would like an update on the team’s IP strategy.  If no IP has been filed at that time, the strategy should include a clear description of why that is, and the criteria the team will use to determine the right time for filing.</w:t>
            </w:r>
            <w:r w:rsidRPr="00910C44">
              <w:rPr>
                <w:rFonts w:ascii="Times New Roman" w:hAnsi="Times New Roman" w:cs="Times New Roman"/>
                <w:sz w:val="24"/>
                <w:szCs w:val="24"/>
              </w:rPr>
              <w:t xml:space="preserve">  </w:t>
            </w:r>
            <w:r w:rsidR="00687390">
              <w:rPr>
                <w:rFonts w:ascii="Times New Roman" w:hAnsi="Times New Roman" w:cs="Times New Roman"/>
                <w:sz w:val="24"/>
              </w:rPr>
              <w:t>Nadine Wong</w:t>
            </w:r>
            <w:r w:rsidR="0061188C" w:rsidRPr="0061188C">
              <w:rPr>
                <w:rFonts w:ascii="Times New Roman" w:hAnsi="Times New Roman" w:cs="Times New Roman"/>
                <w:sz w:val="24"/>
              </w:rPr>
              <w:t xml:space="preserve"> and Steve Ragsdale </w:t>
            </w:r>
            <w:r w:rsidR="000F12D4">
              <w:rPr>
                <w:rFonts w:ascii="Times New Roman" w:hAnsi="Times New Roman" w:cs="Times New Roman"/>
                <w:sz w:val="24"/>
              </w:rPr>
              <w:t xml:space="preserve">met </w:t>
            </w:r>
            <w:r w:rsidR="002C6DED">
              <w:rPr>
                <w:rFonts w:ascii="Times New Roman" w:hAnsi="Times New Roman" w:cs="Times New Roman"/>
                <w:sz w:val="24"/>
              </w:rPr>
              <w:t xml:space="preserve">recently </w:t>
            </w:r>
            <w:r w:rsidR="000F12D4">
              <w:rPr>
                <w:rFonts w:ascii="Times New Roman" w:hAnsi="Times New Roman" w:cs="Times New Roman"/>
                <w:sz w:val="24"/>
              </w:rPr>
              <w:t xml:space="preserve">with </w:t>
            </w:r>
            <w:r w:rsidR="005218C2">
              <w:rPr>
                <w:rFonts w:ascii="Times New Roman" w:hAnsi="Times New Roman" w:cs="Times New Roman"/>
                <w:sz w:val="24"/>
              </w:rPr>
              <w:t xml:space="preserve">attorney, </w:t>
            </w:r>
            <w:r w:rsidR="00B53C2A">
              <w:rPr>
                <w:rFonts w:ascii="Times New Roman" w:hAnsi="Times New Roman" w:cs="Times New Roman"/>
                <w:sz w:val="24"/>
              </w:rPr>
              <w:t xml:space="preserve">Dr. </w:t>
            </w:r>
            <w:r w:rsidR="005218C2" w:rsidRPr="005218C2">
              <w:rPr>
                <w:rFonts w:ascii="Times New Roman" w:hAnsi="Times New Roman" w:cs="Times New Roman"/>
                <w:sz w:val="24"/>
              </w:rPr>
              <w:t>David Casimir</w:t>
            </w:r>
            <w:r w:rsidR="00D80773">
              <w:rPr>
                <w:rFonts w:ascii="Times New Roman" w:hAnsi="Times New Roman" w:cs="Times New Roman"/>
                <w:sz w:val="24"/>
              </w:rPr>
              <w:t xml:space="preserve">, who </w:t>
            </w:r>
            <w:r w:rsidR="000F12D4">
              <w:rPr>
                <w:rFonts w:ascii="Times New Roman" w:hAnsi="Times New Roman" w:cs="Times New Roman"/>
                <w:sz w:val="24"/>
              </w:rPr>
              <w:t>determined that there</w:t>
            </w:r>
            <w:r w:rsidR="0061188C" w:rsidRPr="0061188C">
              <w:rPr>
                <w:rFonts w:ascii="Times New Roman" w:hAnsi="Times New Roman" w:cs="Times New Roman"/>
                <w:sz w:val="24"/>
              </w:rPr>
              <w:t xml:space="preserve"> is sufficient IP at this stage to file a provisional patent.</w:t>
            </w:r>
            <w:r w:rsidR="000F12D4">
              <w:rPr>
                <w:rFonts w:ascii="Times New Roman" w:hAnsi="Times New Roman" w:cs="Times New Roman"/>
                <w:sz w:val="24"/>
              </w:rPr>
              <w:t xml:space="preserve"> We are currently drafting this document</w:t>
            </w:r>
            <w:r w:rsidR="0061188C" w:rsidRPr="0061188C">
              <w:rPr>
                <w:rFonts w:ascii="Times New Roman" w:hAnsi="Times New Roman" w:cs="Times New Roman"/>
                <w:sz w:val="24"/>
              </w:rPr>
              <w:t xml:space="preserve">. </w:t>
            </w:r>
            <w:r w:rsidR="00687390">
              <w:rPr>
                <w:rFonts w:ascii="Times New Roman" w:hAnsi="Times New Roman" w:cs="Times New Roman"/>
                <w:sz w:val="24"/>
              </w:rPr>
              <w:t xml:space="preserve">Also please see section B. </w:t>
            </w:r>
          </w:p>
        </w:tc>
      </w:tr>
    </w:tbl>
    <w:p w14:paraId="792C5589" w14:textId="77777777" w:rsidR="00E94B8D" w:rsidRDefault="00E94B8D" w:rsidP="00E94B8D">
      <w:pPr>
        <w:rPr>
          <w:rFonts w:ascii="Times New Roman" w:hAnsi="Times New Roman" w:cs="Times New Roman"/>
        </w:rPr>
      </w:pPr>
    </w:p>
    <w:p w14:paraId="16EE97B5" w14:textId="720AEBF0" w:rsidR="00910C44" w:rsidRPr="0061188C" w:rsidRDefault="0061188C" w:rsidP="0061188C">
      <w:pPr>
        <w:ind w:firstLine="720"/>
        <w:rPr>
          <w:rFonts w:ascii="Times New Roman" w:hAnsi="Times New Roman" w:cs="Times New Roman"/>
        </w:rPr>
      </w:pPr>
      <w:r>
        <w:rPr>
          <w:rFonts w:ascii="Times New Roman" w:hAnsi="Times New Roman" w:cs="Times New Roman"/>
        </w:rPr>
        <w:lastRenderedPageBreak/>
        <w:t>R</w:t>
      </w:r>
      <w:r w:rsidR="00E94B8D">
        <w:rPr>
          <w:rFonts w:ascii="Times New Roman" w:hAnsi="Times New Roman" w:cs="Times New Roman"/>
        </w:rPr>
        <w:t xml:space="preserve">elated to the </w:t>
      </w:r>
      <w:r w:rsidR="00E94B8D" w:rsidRPr="00E94B8D">
        <w:rPr>
          <w:rFonts w:ascii="Times New Roman" w:hAnsi="Times New Roman" w:cs="Times New Roman"/>
        </w:rPr>
        <w:t xml:space="preserve">cloning of </w:t>
      </w:r>
      <w:r w:rsidR="00E94B8D" w:rsidRPr="00E94B8D">
        <w:rPr>
          <w:rFonts w:ascii="Times New Roman" w:hAnsi="Times New Roman" w:cs="Times New Roman"/>
          <w:i/>
        </w:rPr>
        <w:t>M</w:t>
      </w:r>
      <w:r>
        <w:rPr>
          <w:rFonts w:ascii="Times New Roman" w:hAnsi="Times New Roman" w:cs="Times New Roman"/>
          <w:i/>
        </w:rPr>
        <w:t>.</w:t>
      </w:r>
      <w:r w:rsidR="00E94B8D" w:rsidRPr="00E94B8D">
        <w:rPr>
          <w:rFonts w:ascii="Times New Roman" w:hAnsi="Times New Roman" w:cs="Times New Roman"/>
          <w:i/>
        </w:rPr>
        <w:t xml:space="preserve"> </w:t>
      </w:r>
      <w:proofErr w:type="spellStart"/>
      <w:r w:rsidR="00E94B8D" w:rsidRPr="00E94B8D">
        <w:rPr>
          <w:rFonts w:ascii="Times New Roman" w:hAnsi="Times New Roman" w:cs="Times New Roman"/>
          <w:i/>
        </w:rPr>
        <w:t>marburgensis</w:t>
      </w:r>
      <w:proofErr w:type="spellEnd"/>
      <w:r w:rsidR="00E94B8D" w:rsidRPr="00E94B8D">
        <w:rPr>
          <w:rFonts w:ascii="Times New Roman" w:hAnsi="Times New Roman" w:cs="Times New Roman"/>
        </w:rPr>
        <w:t xml:space="preserve"> MCR in </w:t>
      </w:r>
      <w:r w:rsidR="00E94B8D" w:rsidRPr="00E94B8D">
        <w:rPr>
          <w:rFonts w:ascii="Times New Roman" w:hAnsi="Times New Roman" w:cs="Times New Roman"/>
          <w:i/>
        </w:rPr>
        <w:t>M</w:t>
      </w:r>
      <w:r>
        <w:rPr>
          <w:rFonts w:ascii="Times New Roman" w:hAnsi="Times New Roman" w:cs="Times New Roman"/>
          <w:i/>
        </w:rPr>
        <w:t>.</w:t>
      </w:r>
      <w:r w:rsidR="00E94B8D" w:rsidRPr="00E94B8D">
        <w:rPr>
          <w:rFonts w:ascii="Times New Roman" w:hAnsi="Times New Roman" w:cs="Times New Roman"/>
          <w:i/>
        </w:rPr>
        <w:t xml:space="preserve"> maripaludis</w:t>
      </w:r>
      <w:r w:rsidR="00E94B8D" w:rsidRPr="0061188C">
        <w:rPr>
          <w:rFonts w:ascii="Times New Roman" w:hAnsi="Times New Roman" w:cs="Times New Roman"/>
        </w:rPr>
        <w:t>” it was stated</w:t>
      </w:r>
      <w:r w:rsidR="00E94B8D">
        <w:rPr>
          <w:rFonts w:ascii="Times New Roman" w:hAnsi="Times New Roman" w:cs="Times New Roman"/>
          <w:i/>
        </w:rPr>
        <w:t>: “</w:t>
      </w:r>
      <w:r w:rsidR="00E94B8D" w:rsidRPr="00E94B8D">
        <w:rPr>
          <w:rFonts w:ascii="Times New Roman" w:hAnsi="Times New Roman" w:cs="Times New Roman"/>
        </w:rPr>
        <w:t xml:space="preserve">although I think we only </w:t>
      </w:r>
      <w:r w:rsidR="00E94B8D">
        <w:rPr>
          <w:rFonts w:ascii="Times New Roman" w:hAnsi="Times New Roman" w:cs="Times New Roman"/>
        </w:rPr>
        <w:t xml:space="preserve">have confirmation of subunit A”. </w:t>
      </w:r>
      <w:r w:rsidR="00E94B8D" w:rsidRPr="00E94B8D">
        <w:rPr>
          <w:rFonts w:ascii="Times New Roman" w:hAnsi="Times New Roman" w:cs="Times New Roman"/>
        </w:rPr>
        <w:t xml:space="preserve">The A subunit is the last gene in the operon so </w:t>
      </w:r>
      <w:r w:rsidR="00E94B8D">
        <w:rPr>
          <w:rFonts w:ascii="Times New Roman" w:hAnsi="Times New Roman" w:cs="Times New Roman"/>
        </w:rPr>
        <w:t xml:space="preserve">the entire protein </w:t>
      </w:r>
      <w:r>
        <w:rPr>
          <w:rFonts w:ascii="Times New Roman" w:hAnsi="Times New Roman" w:cs="Times New Roman"/>
        </w:rPr>
        <w:t>should be</w:t>
      </w:r>
      <w:r w:rsidR="00E94B8D">
        <w:rPr>
          <w:rFonts w:ascii="Times New Roman" w:hAnsi="Times New Roman" w:cs="Times New Roman"/>
        </w:rPr>
        <w:t xml:space="preserve"> expressed in amounts at least as high as subunit A. </w:t>
      </w:r>
      <w:r w:rsidR="00E94B8D" w:rsidRPr="00E94B8D">
        <w:rPr>
          <w:rFonts w:ascii="Times New Roman" w:hAnsi="Times New Roman" w:cs="Times New Roman"/>
        </w:rPr>
        <w:t xml:space="preserve"> </w:t>
      </w:r>
    </w:p>
    <w:p w14:paraId="280A545E" w14:textId="77777777" w:rsidR="0061188C" w:rsidRDefault="00910C44" w:rsidP="00591322">
      <w:pPr>
        <w:ind w:firstLine="720"/>
        <w:rPr>
          <w:rFonts w:ascii="Times New Roman" w:hAnsi="Times New Roman" w:cs="Times New Roman"/>
        </w:rPr>
      </w:pPr>
      <w:r w:rsidRPr="00910C44">
        <w:rPr>
          <w:rFonts w:ascii="Times New Roman" w:hAnsi="Times New Roman" w:cs="Times New Roman"/>
        </w:rPr>
        <w:t>The next on-site visit will be Sept 5, 2014 at the University of Michigan.</w:t>
      </w:r>
      <w:r w:rsidR="0012162D">
        <w:rPr>
          <w:rFonts w:ascii="Times New Roman" w:hAnsi="Times New Roman" w:cs="Times New Roman"/>
        </w:rPr>
        <w:t xml:space="preserve"> </w:t>
      </w:r>
    </w:p>
    <w:p w14:paraId="11E871C5" w14:textId="77777777" w:rsidR="00C87EC0" w:rsidRDefault="00C87EC0">
      <w:pPr>
        <w:rPr>
          <w:rFonts w:ascii="Times New Roman" w:hAnsi="Times New Roman" w:cs="Times New Roman"/>
          <w:b/>
        </w:rPr>
      </w:pPr>
      <w:r>
        <w:rPr>
          <w:rFonts w:ascii="Times New Roman" w:hAnsi="Times New Roman" w:cs="Times New Roman"/>
          <w:b/>
        </w:rPr>
        <w:br w:type="page"/>
      </w:r>
    </w:p>
    <w:p w14:paraId="4E3818A5" w14:textId="754FCFEB" w:rsidR="00510F78" w:rsidRPr="008342B4" w:rsidRDefault="00510F78" w:rsidP="00510F78">
      <w:pPr>
        <w:rPr>
          <w:rFonts w:ascii="Times New Roman" w:hAnsi="Times New Roman" w:cs="Times New Roman"/>
        </w:rPr>
      </w:pPr>
      <w:r w:rsidRPr="008342B4">
        <w:rPr>
          <w:rFonts w:ascii="Times New Roman" w:hAnsi="Times New Roman" w:cs="Times New Roman"/>
          <w:b/>
        </w:rPr>
        <w:lastRenderedPageBreak/>
        <w:t xml:space="preserve">B.    Status of milestones due in the current quarter </w:t>
      </w:r>
      <w:r w:rsidR="006251B5" w:rsidRPr="008342B4">
        <w:rPr>
          <w:rFonts w:ascii="Times New Roman" w:hAnsi="Times New Roman" w:cs="Times New Roman"/>
          <w:b/>
        </w:rPr>
        <w:t>(Q</w:t>
      </w:r>
      <w:r w:rsidR="00FC4C0F" w:rsidRPr="008342B4">
        <w:rPr>
          <w:rFonts w:ascii="Times New Roman" w:hAnsi="Times New Roman" w:cs="Times New Roman"/>
          <w:b/>
        </w:rPr>
        <w:t>2</w:t>
      </w:r>
      <w:r w:rsidR="006251B5" w:rsidRPr="008342B4">
        <w:rPr>
          <w:rFonts w:ascii="Times New Roman" w:hAnsi="Times New Roman" w:cs="Times New Roman"/>
          <w:b/>
        </w:rPr>
        <w:t xml:space="preserve">FY14) </w:t>
      </w:r>
      <w:r w:rsidRPr="008342B4">
        <w:rPr>
          <w:rFonts w:ascii="Times New Roman" w:hAnsi="Times New Roman" w:cs="Times New Roman"/>
          <w:b/>
        </w:rPr>
        <w:t>and status of any overdue milestones</w:t>
      </w:r>
      <w:r w:rsidR="005B2E39" w:rsidRPr="008342B4">
        <w:rPr>
          <w:rFonts w:ascii="Times New Roman" w:hAnsi="Times New Roman" w:cs="Times New Roman"/>
        </w:rPr>
        <w:t xml:space="preserve">. </w:t>
      </w:r>
      <w:r w:rsidR="00E22E87" w:rsidRPr="008342B4">
        <w:rPr>
          <w:rFonts w:ascii="Times New Roman" w:hAnsi="Times New Roman" w:cs="Times New Roman"/>
        </w:rPr>
        <w:t xml:space="preserve">I have included all milestones that are being currently worked on. </w:t>
      </w:r>
      <w:r w:rsidR="005B2E39" w:rsidRPr="008342B4">
        <w:rPr>
          <w:rFonts w:ascii="Times New Roman" w:hAnsi="Times New Roman" w:cs="Times New Roman"/>
        </w:rPr>
        <w:t xml:space="preserve">Note that no milestones are overdue. </w:t>
      </w:r>
    </w:p>
    <w:tbl>
      <w:tblPr>
        <w:tblW w:w="0" w:type="auto"/>
        <w:tblLayout w:type="fixed"/>
        <w:tblCellMar>
          <w:left w:w="0" w:type="dxa"/>
          <w:right w:w="0" w:type="dxa"/>
        </w:tblCellMar>
        <w:tblLook w:val="04A0" w:firstRow="1" w:lastRow="0" w:firstColumn="1" w:lastColumn="0" w:noHBand="0" w:noVBand="1"/>
      </w:tblPr>
      <w:tblGrid>
        <w:gridCol w:w="738"/>
        <w:gridCol w:w="1080"/>
        <w:gridCol w:w="180"/>
        <w:gridCol w:w="1440"/>
        <w:gridCol w:w="6030"/>
      </w:tblGrid>
      <w:tr w:rsidR="00510F78" w:rsidRPr="008342B4" w14:paraId="193B7C99" w14:textId="77777777" w:rsidTr="008342B4">
        <w:tc>
          <w:tcPr>
            <w:tcW w:w="73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59165093" w14:textId="77777777" w:rsidR="00510F78" w:rsidRPr="008342B4" w:rsidRDefault="00510F78" w:rsidP="00510F78">
            <w:pPr>
              <w:rPr>
                <w:rFonts w:ascii="Times New Roman" w:hAnsi="Times New Roman" w:cs="Times New Roman"/>
              </w:rPr>
            </w:pPr>
            <w:r w:rsidRPr="008342B4">
              <w:rPr>
                <w:rFonts w:ascii="Times New Roman" w:hAnsi="Times New Roman" w:cs="Times New Roman"/>
                <w:b/>
                <w:bCs/>
              </w:rPr>
              <w:t>WBS</w:t>
            </w:r>
          </w:p>
        </w:tc>
        <w:tc>
          <w:tcPr>
            <w:tcW w:w="108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81E010D" w14:textId="77777777" w:rsidR="00510F78" w:rsidRPr="008342B4" w:rsidRDefault="00510F78" w:rsidP="00183C4F">
            <w:pPr>
              <w:ind w:right="109"/>
              <w:rPr>
                <w:rFonts w:ascii="Times New Roman" w:hAnsi="Times New Roman" w:cs="Times New Roman"/>
              </w:rPr>
            </w:pPr>
            <w:r w:rsidRPr="008342B4">
              <w:rPr>
                <w:rFonts w:ascii="Times New Roman" w:hAnsi="Times New Roman" w:cs="Times New Roman"/>
                <w:b/>
                <w:bCs/>
              </w:rPr>
              <w:t>Due Date</w:t>
            </w:r>
          </w:p>
        </w:tc>
        <w:tc>
          <w:tcPr>
            <w:tcW w:w="1620" w:type="dxa"/>
            <w:gridSpan w:val="2"/>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21B2DE8" w14:textId="77777777" w:rsidR="00510F78" w:rsidRPr="008342B4" w:rsidRDefault="00510F78" w:rsidP="00510F78">
            <w:pPr>
              <w:rPr>
                <w:rFonts w:ascii="Times New Roman" w:hAnsi="Times New Roman" w:cs="Times New Roman"/>
              </w:rPr>
            </w:pPr>
            <w:r w:rsidRPr="008342B4">
              <w:rPr>
                <w:rFonts w:ascii="Times New Roman" w:hAnsi="Times New Roman" w:cs="Times New Roman"/>
                <w:b/>
                <w:bCs/>
              </w:rPr>
              <w:t>Status</w:t>
            </w:r>
          </w:p>
        </w:tc>
        <w:tc>
          <w:tcPr>
            <w:tcW w:w="603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7BD037C" w14:textId="77777777" w:rsidR="00510F78" w:rsidRPr="008342B4" w:rsidRDefault="00510F78" w:rsidP="00510F78">
            <w:pPr>
              <w:rPr>
                <w:rFonts w:ascii="Times New Roman" w:hAnsi="Times New Roman" w:cs="Times New Roman"/>
              </w:rPr>
            </w:pPr>
            <w:r w:rsidRPr="008342B4">
              <w:rPr>
                <w:rFonts w:ascii="Times New Roman" w:hAnsi="Times New Roman" w:cs="Times New Roman"/>
                <w:b/>
                <w:bCs/>
              </w:rPr>
              <w:t>Summary</w:t>
            </w:r>
          </w:p>
        </w:tc>
      </w:tr>
      <w:tr w:rsidR="0045378C" w:rsidRPr="008342B4" w14:paraId="6DE555B4" w14:textId="77777777" w:rsidTr="008342B4">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C969E0" w14:textId="084F560E" w:rsidR="0045378C" w:rsidRPr="008342B4" w:rsidRDefault="0045378C" w:rsidP="00E63DAA">
            <w:pPr>
              <w:rPr>
                <w:rFonts w:ascii="Times New Roman" w:hAnsi="Times New Roman" w:cs="Times New Roman"/>
              </w:rPr>
            </w:pPr>
            <w:r w:rsidRPr="008342B4">
              <w:rPr>
                <w:rFonts w:ascii="Times New Roman" w:hAnsi="Times New Roman" w:cs="Times New Roman"/>
              </w:rPr>
              <w:t>M1.1</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14:paraId="14EF9683" w14:textId="66A50A8F" w:rsidR="0045378C" w:rsidRPr="008342B4" w:rsidRDefault="0045378C" w:rsidP="00183C4F">
            <w:pPr>
              <w:ind w:right="109"/>
              <w:rPr>
                <w:rFonts w:ascii="Times New Roman" w:hAnsi="Times New Roman" w:cs="Times New Roman"/>
              </w:rPr>
            </w:pPr>
            <w:r w:rsidRPr="008342B4">
              <w:rPr>
                <w:rFonts w:ascii="Times New Roman" w:hAnsi="Times New Roman" w:cs="Times New Roman"/>
              </w:rPr>
              <w:t>6/1/14</w:t>
            </w:r>
          </w:p>
        </w:tc>
        <w:tc>
          <w:tcPr>
            <w:tcW w:w="1620" w:type="dxa"/>
            <w:gridSpan w:val="2"/>
            <w:tcBorders>
              <w:top w:val="nil"/>
              <w:left w:val="nil"/>
              <w:bottom w:val="single" w:sz="8" w:space="0" w:color="auto"/>
              <w:right w:val="single" w:sz="8" w:space="0" w:color="auto"/>
            </w:tcBorders>
            <w:tcMar>
              <w:top w:w="0" w:type="dxa"/>
              <w:left w:w="108" w:type="dxa"/>
              <w:bottom w:w="0" w:type="dxa"/>
              <w:right w:w="108" w:type="dxa"/>
            </w:tcMar>
          </w:tcPr>
          <w:p w14:paraId="466DD4CA" w14:textId="4B5423DA" w:rsidR="0045378C" w:rsidRPr="008342B4" w:rsidRDefault="0045378C" w:rsidP="00E63DAA">
            <w:pPr>
              <w:rPr>
                <w:rFonts w:ascii="Times New Roman" w:hAnsi="Times New Roman" w:cs="Times New Roman"/>
              </w:rPr>
            </w:pPr>
            <w:r w:rsidRPr="008342B4">
              <w:rPr>
                <w:rFonts w:ascii="Times New Roman" w:hAnsi="Times New Roman" w:cs="Times New Roman"/>
              </w:rPr>
              <w:t>90% 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A2B0EBD" w14:textId="77777777" w:rsidR="0045378C" w:rsidRPr="008342B4" w:rsidRDefault="0045378C" w:rsidP="002D5E36">
            <w:pPr>
              <w:rPr>
                <w:rFonts w:ascii="Times New Roman" w:hAnsi="Times New Roman" w:cs="Times New Roman"/>
                <w:b/>
              </w:rPr>
            </w:pPr>
            <w:r w:rsidRPr="008342B4">
              <w:rPr>
                <w:rFonts w:ascii="Times New Roman" w:hAnsi="Times New Roman" w:cs="Times New Roman"/>
                <w:b/>
                <w:color w:val="000000"/>
              </w:rPr>
              <w:t xml:space="preserve">Clone ANME MCR genes into </w:t>
            </w:r>
            <w:r w:rsidRPr="008342B4">
              <w:rPr>
                <w:rFonts w:ascii="Times New Roman" w:hAnsi="Times New Roman" w:cs="Times New Roman"/>
                <w:b/>
                <w:i/>
                <w:color w:val="000000"/>
              </w:rPr>
              <w:t>M. maripaludis</w:t>
            </w:r>
            <w:r w:rsidRPr="008342B4">
              <w:rPr>
                <w:rFonts w:ascii="Times New Roman" w:hAnsi="Times New Roman" w:cs="Times New Roman"/>
                <w:b/>
                <w:color w:val="000000"/>
              </w:rPr>
              <w:t xml:space="preserve"> and c</w:t>
            </w:r>
            <w:r w:rsidRPr="008342B4">
              <w:rPr>
                <w:rFonts w:ascii="Times New Roman" w:hAnsi="Times New Roman" w:cs="Times New Roman"/>
                <w:b/>
              </w:rPr>
              <w:t xml:space="preserve">onfirm presence of introduced genes and expressed protein by RT-PCR and Western blot, and obtain at least 0.1 mg protein/g cell </w:t>
            </w:r>
            <w:proofErr w:type="spellStart"/>
            <w:r w:rsidRPr="008342B4">
              <w:rPr>
                <w:rFonts w:ascii="Times New Roman" w:hAnsi="Times New Roman" w:cs="Times New Roman"/>
                <w:b/>
              </w:rPr>
              <w:t>dw</w:t>
            </w:r>
            <w:proofErr w:type="spellEnd"/>
            <w:r w:rsidRPr="008342B4">
              <w:rPr>
                <w:rFonts w:ascii="Times New Roman" w:hAnsi="Times New Roman" w:cs="Times New Roman"/>
                <w:b/>
              </w:rPr>
              <w:t xml:space="preserve">.  Expressed protein will be </w:t>
            </w:r>
            <w:proofErr w:type="spellStart"/>
            <w:r w:rsidRPr="008342B4">
              <w:rPr>
                <w:rFonts w:ascii="Times New Roman" w:hAnsi="Times New Roman" w:cs="Times New Roman"/>
                <w:b/>
              </w:rPr>
              <w:t>oligo</w:t>
            </w:r>
            <w:proofErr w:type="spellEnd"/>
            <w:r w:rsidRPr="008342B4">
              <w:rPr>
                <w:rFonts w:ascii="Times New Roman" w:hAnsi="Times New Roman" w:cs="Times New Roman"/>
                <w:b/>
              </w:rPr>
              <w:t>-His tagged for purification and blotting.</w:t>
            </w:r>
          </w:p>
          <w:p w14:paraId="7E8921DF" w14:textId="00E13936" w:rsidR="0045378C" w:rsidRPr="008342B4" w:rsidRDefault="0045378C" w:rsidP="00064C4A">
            <w:pPr>
              <w:rPr>
                <w:rFonts w:ascii="Times New Roman" w:eastAsia="Times New Roman" w:hAnsi="Times New Roman" w:cs="Times New Roman"/>
                <w:b/>
                <w:bCs/>
                <w:color w:val="000000"/>
              </w:rPr>
            </w:pPr>
            <w:r w:rsidRPr="008342B4">
              <w:rPr>
                <w:rFonts w:ascii="Times New Roman" w:hAnsi="Times New Roman" w:cs="Times New Roman"/>
                <w:bCs/>
              </w:rPr>
              <w:t xml:space="preserve">The codon-optimized version of the ANME-2C </w:t>
            </w:r>
            <w:proofErr w:type="spellStart"/>
            <w:r w:rsidRPr="008342B4">
              <w:rPr>
                <w:rFonts w:ascii="Times New Roman" w:hAnsi="Times New Roman" w:cs="Times New Roman"/>
                <w:bCs/>
                <w:i/>
              </w:rPr>
              <w:t>mcr</w:t>
            </w:r>
            <w:proofErr w:type="spellEnd"/>
            <w:r w:rsidRPr="008342B4">
              <w:rPr>
                <w:rFonts w:ascii="Times New Roman" w:hAnsi="Times New Roman" w:cs="Times New Roman"/>
                <w:bCs/>
              </w:rPr>
              <w:t xml:space="preserve"> genes was cloned after the </w:t>
            </w:r>
            <w:proofErr w:type="spellStart"/>
            <w:r w:rsidRPr="008342B4">
              <w:rPr>
                <w:rFonts w:ascii="Times New Roman" w:hAnsi="Times New Roman" w:cs="Times New Roman"/>
                <w:bCs/>
                <w:i/>
              </w:rPr>
              <w:t>nif</w:t>
            </w:r>
            <w:proofErr w:type="spellEnd"/>
            <w:r w:rsidRPr="008342B4">
              <w:rPr>
                <w:rFonts w:ascii="Times New Roman" w:hAnsi="Times New Roman" w:cs="Times New Roman"/>
                <w:bCs/>
              </w:rPr>
              <w:t xml:space="preserve"> promoter.   A positive Western blot signal was detected under nitrogen fixing conditions, confirming expression of the protein.  Quantitation of yield is under way.</w:t>
            </w:r>
          </w:p>
        </w:tc>
      </w:tr>
      <w:tr w:rsidR="0045378C" w:rsidRPr="008342B4" w14:paraId="5A736547" w14:textId="77777777" w:rsidTr="008342B4">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5BEBBE8" w14:textId="6E51DE42" w:rsidR="0045378C" w:rsidRPr="008342B4" w:rsidRDefault="0045378C" w:rsidP="00E63DAA">
            <w:pPr>
              <w:rPr>
                <w:rFonts w:ascii="Times New Roman" w:hAnsi="Times New Roman" w:cs="Times New Roman"/>
              </w:rPr>
            </w:pPr>
            <w:r w:rsidRPr="008342B4">
              <w:rPr>
                <w:rFonts w:ascii="Times New Roman" w:hAnsi="Times New Roman" w:cs="Times New Roman"/>
              </w:rPr>
              <w:t>M1.2</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14:paraId="713B8D31" w14:textId="513E7563" w:rsidR="0045378C" w:rsidRPr="008342B4" w:rsidRDefault="0045378C" w:rsidP="00183C4F">
            <w:pPr>
              <w:ind w:right="109"/>
              <w:rPr>
                <w:rFonts w:ascii="Times New Roman" w:hAnsi="Times New Roman" w:cs="Times New Roman"/>
              </w:rPr>
            </w:pPr>
            <w:r w:rsidRPr="008342B4">
              <w:rPr>
                <w:rFonts w:ascii="Times New Roman" w:hAnsi="Times New Roman" w:cs="Times New Roman"/>
              </w:rPr>
              <w:t>11/1/14</w:t>
            </w:r>
          </w:p>
        </w:tc>
        <w:tc>
          <w:tcPr>
            <w:tcW w:w="1620" w:type="dxa"/>
            <w:gridSpan w:val="2"/>
            <w:tcBorders>
              <w:top w:val="nil"/>
              <w:left w:val="nil"/>
              <w:bottom w:val="single" w:sz="8" w:space="0" w:color="auto"/>
              <w:right w:val="single" w:sz="8" w:space="0" w:color="auto"/>
            </w:tcBorders>
            <w:tcMar>
              <w:top w:w="0" w:type="dxa"/>
              <w:left w:w="108" w:type="dxa"/>
              <w:bottom w:w="0" w:type="dxa"/>
              <w:right w:w="108" w:type="dxa"/>
            </w:tcMar>
          </w:tcPr>
          <w:p w14:paraId="14A48FCF" w14:textId="442E8306" w:rsidR="0045378C" w:rsidRPr="008342B4" w:rsidRDefault="0045378C" w:rsidP="00E63DAA">
            <w:pPr>
              <w:rPr>
                <w:rFonts w:ascii="Times New Roman" w:hAnsi="Times New Roman" w:cs="Times New Roman"/>
              </w:rPr>
            </w:pPr>
            <w:r w:rsidRPr="008342B4">
              <w:rPr>
                <w:rFonts w:ascii="Times New Roman" w:hAnsi="Times New Roman" w:cs="Times New Roman"/>
              </w:rPr>
              <w:t>90% 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2E28DDB" w14:textId="77777777" w:rsidR="0045378C" w:rsidRPr="008342B4" w:rsidRDefault="0045378C" w:rsidP="002D5E36">
            <w:pPr>
              <w:rPr>
                <w:rFonts w:ascii="Times New Roman" w:hAnsi="Times New Roman" w:cs="Times New Roman"/>
                <w:b/>
              </w:rPr>
            </w:pPr>
            <w:r w:rsidRPr="008342B4">
              <w:rPr>
                <w:rFonts w:ascii="Times New Roman" w:hAnsi="Times New Roman" w:cs="Times New Roman"/>
                <w:b/>
                <w:color w:val="000000"/>
              </w:rPr>
              <w:t xml:space="preserve">Clone </w:t>
            </w:r>
            <w:proofErr w:type="spellStart"/>
            <w:r w:rsidRPr="008342B4">
              <w:rPr>
                <w:rFonts w:ascii="Times New Roman" w:hAnsi="Times New Roman" w:cs="Times New Roman"/>
                <w:b/>
                <w:i/>
                <w:color w:val="000000"/>
              </w:rPr>
              <w:t>Methanothermobacter</w:t>
            </w:r>
            <w:proofErr w:type="spellEnd"/>
            <w:r w:rsidRPr="008342B4">
              <w:rPr>
                <w:rFonts w:ascii="Times New Roman" w:hAnsi="Times New Roman" w:cs="Times New Roman"/>
                <w:b/>
                <w:i/>
                <w:color w:val="000000"/>
              </w:rPr>
              <w:t xml:space="preserve"> </w:t>
            </w:r>
            <w:proofErr w:type="spellStart"/>
            <w:r w:rsidRPr="008342B4">
              <w:rPr>
                <w:rFonts w:ascii="Times New Roman" w:hAnsi="Times New Roman" w:cs="Times New Roman"/>
                <w:b/>
                <w:i/>
                <w:color w:val="000000"/>
              </w:rPr>
              <w:t>marburgensis</w:t>
            </w:r>
            <w:proofErr w:type="spellEnd"/>
            <w:r w:rsidRPr="008342B4">
              <w:rPr>
                <w:rFonts w:ascii="Times New Roman" w:hAnsi="Times New Roman" w:cs="Times New Roman"/>
                <w:b/>
                <w:color w:val="000000"/>
              </w:rPr>
              <w:t xml:space="preserve"> MCR genes into </w:t>
            </w:r>
            <w:r w:rsidRPr="008342B4">
              <w:rPr>
                <w:rFonts w:ascii="Times New Roman" w:hAnsi="Times New Roman" w:cs="Times New Roman"/>
                <w:b/>
                <w:i/>
                <w:color w:val="000000"/>
              </w:rPr>
              <w:t>M. maripaludis</w:t>
            </w:r>
            <w:r w:rsidRPr="008342B4">
              <w:rPr>
                <w:rFonts w:ascii="Times New Roman" w:hAnsi="Times New Roman" w:cs="Times New Roman"/>
                <w:b/>
                <w:color w:val="000000"/>
              </w:rPr>
              <w:t xml:space="preserve"> and verify expression.  </w:t>
            </w:r>
            <w:r w:rsidRPr="008342B4">
              <w:rPr>
                <w:rFonts w:ascii="Times New Roman" w:hAnsi="Times New Roman" w:cs="Times New Roman"/>
                <w:b/>
              </w:rPr>
              <w:t xml:space="preserve">Confirm presence of introduced genes and expressed protein by RT-PCR and Western blot, and obtain at least 0.1 mg protein/g cell </w:t>
            </w:r>
            <w:proofErr w:type="spellStart"/>
            <w:r w:rsidRPr="008342B4">
              <w:rPr>
                <w:rFonts w:ascii="Times New Roman" w:hAnsi="Times New Roman" w:cs="Times New Roman"/>
                <w:b/>
              </w:rPr>
              <w:t>dw</w:t>
            </w:r>
            <w:proofErr w:type="spellEnd"/>
            <w:r w:rsidRPr="008342B4">
              <w:rPr>
                <w:rFonts w:ascii="Times New Roman" w:hAnsi="Times New Roman" w:cs="Times New Roman"/>
                <w:b/>
              </w:rPr>
              <w:t>.</w:t>
            </w:r>
          </w:p>
          <w:p w14:paraId="082DA72F" w14:textId="4162F757" w:rsidR="0045378C" w:rsidRPr="008342B4" w:rsidRDefault="0045378C" w:rsidP="00064C4A">
            <w:pPr>
              <w:rPr>
                <w:rFonts w:ascii="Times New Roman" w:eastAsia="Times New Roman" w:hAnsi="Times New Roman" w:cs="Times New Roman"/>
                <w:b/>
                <w:bCs/>
                <w:color w:val="000000"/>
              </w:rPr>
            </w:pPr>
            <w:r w:rsidRPr="008342B4">
              <w:rPr>
                <w:rFonts w:ascii="Times New Roman" w:hAnsi="Times New Roman" w:cs="Times New Roman"/>
                <w:bCs/>
              </w:rPr>
              <w:t xml:space="preserve">The codon-optimized version of the </w:t>
            </w:r>
            <w:r w:rsidRPr="008342B4">
              <w:rPr>
                <w:rFonts w:ascii="Times New Roman" w:hAnsi="Times New Roman" w:cs="Times New Roman"/>
                <w:bCs/>
                <w:i/>
              </w:rPr>
              <w:t xml:space="preserve">M. </w:t>
            </w:r>
            <w:proofErr w:type="spellStart"/>
            <w:r w:rsidRPr="008342B4">
              <w:rPr>
                <w:rFonts w:ascii="Times New Roman" w:hAnsi="Times New Roman" w:cs="Times New Roman"/>
                <w:bCs/>
                <w:i/>
              </w:rPr>
              <w:t>marburgensis</w:t>
            </w:r>
            <w:proofErr w:type="spellEnd"/>
            <w:r w:rsidRPr="008342B4">
              <w:rPr>
                <w:rFonts w:ascii="Times New Roman" w:hAnsi="Times New Roman" w:cs="Times New Roman"/>
                <w:bCs/>
              </w:rPr>
              <w:t xml:space="preserve"> </w:t>
            </w:r>
            <w:proofErr w:type="spellStart"/>
            <w:r w:rsidRPr="008342B4">
              <w:rPr>
                <w:rFonts w:ascii="Times New Roman" w:hAnsi="Times New Roman" w:cs="Times New Roman"/>
                <w:bCs/>
                <w:i/>
              </w:rPr>
              <w:t>mcr</w:t>
            </w:r>
            <w:proofErr w:type="spellEnd"/>
            <w:r w:rsidRPr="008342B4">
              <w:rPr>
                <w:rFonts w:ascii="Times New Roman" w:hAnsi="Times New Roman" w:cs="Times New Roman"/>
                <w:bCs/>
              </w:rPr>
              <w:t xml:space="preserve"> genes was cloned after the </w:t>
            </w:r>
            <w:proofErr w:type="spellStart"/>
            <w:r w:rsidRPr="008342B4">
              <w:rPr>
                <w:rFonts w:ascii="Times New Roman" w:hAnsi="Times New Roman" w:cs="Times New Roman"/>
                <w:bCs/>
                <w:i/>
              </w:rPr>
              <w:t>hmv</w:t>
            </w:r>
            <w:proofErr w:type="spellEnd"/>
            <w:r w:rsidRPr="008342B4">
              <w:rPr>
                <w:rFonts w:ascii="Times New Roman" w:hAnsi="Times New Roman" w:cs="Times New Roman"/>
                <w:bCs/>
              </w:rPr>
              <w:t xml:space="preserve"> promoter.   A positive Western blot signal was detected, confirming expression of the protein.  The Western signal </w:t>
            </w:r>
            <w:r w:rsidR="008342B4">
              <w:rPr>
                <w:rFonts w:ascii="Times New Roman" w:hAnsi="Times New Roman" w:cs="Times New Roman"/>
                <w:bCs/>
              </w:rPr>
              <w:t>appears stronger with the codon-</w:t>
            </w:r>
            <w:r w:rsidRPr="008342B4">
              <w:rPr>
                <w:rFonts w:ascii="Times New Roman" w:hAnsi="Times New Roman" w:cs="Times New Roman"/>
                <w:bCs/>
              </w:rPr>
              <w:t>optimized version than it did with the non-codon optimized version.  Quantitation of yield is under way.</w:t>
            </w:r>
          </w:p>
        </w:tc>
      </w:tr>
      <w:tr w:rsidR="00704340" w:rsidRPr="008342B4" w14:paraId="617F6B2B"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EE1FCA7" w14:textId="269ABAD1" w:rsidR="00704340" w:rsidRPr="008342B4" w:rsidRDefault="00704340" w:rsidP="00E63DAA">
            <w:pPr>
              <w:rPr>
                <w:rFonts w:ascii="Times New Roman" w:hAnsi="Times New Roman" w:cs="Times New Roman"/>
              </w:rPr>
            </w:pPr>
            <w:r w:rsidRPr="008342B4">
              <w:rPr>
                <w:rFonts w:ascii="Times New Roman" w:hAnsi="Times New Roman" w:cs="Times New Roman"/>
              </w:rPr>
              <w:t>M2.1</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7EA65B32" w14:textId="77C03A08" w:rsidR="00704340" w:rsidRPr="008342B4" w:rsidRDefault="00704340" w:rsidP="00183C4F">
            <w:pPr>
              <w:ind w:right="109"/>
              <w:rPr>
                <w:rFonts w:ascii="Times New Roman" w:hAnsi="Times New Roman" w:cs="Times New Roman"/>
              </w:rPr>
            </w:pPr>
            <w:r w:rsidRPr="008342B4">
              <w:rPr>
                <w:rFonts w:ascii="Times New Roman" w:hAnsi="Times New Roman" w:cs="Times New Roman"/>
              </w:rPr>
              <w:t>12/1/14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F0586C6" w14:textId="42AD67C8" w:rsidR="00704340" w:rsidRPr="008342B4" w:rsidRDefault="00704340" w:rsidP="00E63DAA">
            <w:pPr>
              <w:rPr>
                <w:rFonts w:ascii="Times New Roman" w:hAnsi="Times New Roman" w:cs="Times New Roman"/>
              </w:rPr>
            </w:pPr>
            <w:r w:rsidRPr="008342B4">
              <w:rPr>
                <w:rFonts w:ascii="Times New Roman" w:hAnsi="Times New Roman" w:cs="Times New Roman"/>
              </w:rPr>
              <w:t>75% 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22102C47" w14:textId="37516E1D" w:rsidR="00704340" w:rsidRPr="008342B4" w:rsidRDefault="00704340" w:rsidP="00F402BD">
            <w:pPr>
              <w:rPr>
                <w:rFonts w:ascii="Times New Roman" w:eastAsia="Times New Roman" w:hAnsi="Times New Roman" w:cs="Times New Roman"/>
                <w:b/>
                <w:color w:val="000000"/>
              </w:rPr>
            </w:pPr>
            <w:r w:rsidRPr="00F402BD">
              <w:rPr>
                <w:rFonts w:ascii="Times New Roman" w:eastAsia="Times New Roman" w:hAnsi="Times New Roman" w:cs="Times New Roman"/>
                <w:b/>
                <w:bCs/>
                <w:color w:val="000000"/>
              </w:rPr>
              <w:t xml:space="preserve">Build draft genome scale flux balance and core metabolic flux models for </w:t>
            </w:r>
            <w:r w:rsidRPr="00F402BD">
              <w:rPr>
                <w:rFonts w:ascii="Times New Roman" w:eastAsia="Times New Roman" w:hAnsi="Times New Roman" w:cs="Times New Roman"/>
                <w:b/>
                <w:bCs/>
                <w:i/>
                <w:color w:val="000000"/>
              </w:rPr>
              <w:t>M. maripaludis</w:t>
            </w:r>
            <w:r w:rsidRPr="00F402BD">
              <w:rPr>
                <w:rFonts w:ascii="Times New Roman" w:eastAsia="Times New Roman" w:hAnsi="Times New Roman" w:cs="Times New Roman"/>
                <w:b/>
                <w:bCs/>
                <w:color w:val="000000"/>
              </w:rPr>
              <w:t xml:space="preserve"> metabolism:</w:t>
            </w:r>
            <w:r w:rsidRPr="00F402BD">
              <w:rPr>
                <w:rFonts w:ascii="Times New Roman" w:eastAsia="Times New Roman" w:hAnsi="Times New Roman" w:cs="Times New Roman"/>
                <w:color w:val="000000"/>
              </w:rPr>
              <w:t xml:space="preserve"> </w:t>
            </w:r>
            <w:r w:rsidRPr="00F402BD">
              <w:rPr>
                <w:rFonts w:ascii="Times New Roman" w:eastAsia="Times New Roman" w:hAnsi="Times New Roman" w:cs="Times New Roman"/>
                <w:b/>
                <w:bCs/>
                <w:color w:val="000000"/>
              </w:rPr>
              <w:t>Deliver first genome-scale metabolic model capable of simulating growth and byproduct section with  &gt;75% accuracy.</w:t>
            </w:r>
            <w:r w:rsidRPr="00F402BD">
              <w:rPr>
                <w:rFonts w:ascii="Times New Roman" w:hAnsi="Times New Roman" w:cs="Times New Roman"/>
                <w:color w:val="DD0806"/>
              </w:rPr>
              <w:t xml:space="preserve"> </w:t>
            </w:r>
            <w:r w:rsidRPr="00F402BD">
              <w:rPr>
                <w:rFonts w:ascii="Times New Roman" w:eastAsia="Times New Roman" w:hAnsi="Times New Roman" w:cs="Times New Roman"/>
                <w:color w:val="000000"/>
              </w:rPr>
              <w:t xml:space="preserve">We have completed the semi-automated reconstruction of version 1.0 of the </w:t>
            </w:r>
            <w:r w:rsidRPr="00F402BD">
              <w:rPr>
                <w:rFonts w:ascii="Times New Roman" w:eastAsia="Times New Roman" w:hAnsi="Times New Roman" w:cs="Times New Roman"/>
                <w:i/>
                <w:color w:val="000000"/>
              </w:rPr>
              <w:t>M. maripaludis</w:t>
            </w:r>
            <w:r w:rsidRPr="00F402BD">
              <w:rPr>
                <w:rFonts w:ascii="Times New Roman" w:eastAsia="Times New Roman" w:hAnsi="Times New Roman" w:cs="Times New Roman"/>
                <w:color w:val="000000"/>
              </w:rPr>
              <w:t xml:space="preserve"> model using our maximum likelihood </w:t>
            </w:r>
            <w:proofErr w:type="spellStart"/>
            <w:r w:rsidRPr="00F402BD">
              <w:rPr>
                <w:rFonts w:ascii="Times New Roman" w:eastAsia="Times New Roman" w:hAnsi="Times New Roman" w:cs="Times New Roman"/>
                <w:color w:val="000000"/>
              </w:rPr>
              <w:t>orthology</w:t>
            </w:r>
            <w:proofErr w:type="spellEnd"/>
            <w:r w:rsidRPr="00F402BD">
              <w:rPr>
                <w:rFonts w:ascii="Times New Roman" w:eastAsia="Times New Roman" w:hAnsi="Times New Roman" w:cs="Times New Roman"/>
                <w:color w:val="000000"/>
              </w:rPr>
              <w:t xml:space="preserve"> a</w:t>
            </w:r>
            <w:r w:rsidR="002F5CDF" w:rsidRPr="00F402BD">
              <w:rPr>
                <w:rFonts w:ascii="Times New Roman" w:eastAsia="Times New Roman" w:hAnsi="Times New Roman" w:cs="Times New Roman"/>
                <w:color w:val="000000"/>
                <w:rPrChange w:id="11" w:author="Matt" w:date="2014-10-01T11:05:00Z">
                  <w:rPr>
                    <w:rFonts w:ascii="Times New Roman" w:eastAsia="Times New Roman" w:hAnsi="Times New Roman" w:cs="Times New Roman"/>
                    <w:color w:val="000000"/>
                  </w:rPr>
                </w:rPrChange>
              </w:rPr>
              <w:t>pproach (See Section C, Figure 2</w:t>
            </w:r>
            <w:r w:rsidRPr="00F402BD">
              <w:rPr>
                <w:rFonts w:ascii="Times New Roman" w:eastAsia="Times New Roman" w:hAnsi="Times New Roman" w:cs="Times New Roman"/>
                <w:color w:val="000000"/>
                <w:rPrChange w:id="12" w:author="Matt" w:date="2014-10-01T11:05:00Z">
                  <w:rPr>
                    <w:rFonts w:ascii="Times New Roman" w:eastAsia="Times New Roman" w:hAnsi="Times New Roman" w:cs="Times New Roman"/>
                    <w:color w:val="000000"/>
                  </w:rPr>
                </w:rPrChange>
              </w:rPr>
              <w:t xml:space="preserve">). Our manual curation of the </w:t>
            </w:r>
            <w:r w:rsidRPr="00F402BD">
              <w:rPr>
                <w:rFonts w:ascii="Times New Roman" w:eastAsia="Times New Roman" w:hAnsi="Times New Roman" w:cs="Times New Roman"/>
                <w:i/>
                <w:color w:val="000000"/>
                <w:rPrChange w:id="13" w:author="Matt" w:date="2014-10-01T11:05:00Z">
                  <w:rPr>
                    <w:rFonts w:ascii="Times New Roman" w:eastAsia="Times New Roman" w:hAnsi="Times New Roman" w:cs="Times New Roman"/>
                    <w:i/>
                    <w:color w:val="000000"/>
                  </w:rPr>
                </w:rPrChange>
              </w:rPr>
              <w:t>M. maripaludis</w:t>
            </w:r>
            <w:r w:rsidRPr="00F402BD">
              <w:rPr>
                <w:rFonts w:ascii="Times New Roman" w:eastAsia="Times New Roman" w:hAnsi="Times New Roman" w:cs="Times New Roman"/>
                <w:color w:val="000000"/>
                <w:rPrChange w:id="14" w:author="Matt" w:date="2014-10-01T11:05:00Z">
                  <w:rPr>
                    <w:rFonts w:ascii="Times New Roman" w:eastAsia="Times New Roman" w:hAnsi="Times New Roman" w:cs="Times New Roman"/>
                    <w:color w:val="000000"/>
                  </w:rPr>
                </w:rPrChange>
              </w:rPr>
              <w:t xml:space="preserve"> draft model has improved the accuracy of the</w:t>
            </w:r>
            <w:ins w:id="15" w:author="Matt" w:date="2014-10-01T10:58:00Z">
              <w:r w:rsidR="00F402BD" w:rsidRPr="00F402BD">
                <w:rPr>
                  <w:rFonts w:ascii="Times New Roman" w:eastAsia="Times New Roman" w:hAnsi="Times New Roman" w:cs="Times New Roman"/>
                  <w:color w:val="000000"/>
                </w:rPr>
                <w:t xml:space="preserve"> model</w:t>
              </w:r>
            </w:ins>
            <w:ins w:id="16" w:author="Matt" w:date="2014-10-01T10:59:00Z">
              <w:r w:rsidR="00F402BD" w:rsidRPr="00F402BD">
                <w:rPr>
                  <w:rFonts w:ascii="Times New Roman" w:eastAsia="Times New Roman" w:hAnsi="Times New Roman" w:cs="Times New Roman"/>
                  <w:color w:val="000000"/>
                </w:rPr>
                <w:t xml:space="preserve"> and finalized our model of core metabolism</w:t>
              </w:r>
            </w:ins>
            <w:del w:id="17" w:author="Matt" w:date="2014-10-01T10:59:00Z">
              <w:r w:rsidRPr="00F402BD" w:rsidDel="00F402BD">
                <w:rPr>
                  <w:rFonts w:ascii="Times New Roman" w:eastAsia="Times New Roman" w:hAnsi="Times New Roman" w:cs="Times New Roman"/>
                  <w:color w:val="000000"/>
                </w:rPr>
                <w:delText xml:space="preserve"> electron transport chain, corrected uptake pathways for formate and acetate, and added over 20% more genes to the model</w:delText>
              </w:r>
            </w:del>
            <w:r w:rsidRPr="00F402BD">
              <w:rPr>
                <w:rFonts w:ascii="Times New Roman" w:eastAsia="Times New Roman" w:hAnsi="Times New Roman" w:cs="Times New Roman"/>
                <w:color w:val="000000"/>
                <w:rPrChange w:id="18" w:author="Matt" w:date="2014-10-01T11:05:00Z">
                  <w:rPr>
                    <w:rFonts w:ascii="Times New Roman" w:eastAsia="Times New Roman" w:hAnsi="Times New Roman" w:cs="Times New Roman"/>
                    <w:color w:val="000000"/>
                  </w:rPr>
                </w:rPrChange>
              </w:rPr>
              <w:t xml:space="preserve"> using biochemical, genetic, and physiological data from literature during this past quarter</w:t>
            </w:r>
            <w:ins w:id="19" w:author="Matt" w:date="2014-10-01T10:59:00Z">
              <w:r w:rsidR="00F402BD" w:rsidRPr="00F402BD">
                <w:rPr>
                  <w:rFonts w:ascii="Times New Roman" w:eastAsia="Times New Roman" w:hAnsi="Times New Roman" w:cs="Times New Roman"/>
                  <w:color w:val="000000"/>
                </w:rPr>
                <w:t xml:space="preserve">. </w:t>
              </w:r>
            </w:ins>
            <w:ins w:id="20" w:author="Matt" w:date="2014-10-01T11:00:00Z">
              <w:r w:rsidR="00F402BD" w:rsidRPr="00F402BD">
                <w:rPr>
                  <w:rFonts w:ascii="Times New Roman" w:eastAsia="Times New Roman" w:hAnsi="Times New Roman" w:cs="Times New Roman"/>
                  <w:color w:val="000000"/>
                </w:rPr>
                <w:t>W</w:t>
              </w:r>
            </w:ins>
            <w:ins w:id="21" w:author="Matt" w:date="2014-10-01T10:59:00Z">
              <w:r w:rsidR="00F402BD" w:rsidRPr="00F402BD">
                <w:rPr>
                  <w:rFonts w:ascii="Times New Roman" w:eastAsia="Times New Roman" w:hAnsi="Times New Roman" w:cs="Times New Roman"/>
                  <w:color w:val="000000"/>
                </w:rPr>
                <w:t>e are now moving in</w:t>
              </w:r>
            </w:ins>
            <w:ins w:id="22" w:author="Matt" w:date="2014-10-01T11:00:00Z">
              <w:r w:rsidR="00F402BD" w:rsidRPr="00F402BD">
                <w:rPr>
                  <w:rFonts w:ascii="Times New Roman" w:eastAsia="Times New Roman" w:hAnsi="Times New Roman" w:cs="Times New Roman"/>
                  <w:color w:val="000000"/>
                </w:rPr>
                <w:t>to the final phases of the curation process and will be gathering experimental data to use for model validation.</w:t>
              </w:r>
            </w:ins>
            <w:ins w:id="23" w:author="Matt" w:date="2014-10-01T10:59:00Z">
              <w:r w:rsidR="00F402BD" w:rsidRPr="00F402BD">
                <w:rPr>
                  <w:rFonts w:ascii="Times New Roman" w:eastAsia="Times New Roman" w:hAnsi="Times New Roman" w:cs="Times New Roman"/>
                  <w:color w:val="000000"/>
                </w:rPr>
                <w:t xml:space="preserve"> </w:t>
              </w:r>
            </w:ins>
            <w:del w:id="24" w:author="Matt" w:date="2014-10-01T10:59:00Z">
              <w:r w:rsidRPr="00F402BD" w:rsidDel="00F402BD">
                <w:rPr>
                  <w:rFonts w:ascii="Times New Roman" w:eastAsia="Times New Roman" w:hAnsi="Times New Roman" w:cs="Times New Roman"/>
                  <w:color w:val="000000"/>
                </w:rPr>
                <w:delText>.</w:delText>
              </w:r>
            </w:del>
          </w:p>
        </w:tc>
      </w:tr>
      <w:tr w:rsidR="00FE19A6" w:rsidRPr="008342B4" w14:paraId="184A7391"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A2DCDE" w14:textId="423829C5" w:rsidR="00FE19A6" w:rsidRPr="008342B4" w:rsidRDefault="00FE19A6" w:rsidP="00E63DAA">
            <w:pPr>
              <w:rPr>
                <w:rFonts w:ascii="Times New Roman" w:hAnsi="Times New Roman" w:cs="Times New Roman"/>
              </w:rPr>
            </w:pPr>
            <w:r w:rsidRPr="008342B4">
              <w:rPr>
                <w:rFonts w:ascii="Times New Roman" w:hAnsi="Times New Roman" w:cs="Times New Roman"/>
              </w:rPr>
              <w:t>M3.1</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4E0002EB" w14:textId="2661E2D2" w:rsidR="00FE19A6" w:rsidRPr="008342B4" w:rsidRDefault="00FE19A6" w:rsidP="00183C4F">
            <w:pPr>
              <w:ind w:right="109"/>
              <w:rPr>
                <w:rFonts w:ascii="Times New Roman" w:hAnsi="Times New Roman" w:cs="Times New Roman"/>
              </w:rPr>
            </w:pPr>
            <w:r w:rsidRPr="008342B4">
              <w:rPr>
                <w:rFonts w:ascii="Times New Roman" w:hAnsi="Times New Roman" w:cs="Times New Roman"/>
              </w:rPr>
              <w:t>10/1/14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717CDC24" w14:textId="4D5B6CAE" w:rsidR="00FE19A6" w:rsidRPr="008342B4" w:rsidRDefault="008D4502" w:rsidP="00E63DAA">
            <w:pPr>
              <w:rPr>
                <w:rFonts w:ascii="Times New Roman" w:hAnsi="Times New Roman" w:cs="Times New Roman"/>
              </w:rPr>
            </w:pPr>
            <w:r w:rsidRPr="008342B4">
              <w:rPr>
                <w:rFonts w:ascii="Times New Roman" w:hAnsi="Times New Roman" w:cs="Times New Roman"/>
              </w:rPr>
              <w:t>50</w:t>
            </w:r>
            <w:r w:rsidR="00801578" w:rsidRPr="008342B4">
              <w:rPr>
                <w:rFonts w:ascii="Times New Roman" w:hAnsi="Times New Roman" w:cs="Times New Roman"/>
              </w:rPr>
              <w:t>% C</w:t>
            </w:r>
            <w:r w:rsidR="00FE19A6" w:rsidRPr="008342B4">
              <w:rPr>
                <w:rFonts w:ascii="Times New Roman" w:hAnsi="Times New Roman"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E164B0F" w14:textId="34FBD5E0" w:rsidR="00FE19A6" w:rsidRPr="008342B4" w:rsidRDefault="00FE19A6" w:rsidP="00297688">
            <w:pPr>
              <w:rPr>
                <w:rFonts w:ascii="Times New Roman" w:eastAsia="Times New Roman" w:hAnsi="Times New Roman" w:cs="Times New Roman"/>
              </w:rPr>
            </w:pPr>
            <w:r w:rsidRPr="008342B4">
              <w:rPr>
                <w:rFonts w:ascii="Times New Roman" w:hAnsi="Times New Roman" w:cs="Times New Roman"/>
                <w:b/>
              </w:rPr>
              <w:t>Deliver MCR with a specific activity for the purified protein of at least 5 units/mg (after activation) in the methane synthesis direction and 0.5 units/mg in methane oxidation.</w:t>
            </w:r>
            <w:r w:rsidRPr="008342B4">
              <w:rPr>
                <w:rFonts w:ascii="Times New Roman" w:hAnsi="Times New Roman" w:cs="Times New Roman"/>
              </w:rPr>
              <w:t xml:space="preserve"> </w:t>
            </w:r>
            <w:r w:rsidR="00072780" w:rsidRPr="008342B4">
              <w:rPr>
                <w:rFonts w:ascii="Times New Roman" w:hAnsi="Times New Roman" w:cs="Times New Roman"/>
              </w:rPr>
              <w:t xml:space="preserve">We are culturing the two ANME strains for </w:t>
            </w:r>
            <w:r w:rsidR="00072780" w:rsidRPr="008342B4">
              <w:rPr>
                <w:rFonts w:ascii="Times New Roman" w:hAnsi="Times New Roman" w:cs="Times New Roman"/>
              </w:rPr>
              <w:lastRenderedPageBreak/>
              <w:t xml:space="preserve">enzymatic measurements. In rapid kinetics experiments with the </w:t>
            </w:r>
            <w:r w:rsidR="00072780" w:rsidRPr="008342B4">
              <w:rPr>
                <w:rFonts w:ascii="Times New Roman" w:hAnsi="Times New Roman" w:cs="Times New Roman"/>
                <w:i/>
              </w:rPr>
              <w:t xml:space="preserve">M. </w:t>
            </w:r>
            <w:proofErr w:type="spellStart"/>
            <w:r w:rsidR="00072780" w:rsidRPr="008342B4">
              <w:rPr>
                <w:rFonts w:ascii="Times New Roman" w:hAnsi="Times New Roman" w:cs="Times New Roman"/>
                <w:i/>
              </w:rPr>
              <w:t>marburgensis</w:t>
            </w:r>
            <w:proofErr w:type="spellEnd"/>
            <w:r w:rsidR="00072780" w:rsidRPr="008342B4">
              <w:rPr>
                <w:rFonts w:ascii="Times New Roman" w:hAnsi="Times New Roman" w:cs="Times New Roman"/>
              </w:rPr>
              <w:t xml:space="preserve"> enzyme, we observe a rate constant for MCR in methane</w:t>
            </w:r>
            <w:r w:rsidR="00072780" w:rsidRPr="008342B4">
              <w:rPr>
                <w:rFonts w:ascii="Times New Roman" w:hAnsi="Times New Roman" w:cs="Times New Roman"/>
                <w:b/>
                <w:i/>
              </w:rPr>
              <w:t xml:space="preserve"> oxidation</w:t>
            </w:r>
            <w:r w:rsidR="00072780" w:rsidRPr="008342B4">
              <w:rPr>
                <w:rFonts w:ascii="Times New Roman" w:hAnsi="Times New Roman" w:cs="Times New Roman"/>
              </w:rPr>
              <w:t xml:space="preserve"> of 0.8 s</w:t>
            </w:r>
            <w:r w:rsidR="00072780" w:rsidRPr="008342B4">
              <w:rPr>
                <w:rFonts w:ascii="Times New Roman" w:hAnsi="Times New Roman" w:cs="Times New Roman"/>
                <w:vertAlign w:val="superscript"/>
              </w:rPr>
              <w:t>-1</w:t>
            </w:r>
            <w:r w:rsidR="00072780" w:rsidRPr="008342B4">
              <w:rPr>
                <w:rFonts w:ascii="Times New Roman" w:hAnsi="Times New Roman" w:cs="Times New Roman"/>
              </w:rPr>
              <w:t xml:space="preserve"> (20 </w:t>
            </w:r>
            <w:proofErr w:type="spellStart"/>
            <w:r w:rsidR="00072780" w:rsidRPr="008342B4">
              <w:rPr>
                <w:rFonts w:ascii="Times New Roman" w:hAnsi="Times New Roman" w:cs="Times New Roman"/>
                <w:vertAlign w:val="superscript"/>
              </w:rPr>
              <w:t>o</w:t>
            </w:r>
            <w:r w:rsidR="00072780" w:rsidRPr="008342B4">
              <w:rPr>
                <w:rFonts w:ascii="Times New Roman" w:hAnsi="Times New Roman" w:cs="Times New Roman"/>
              </w:rPr>
              <w:t>C</w:t>
            </w:r>
            <w:proofErr w:type="spellEnd"/>
            <w:r w:rsidR="00072780" w:rsidRPr="008342B4">
              <w:rPr>
                <w:rFonts w:ascii="Times New Roman" w:hAnsi="Times New Roman" w:cs="Times New Roman"/>
              </w:rPr>
              <w:t xml:space="preserve">) and even more rapid reaction with methane. </w:t>
            </w:r>
            <w:r w:rsidR="00297688" w:rsidRPr="008342B4">
              <w:rPr>
                <w:rFonts w:ascii="Times New Roman" w:hAnsi="Times New Roman" w:cs="Times New Roman"/>
              </w:rPr>
              <w:t>This rate equates to</w:t>
            </w:r>
            <w:r w:rsidR="00072780" w:rsidRPr="008342B4">
              <w:rPr>
                <w:rFonts w:ascii="Times New Roman" w:hAnsi="Times New Roman" w:cs="Times New Roman"/>
              </w:rPr>
              <w:t xml:space="preserve"> &gt;0.1 units/mg, near our goal of 0.5 units/mg.</w:t>
            </w:r>
          </w:p>
        </w:tc>
      </w:tr>
      <w:tr w:rsidR="00FE19A6" w:rsidRPr="008342B4" w14:paraId="478F0588"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8FEA40" w14:textId="7068D369" w:rsidR="00FE19A6" w:rsidRPr="008342B4" w:rsidRDefault="00FE19A6" w:rsidP="00E63DAA">
            <w:pPr>
              <w:rPr>
                <w:rFonts w:ascii="Times New Roman" w:hAnsi="Times New Roman" w:cs="Times New Roman"/>
              </w:rPr>
            </w:pPr>
            <w:r w:rsidRPr="008342B4">
              <w:rPr>
                <w:rFonts w:ascii="Times New Roman" w:hAnsi="Times New Roman" w:cs="Times New Roman"/>
              </w:rPr>
              <w:lastRenderedPageBreak/>
              <w:t>M3.2</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5C1A8DE9" w14:textId="02B838D4" w:rsidR="00FE19A6" w:rsidRPr="008342B4" w:rsidRDefault="00FE19A6" w:rsidP="00183C4F">
            <w:pPr>
              <w:ind w:right="109"/>
              <w:rPr>
                <w:rFonts w:ascii="Times New Roman" w:hAnsi="Times New Roman" w:cs="Times New Roman"/>
              </w:rPr>
            </w:pPr>
            <w:r w:rsidRPr="008342B4">
              <w:rPr>
                <w:rFonts w:ascii="Times New Roman" w:hAnsi="Times New Roman" w:cs="Times New Roman"/>
              </w:rPr>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01C31CCF" w14:textId="708B7FAC" w:rsidR="00FE19A6" w:rsidRPr="008342B4" w:rsidRDefault="008D4502" w:rsidP="00E63DAA">
            <w:pPr>
              <w:rPr>
                <w:rFonts w:ascii="Times New Roman" w:hAnsi="Times New Roman" w:cs="Times New Roman"/>
              </w:rPr>
            </w:pPr>
            <w:r w:rsidRPr="008342B4">
              <w:rPr>
                <w:rFonts w:ascii="Times New Roman" w:hAnsi="Times New Roman" w:cs="Times New Roman"/>
              </w:rPr>
              <w:t>2</w:t>
            </w:r>
            <w:r w:rsidR="00801578" w:rsidRPr="008342B4">
              <w:rPr>
                <w:rFonts w:ascii="Times New Roman" w:hAnsi="Times New Roman" w:cs="Times New Roman"/>
              </w:rPr>
              <w:t>0% C</w:t>
            </w:r>
            <w:r w:rsidR="00FE19A6" w:rsidRPr="008342B4">
              <w:rPr>
                <w:rFonts w:ascii="Times New Roman" w:hAnsi="Times New Roman"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3534D9A9" w14:textId="785CAE7C" w:rsidR="00FE19A6" w:rsidRPr="008342B4" w:rsidRDefault="00FE19A6" w:rsidP="00B3405C">
            <w:pPr>
              <w:rPr>
                <w:rFonts w:ascii="Times New Roman" w:eastAsia="Times New Roman" w:hAnsi="Times New Roman" w:cs="Times New Roman"/>
                <w:b/>
                <w:color w:val="000000"/>
              </w:rPr>
            </w:pPr>
            <w:r w:rsidRPr="008342B4">
              <w:rPr>
                <w:rFonts w:ascii="Times New Roman" w:hAnsi="Times New Roman" w:cs="Times New Roman"/>
                <w:b/>
              </w:rPr>
              <w:t xml:space="preserve">Milestone: choose the HDR with a specific activity of at least 10 units/mg. </w:t>
            </w:r>
            <w:r w:rsidRPr="008342B4">
              <w:rPr>
                <w:rFonts w:ascii="Times New Roman" w:hAnsi="Times New Roman" w:cs="Times New Roman"/>
              </w:rPr>
              <w:t>We will assay HDR in the cells sent from John Leigh’s group.</w:t>
            </w:r>
          </w:p>
        </w:tc>
      </w:tr>
      <w:tr w:rsidR="00FE19A6" w:rsidRPr="008342B4" w14:paraId="5EFB734C"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37B64DE" w14:textId="0FD2E703" w:rsidR="00FE19A6" w:rsidRPr="008342B4" w:rsidRDefault="00FE19A6" w:rsidP="00E63DAA">
            <w:pPr>
              <w:rPr>
                <w:rFonts w:ascii="Times New Roman" w:hAnsi="Times New Roman" w:cs="Times New Roman"/>
              </w:rPr>
            </w:pPr>
            <w:r w:rsidRPr="008342B4">
              <w:rPr>
                <w:rFonts w:ascii="Times New Roman" w:hAnsi="Times New Roman" w:cs="Times New Roman"/>
              </w:rPr>
              <w:t>M4.1</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5FD981C5" w14:textId="7DF0176E" w:rsidR="00FE19A6" w:rsidRPr="008342B4" w:rsidRDefault="00B3405C" w:rsidP="00183C4F">
            <w:pPr>
              <w:ind w:right="109"/>
              <w:rPr>
                <w:rFonts w:ascii="Times New Roman" w:hAnsi="Times New Roman" w:cs="Times New Roman"/>
              </w:rPr>
            </w:pPr>
            <w:r w:rsidRPr="008342B4">
              <w:rPr>
                <w:rFonts w:ascii="Times New Roman" w:hAnsi="Times New Roman" w:cs="Times New Roman"/>
              </w:rPr>
              <w:t>7</w:t>
            </w:r>
            <w:r w:rsidR="00FE19A6" w:rsidRPr="008342B4">
              <w:rPr>
                <w:rFonts w:ascii="Times New Roman" w:hAnsi="Times New Roman" w:cs="Times New Roman"/>
              </w:rPr>
              <w:t>/1/14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36545CC6" w14:textId="7E55C6C0" w:rsidR="00FE19A6" w:rsidRPr="008342B4" w:rsidRDefault="00801578" w:rsidP="00E63DAA">
            <w:pPr>
              <w:rPr>
                <w:rFonts w:ascii="Times New Roman" w:hAnsi="Times New Roman" w:cs="Times New Roman"/>
              </w:rPr>
            </w:pPr>
            <w:r w:rsidRPr="008342B4">
              <w:rPr>
                <w:rFonts w:ascii="Times New Roman" w:hAnsi="Times New Roman" w:cs="Times New Roman"/>
              </w:rPr>
              <w:t xml:space="preserve">100% </w:t>
            </w:r>
            <w:r w:rsidR="00B3405C" w:rsidRPr="008342B4">
              <w:rPr>
                <w:rFonts w:ascii="Times New Roman" w:hAnsi="Times New Roman" w:cs="Times New Roman"/>
              </w:rPr>
              <w:t>C</w:t>
            </w:r>
            <w:r w:rsidR="00FE19A6" w:rsidRPr="008342B4">
              <w:rPr>
                <w:rFonts w:ascii="Times New Roman" w:hAnsi="Times New Roman"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D77FB95" w14:textId="12C70145" w:rsidR="00FE19A6" w:rsidRPr="008342B4" w:rsidRDefault="00B3405C" w:rsidP="00A74DD2">
            <w:pPr>
              <w:rPr>
                <w:rFonts w:ascii="Times New Roman" w:eastAsia="Times New Roman" w:hAnsi="Times New Roman" w:cs="Times New Roman"/>
                <w:color w:val="000000"/>
              </w:rPr>
            </w:pPr>
            <w:r w:rsidRPr="008342B4">
              <w:rPr>
                <w:rFonts w:ascii="Times New Roman" w:eastAsia="Times New Roman" w:hAnsi="Times New Roman" w:cs="Times New Roman"/>
                <w:b/>
                <w:color w:val="000000"/>
              </w:rPr>
              <w:t xml:space="preserve">Reproduce experimental MCR structure 1MRO.pdb with a root-mean-squared deviation of less than 10 </w:t>
            </w:r>
            <w:proofErr w:type="spellStart"/>
            <w:r w:rsidRPr="008342B4">
              <w:rPr>
                <w:rFonts w:ascii="Times New Roman" w:eastAsia="Times New Roman" w:hAnsi="Times New Roman" w:cs="Times New Roman"/>
                <w:b/>
                <w:color w:val="000000"/>
              </w:rPr>
              <w:t>Ångstroms</w:t>
            </w:r>
            <w:proofErr w:type="spellEnd"/>
            <w:r w:rsidRPr="008342B4">
              <w:rPr>
                <w:rFonts w:ascii="Times New Roman" w:eastAsia="Times New Roman" w:hAnsi="Times New Roman" w:cs="Times New Roman"/>
                <w:b/>
                <w:color w:val="000000"/>
              </w:rPr>
              <w:t xml:space="preserve">.  </w:t>
            </w:r>
            <w:r w:rsidR="00FE19A6" w:rsidRPr="008342B4">
              <w:rPr>
                <w:rFonts w:ascii="Times New Roman" w:eastAsia="Times New Roman" w:hAnsi="Times New Roman" w:cs="Times New Roman"/>
                <w:color w:val="000000"/>
              </w:rPr>
              <w:t xml:space="preserve">We have calculated all force field parameters for substrates and preliminary force field parameters for the MCR and ANME-1 cofactors. The calculated 1MRO.pdb structure </w:t>
            </w:r>
            <w:r w:rsidR="00A74DD2" w:rsidRPr="008342B4">
              <w:rPr>
                <w:rFonts w:ascii="Times New Roman" w:eastAsia="Times New Roman" w:hAnsi="Times New Roman" w:cs="Times New Roman"/>
                <w:color w:val="000000"/>
              </w:rPr>
              <w:t>differs by</w:t>
            </w:r>
            <w:r w:rsidR="00FE19A6" w:rsidRPr="008342B4">
              <w:rPr>
                <w:rFonts w:ascii="Times New Roman" w:eastAsia="Times New Roman" w:hAnsi="Times New Roman" w:cs="Times New Roman"/>
                <w:color w:val="000000"/>
              </w:rPr>
              <w:t xml:space="preserve"> less than </w:t>
            </w:r>
            <w:r w:rsidR="00A74DD2" w:rsidRPr="008342B4">
              <w:rPr>
                <w:rFonts w:ascii="Times New Roman" w:eastAsia="Times New Roman" w:hAnsi="Times New Roman" w:cs="Times New Roman"/>
                <w:color w:val="000000"/>
              </w:rPr>
              <w:t>1</w:t>
            </w:r>
            <w:r w:rsidR="00FE19A6" w:rsidRPr="008342B4">
              <w:rPr>
                <w:rFonts w:ascii="Times New Roman" w:eastAsia="Times New Roman" w:hAnsi="Times New Roman" w:cs="Times New Roman"/>
                <w:color w:val="000000"/>
              </w:rPr>
              <w:t xml:space="preserve"> Å </w:t>
            </w:r>
            <w:r w:rsidR="00A74DD2" w:rsidRPr="008342B4">
              <w:rPr>
                <w:rFonts w:ascii="Times New Roman" w:eastAsia="Times New Roman" w:hAnsi="Times New Roman" w:cs="Times New Roman"/>
                <w:color w:val="000000"/>
              </w:rPr>
              <w:t>from</w:t>
            </w:r>
            <w:r w:rsidR="00FE19A6" w:rsidRPr="008342B4">
              <w:rPr>
                <w:rFonts w:ascii="Times New Roman" w:eastAsia="Times New Roman" w:hAnsi="Times New Roman" w:cs="Times New Roman"/>
                <w:color w:val="000000"/>
              </w:rPr>
              <w:t xml:space="preserve"> the initial crystal structure.</w:t>
            </w:r>
          </w:p>
        </w:tc>
      </w:tr>
      <w:tr w:rsidR="00FE19A6" w:rsidRPr="008342B4" w14:paraId="7B37CA40"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6937C61" w14:textId="77777777" w:rsidR="00FE19A6" w:rsidRPr="008342B4" w:rsidRDefault="00FE19A6" w:rsidP="00E63DAA">
            <w:pPr>
              <w:rPr>
                <w:rFonts w:ascii="Times New Roman" w:hAnsi="Times New Roman" w:cs="Times New Roman"/>
              </w:rPr>
            </w:pPr>
            <w:r w:rsidRPr="008342B4">
              <w:rPr>
                <w:rFonts w:ascii="Times New Roman" w:hAnsi="Times New Roman" w:cs="Times New Roman"/>
              </w:rPr>
              <w:t>M5.1</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53177632" w14:textId="77777777" w:rsidR="00FE19A6" w:rsidRPr="008342B4" w:rsidRDefault="00FE19A6" w:rsidP="00183C4F">
            <w:pPr>
              <w:ind w:right="109"/>
              <w:rPr>
                <w:rFonts w:ascii="Times New Roman" w:hAnsi="Times New Roman" w:cs="Times New Roman"/>
              </w:rPr>
            </w:pPr>
            <w:r w:rsidRPr="008342B4">
              <w:rPr>
                <w:rFonts w:ascii="Times New Roman" w:hAnsi="Times New Roman" w:cs="Times New Roman"/>
              </w:rPr>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61E37A7" w14:textId="3B7FCD54" w:rsidR="00FE19A6" w:rsidRPr="008342B4" w:rsidRDefault="00297688" w:rsidP="00E63DAA">
            <w:pPr>
              <w:rPr>
                <w:rFonts w:ascii="Times New Roman" w:hAnsi="Times New Roman" w:cs="Times New Roman"/>
              </w:rPr>
            </w:pPr>
            <w:r w:rsidRPr="008342B4">
              <w:rPr>
                <w:rFonts w:ascii="Times New Roman" w:hAnsi="Times New Roman" w:cs="Times New Roman"/>
              </w:rPr>
              <w:t>10</w:t>
            </w:r>
            <w:r w:rsidR="00801578" w:rsidRPr="008342B4">
              <w:rPr>
                <w:rFonts w:ascii="Times New Roman" w:hAnsi="Times New Roman" w:cs="Times New Roman"/>
              </w:rPr>
              <w:t>0% C</w:t>
            </w:r>
            <w:r w:rsidR="00FE19A6" w:rsidRPr="008342B4">
              <w:rPr>
                <w:rFonts w:ascii="Times New Roman" w:hAnsi="Times New Roman"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049D331" w14:textId="7B408E16" w:rsidR="00FE19A6" w:rsidRPr="008342B4" w:rsidRDefault="00A74DD2" w:rsidP="00A74DD2">
            <w:pPr>
              <w:rPr>
                <w:rFonts w:ascii="Times New Roman" w:eastAsia="Times New Roman" w:hAnsi="Times New Roman" w:cs="Times New Roman"/>
                <w:b/>
                <w:color w:val="000000"/>
              </w:rPr>
            </w:pPr>
            <w:r w:rsidRPr="008342B4">
              <w:rPr>
                <w:rFonts w:ascii="Times New Roman" w:eastAsia="Times New Roman" w:hAnsi="Times New Roman" w:cs="Times New Roman"/>
                <w:b/>
                <w:color w:val="000000"/>
              </w:rPr>
              <w:t>Agree</w:t>
            </w:r>
            <w:r w:rsidR="00FE19A6" w:rsidRPr="008342B4">
              <w:rPr>
                <w:rFonts w:ascii="Times New Roman" w:eastAsia="Times New Roman" w:hAnsi="Times New Roman" w:cs="Times New Roman"/>
                <w:b/>
                <w:color w:val="000000"/>
              </w:rPr>
              <w:t xml:space="preserve"> and sign an IP sharing agreement among U. </w:t>
            </w:r>
            <w:proofErr w:type="spellStart"/>
            <w:r w:rsidR="00FE19A6" w:rsidRPr="008342B4">
              <w:rPr>
                <w:rFonts w:ascii="Times New Roman" w:eastAsia="Times New Roman" w:hAnsi="Times New Roman" w:cs="Times New Roman"/>
                <w:b/>
                <w:color w:val="000000"/>
              </w:rPr>
              <w:t>Mich</w:t>
            </w:r>
            <w:proofErr w:type="spellEnd"/>
            <w:r w:rsidR="00FE19A6" w:rsidRPr="008342B4">
              <w:rPr>
                <w:rFonts w:ascii="Times New Roman" w:eastAsia="Times New Roman" w:hAnsi="Times New Roman" w:cs="Times New Roman"/>
                <w:b/>
                <w:color w:val="000000"/>
              </w:rPr>
              <w:t xml:space="preserve">, U. Washington, PNNL, and ISB.  </w:t>
            </w:r>
            <w:r w:rsidR="00297688" w:rsidRPr="008342B4">
              <w:rPr>
                <w:rFonts w:ascii="Times New Roman" w:hAnsi="Times New Roman" w:cs="Times New Roman"/>
              </w:rPr>
              <w:t xml:space="preserve">We reached agreement and signed an IP sharing agreement among U. </w:t>
            </w:r>
            <w:proofErr w:type="spellStart"/>
            <w:r w:rsidR="00297688" w:rsidRPr="008342B4">
              <w:rPr>
                <w:rFonts w:ascii="Times New Roman" w:hAnsi="Times New Roman" w:cs="Times New Roman"/>
              </w:rPr>
              <w:t>Mich</w:t>
            </w:r>
            <w:proofErr w:type="spellEnd"/>
            <w:r w:rsidR="00297688" w:rsidRPr="008342B4">
              <w:rPr>
                <w:rFonts w:ascii="Times New Roman" w:hAnsi="Times New Roman" w:cs="Times New Roman"/>
              </w:rPr>
              <w:t>, U. Washington, PNNL, and ISB</w:t>
            </w:r>
            <w:r w:rsidR="00FE19A6" w:rsidRPr="008342B4">
              <w:rPr>
                <w:rFonts w:ascii="Times New Roman" w:eastAsia="Times New Roman" w:hAnsi="Times New Roman" w:cs="Times New Roman"/>
                <w:color w:val="000000"/>
              </w:rPr>
              <w:t>.</w:t>
            </w:r>
          </w:p>
        </w:tc>
      </w:tr>
      <w:tr w:rsidR="00FE19A6" w:rsidRPr="008342B4" w14:paraId="108C26F2"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656F615" w14:textId="3C48D189" w:rsidR="00FE19A6" w:rsidRPr="008342B4" w:rsidRDefault="00FE19A6" w:rsidP="00510F78">
            <w:pPr>
              <w:rPr>
                <w:rFonts w:ascii="Times New Roman" w:hAnsi="Times New Roman" w:cs="Times New Roman"/>
              </w:rPr>
            </w:pPr>
            <w:r w:rsidRPr="008342B4">
              <w:rPr>
                <w:rFonts w:ascii="Times New Roman" w:hAnsi="Times New Roman" w:cs="Times New Roman"/>
              </w:rPr>
              <w:t>M5.2</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712B4EC8" w14:textId="77777777" w:rsidR="00FE19A6" w:rsidRPr="008342B4" w:rsidRDefault="00FE19A6" w:rsidP="00183C4F">
            <w:pPr>
              <w:ind w:right="109"/>
              <w:rPr>
                <w:rFonts w:ascii="Times New Roman" w:hAnsi="Times New Roman" w:cs="Times New Roman"/>
              </w:rPr>
            </w:pPr>
            <w:r w:rsidRPr="008342B4">
              <w:rPr>
                <w:rFonts w:ascii="Times New Roman" w:hAnsi="Times New Roman" w:cs="Times New Roman"/>
              </w:rPr>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257A2F9E" w14:textId="74122577" w:rsidR="00FE19A6" w:rsidRPr="008342B4" w:rsidRDefault="00801578" w:rsidP="00510F78">
            <w:pPr>
              <w:rPr>
                <w:rFonts w:ascii="Times New Roman" w:hAnsi="Times New Roman" w:cs="Times New Roman"/>
              </w:rPr>
            </w:pPr>
            <w:r w:rsidRPr="008342B4">
              <w:rPr>
                <w:rFonts w:ascii="Times New Roman" w:hAnsi="Times New Roman" w:cs="Times New Roman"/>
              </w:rPr>
              <w:t xml:space="preserve">100% </w:t>
            </w:r>
            <w:r w:rsidR="00FE19A6" w:rsidRPr="008342B4">
              <w:rPr>
                <w:rFonts w:ascii="Times New Roman" w:hAnsi="Times New Roman" w:cs="Times New Roman"/>
              </w:rPr>
              <w:t>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B8175AC" w14:textId="77777777" w:rsidR="00FE19A6" w:rsidRPr="008342B4" w:rsidRDefault="00FE19A6" w:rsidP="007A504F">
            <w:pPr>
              <w:rPr>
                <w:rFonts w:ascii="Times New Roman" w:eastAsia="Times New Roman" w:hAnsi="Times New Roman" w:cs="Times New Roman"/>
                <w:color w:val="000000"/>
              </w:rPr>
            </w:pPr>
            <w:r w:rsidRPr="008342B4">
              <w:rPr>
                <w:rFonts w:ascii="Times New Roman" w:hAnsi="Times New Roman" w:cs="Times New Roman"/>
                <w:b/>
              </w:rPr>
              <w:t xml:space="preserve">Develop a profile of the existing patents related to methane to methanol (and GTL) biotechnology.  </w:t>
            </w:r>
            <w:r w:rsidRPr="008342B4">
              <w:rPr>
                <w:rFonts w:ascii="Times New Roman" w:hAnsi="Times New Roman" w:cs="Times New Roman"/>
              </w:rPr>
              <w:t>With the help of an OTT Fellow, a preliminary search of the patents related to the bioconversion of methane to methanol and to butanol has been completed. We expect to conduct further searches as new inventions are developed during the research.</w:t>
            </w:r>
          </w:p>
        </w:tc>
      </w:tr>
      <w:tr w:rsidR="00FE19A6" w:rsidRPr="008342B4" w14:paraId="06EF5CFB"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BBED51F" w14:textId="77777777" w:rsidR="00FE19A6" w:rsidRPr="008342B4" w:rsidRDefault="00FE19A6" w:rsidP="00510F78">
            <w:pPr>
              <w:rPr>
                <w:rFonts w:ascii="Times New Roman" w:hAnsi="Times New Roman" w:cs="Times New Roman"/>
              </w:rPr>
            </w:pPr>
            <w:r w:rsidRPr="008342B4">
              <w:rPr>
                <w:rFonts w:ascii="Times New Roman" w:hAnsi="Times New Roman" w:cs="Times New Roman"/>
              </w:rPr>
              <w:t>M5.3</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130303D8" w14:textId="77777777" w:rsidR="00FE19A6" w:rsidRPr="008342B4" w:rsidRDefault="00FE19A6" w:rsidP="00183C4F">
            <w:pPr>
              <w:ind w:right="109"/>
              <w:rPr>
                <w:rFonts w:ascii="Times New Roman" w:hAnsi="Times New Roman" w:cs="Times New Roman"/>
              </w:rPr>
            </w:pPr>
            <w:r w:rsidRPr="008342B4">
              <w:rPr>
                <w:rFonts w:ascii="Times New Roman" w:hAnsi="Times New Roman" w:cs="Times New Roman"/>
              </w:rPr>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75B7396D" w14:textId="4A8F0B79" w:rsidR="00FE19A6" w:rsidRPr="008342B4" w:rsidRDefault="00297688" w:rsidP="00297688">
            <w:pPr>
              <w:rPr>
                <w:rFonts w:ascii="Times New Roman" w:hAnsi="Times New Roman" w:cs="Times New Roman"/>
              </w:rPr>
            </w:pPr>
            <w:r w:rsidRPr="008342B4">
              <w:rPr>
                <w:rFonts w:ascii="Times New Roman" w:hAnsi="Times New Roman" w:cs="Times New Roman"/>
              </w:rPr>
              <w:t>20% 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1230123" w14:textId="7C5E596B" w:rsidR="00FE19A6" w:rsidRPr="008342B4" w:rsidRDefault="00FE19A6" w:rsidP="00950BD7">
            <w:pPr>
              <w:rPr>
                <w:rFonts w:ascii="Times New Roman" w:eastAsia="Times New Roman" w:hAnsi="Times New Roman" w:cs="Times New Roman"/>
                <w:color w:val="000000"/>
              </w:rPr>
            </w:pPr>
            <w:r w:rsidRPr="008342B4">
              <w:rPr>
                <w:rFonts w:ascii="Times New Roman" w:eastAsia="Times New Roman" w:hAnsi="Times New Roman" w:cs="Times New Roman"/>
                <w:b/>
                <w:color w:val="000000"/>
              </w:rPr>
              <w:t xml:space="preserve">File provisional patent for our plan to convert methane to methanol. </w:t>
            </w:r>
            <w:r w:rsidR="000F12D4" w:rsidRPr="000F12D4">
              <w:rPr>
                <w:rFonts w:ascii="Times New Roman" w:hAnsi="Times New Roman" w:cs="Times New Roman"/>
              </w:rPr>
              <w:t>We are drafting a provisional patent</w:t>
            </w:r>
            <w:r w:rsidR="000F12D4">
              <w:rPr>
                <w:rFonts w:ascii="Times New Roman" w:hAnsi="Times New Roman" w:cs="Times New Roman"/>
              </w:rPr>
              <w:t xml:space="preserve"> and hope to have it filed by the </w:t>
            </w:r>
            <w:r w:rsidR="00586955">
              <w:rPr>
                <w:rFonts w:ascii="Times New Roman" w:hAnsi="Times New Roman" w:cs="Times New Roman"/>
              </w:rPr>
              <w:t>time of the Sept 5</w:t>
            </w:r>
            <w:r w:rsidR="00950BD7">
              <w:rPr>
                <w:rFonts w:ascii="Times New Roman" w:hAnsi="Times New Roman" w:cs="Times New Roman"/>
              </w:rPr>
              <w:t>, 2014</w:t>
            </w:r>
            <w:r w:rsidR="000F12D4">
              <w:rPr>
                <w:rFonts w:ascii="Times New Roman" w:hAnsi="Times New Roman" w:cs="Times New Roman"/>
              </w:rPr>
              <w:t xml:space="preserve"> meeting</w:t>
            </w:r>
            <w:r w:rsidR="000F12D4" w:rsidRPr="000F12D4">
              <w:rPr>
                <w:rFonts w:ascii="Times New Roman" w:hAnsi="Times New Roman" w:cs="Times New Roman"/>
              </w:rPr>
              <w:t xml:space="preserve">. </w:t>
            </w:r>
          </w:p>
        </w:tc>
      </w:tr>
      <w:tr w:rsidR="00FE19A6" w:rsidRPr="008342B4" w14:paraId="54DE5827"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7CEC4AE" w14:textId="521B47E2" w:rsidR="00FE19A6" w:rsidRPr="008342B4" w:rsidRDefault="006D1FA3" w:rsidP="006E49A2">
            <w:pPr>
              <w:rPr>
                <w:rFonts w:ascii="Times New Roman" w:hAnsi="Times New Roman" w:cs="Times New Roman"/>
              </w:rPr>
            </w:pPr>
            <w:r w:rsidRPr="008342B4">
              <w:rPr>
                <w:rFonts w:ascii="Times New Roman" w:hAnsi="Times New Roman" w:cs="Times New Roman"/>
              </w:rPr>
              <w:t>M</w:t>
            </w:r>
            <w:r w:rsidR="00FE19A6" w:rsidRPr="008342B4">
              <w:rPr>
                <w:rFonts w:ascii="Times New Roman" w:hAnsi="Times New Roman" w:cs="Times New Roman"/>
              </w:rPr>
              <w:t>5.4</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425C033B" w14:textId="77777777" w:rsidR="00FE19A6" w:rsidRPr="008342B4" w:rsidRDefault="00FE19A6" w:rsidP="00183C4F">
            <w:pPr>
              <w:ind w:right="109"/>
              <w:rPr>
                <w:rFonts w:ascii="Times New Roman" w:hAnsi="Times New Roman" w:cs="Times New Roman"/>
              </w:rPr>
            </w:pPr>
            <w:r w:rsidRPr="008342B4">
              <w:rPr>
                <w:rFonts w:ascii="Times New Roman" w:hAnsi="Times New Roman" w:cs="Times New Roman"/>
              </w:rPr>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5EF4B4DD" w14:textId="028B8233" w:rsidR="00FE19A6" w:rsidRPr="008342B4" w:rsidRDefault="00801578" w:rsidP="006E49A2">
            <w:pPr>
              <w:rPr>
                <w:rFonts w:ascii="Times New Roman" w:hAnsi="Times New Roman" w:cs="Times New Roman"/>
              </w:rPr>
            </w:pPr>
            <w:r w:rsidRPr="008342B4">
              <w:rPr>
                <w:rFonts w:ascii="Times New Roman" w:hAnsi="Times New Roman" w:cs="Times New Roman"/>
              </w:rPr>
              <w:t xml:space="preserve">70% </w:t>
            </w:r>
            <w:r w:rsidR="00FE19A6" w:rsidRPr="008342B4">
              <w:rPr>
                <w:rFonts w:ascii="Times New Roman" w:hAnsi="Times New Roman" w:cs="Times New Roman"/>
              </w:rPr>
              <w:t>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6CCB7898" w14:textId="1A7C97E6" w:rsidR="00FE19A6" w:rsidRPr="008342B4" w:rsidRDefault="00FE19A6" w:rsidP="006E49A2">
            <w:pPr>
              <w:rPr>
                <w:rFonts w:ascii="Times New Roman" w:eastAsia="Times New Roman" w:hAnsi="Times New Roman" w:cs="Times New Roman"/>
                <w:color w:val="000000"/>
              </w:rPr>
            </w:pPr>
            <w:r w:rsidRPr="008342B4">
              <w:rPr>
                <w:rFonts w:ascii="Times New Roman" w:eastAsia="Times New Roman" w:hAnsi="Times New Roman" w:cs="Times New Roman"/>
                <w:b/>
                <w:color w:val="000000"/>
              </w:rPr>
              <w:t xml:space="preserve">Develop tech to market plan.  </w:t>
            </w:r>
            <w:r w:rsidR="003D28ED" w:rsidRPr="008342B4">
              <w:rPr>
                <w:rFonts w:ascii="Times New Roman" w:hAnsi="Times New Roman" w:cs="Times New Roman"/>
              </w:rPr>
              <w:t xml:space="preserve">We have engaged Michael </w:t>
            </w:r>
            <w:proofErr w:type="spellStart"/>
            <w:r w:rsidR="003D28ED" w:rsidRPr="008342B4">
              <w:rPr>
                <w:rFonts w:ascii="Times New Roman" w:hAnsi="Times New Roman" w:cs="Times New Roman"/>
              </w:rPr>
              <w:t>Psarouthakis</w:t>
            </w:r>
            <w:proofErr w:type="spellEnd"/>
            <w:r w:rsidR="003D28ED" w:rsidRPr="008342B4">
              <w:rPr>
                <w:rFonts w:ascii="Times New Roman" w:hAnsi="Times New Roman" w:cs="Times New Roman"/>
              </w:rPr>
              <w:t xml:space="preserve">, who recently joined OTT as Senior Business Formation specialist. </w:t>
            </w:r>
            <w:r w:rsidRPr="008342B4">
              <w:rPr>
                <w:rFonts w:ascii="Times New Roman" w:eastAsia="Times New Roman" w:hAnsi="Times New Roman" w:cs="Times New Roman"/>
                <w:color w:val="000000"/>
              </w:rPr>
              <w:t>We have completed a preliminary market assessment of the methane to methanol conversion market.  We have also identified several potential competing technologies in the market.</w:t>
            </w:r>
          </w:p>
        </w:tc>
      </w:tr>
      <w:tr w:rsidR="00FE19A6" w:rsidRPr="008342B4" w14:paraId="7FC4C494"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E8B099" w14:textId="00DB0A30" w:rsidR="00FE19A6" w:rsidRPr="008342B4" w:rsidRDefault="006D1FA3" w:rsidP="00510F78">
            <w:pPr>
              <w:rPr>
                <w:rFonts w:ascii="Times New Roman" w:hAnsi="Times New Roman" w:cs="Times New Roman"/>
              </w:rPr>
            </w:pPr>
            <w:r w:rsidRPr="008342B4">
              <w:rPr>
                <w:rFonts w:ascii="Times New Roman" w:hAnsi="Times New Roman" w:cs="Times New Roman"/>
              </w:rPr>
              <w:t>M</w:t>
            </w:r>
            <w:r w:rsidR="00FE19A6" w:rsidRPr="008342B4">
              <w:rPr>
                <w:rFonts w:ascii="Times New Roman" w:hAnsi="Times New Roman" w:cs="Times New Roman"/>
              </w:rPr>
              <w:t>5.6</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29CBD505" w14:textId="77777777" w:rsidR="00FE19A6" w:rsidRPr="008342B4" w:rsidRDefault="00FE19A6" w:rsidP="00183C4F">
            <w:pPr>
              <w:ind w:right="109"/>
              <w:rPr>
                <w:rFonts w:ascii="Times New Roman" w:hAnsi="Times New Roman" w:cs="Times New Roman"/>
              </w:rPr>
            </w:pPr>
            <w:r w:rsidRPr="008342B4">
              <w:rPr>
                <w:rFonts w:ascii="Times New Roman" w:hAnsi="Times New Roman" w:cs="Times New Roman"/>
              </w:rPr>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0BB7E8FA" w14:textId="69C19A80" w:rsidR="00FE19A6" w:rsidRPr="008342B4" w:rsidRDefault="00F07200" w:rsidP="00510F78">
            <w:pPr>
              <w:rPr>
                <w:rFonts w:ascii="Times New Roman" w:hAnsi="Times New Roman" w:cs="Times New Roman"/>
              </w:rPr>
            </w:pPr>
            <w:r w:rsidRPr="008342B4">
              <w:rPr>
                <w:rFonts w:ascii="Times New Roman" w:hAnsi="Times New Roman" w:cs="Times New Roman"/>
              </w:rPr>
              <w:t>10</w:t>
            </w:r>
            <w:r w:rsidR="00801578" w:rsidRPr="008342B4">
              <w:rPr>
                <w:rFonts w:ascii="Times New Roman" w:hAnsi="Times New Roman" w:cs="Times New Roman"/>
              </w:rPr>
              <w:t>0% C</w:t>
            </w:r>
            <w:r w:rsidR="00FE19A6" w:rsidRPr="008342B4">
              <w:rPr>
                <w:rFonts w:ascii="Times New Roman" w:hAnsi="Times New Roman"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29716F3A" w14:textId="5DEADB8A" w:rsidR="00FE19A6" w:rsidRPr="008342B4" w:rsidRDefault="00FE19A6" w:rsidP="00D7589B">
            <w:pPr>
              <w:rPr>
                <w:rFonts w:ascii="Times New Roman" w:eastAsia="Times New Roman" w:hAnsi="Times New Roman" w:cs="Times New Roman"/>
                <w:color w:val="000000"/>
              </w:rPr>
            </w:pPr>
            <w:r w:rsidRPr="008342B4">
              <w:rPr>
                <w:rFonts w:ascii="Times New Roman" w:eastAsia="Times New Roman" w:hAnsi="Times New Roman" w:cs="Times New Roman"/>
                <w:b/>
                <w:color w:val="000000"/>
              </w:rPr>
              <w:t xml:space="preserve">Hire an independent T2M Consultant to oversee the tech-to-market plan and forge relationships with technology partners.  </w:t>
            </w:r>
            <w:r w:rsidR="00F07200" w:rsidRPr="008342B4">
              <w:rPr>
                <w:rFonts w:ascii="Times New Roman" w:hAnsi="Times New Roman" w:cs="Times New Roman"/>
              </w:rPr>
              <w:t xml:space="preserve">We hired Rich </w:t>
            </w:r>
            <w:proofErr w:type="spellStart"/>
            <w:r w:rsidR="00F07200" w:rsidRPr="008342B4">
              <w:rPr>
                <w:rFonts w:ascii="Times New Roman" w:hAnsi="Times New Roman" w:cs="Times New Roman"/>
              </w:rPr>
              <w:t>Zvosec</w:t>
            </w:r>
            <w:proofErr w:type="spellEnd"/>
            <w:r w:rsidR="00F07200" w:rsidRPr="008342B4">
              <w:rPr>
                <w:rFonts w:ascii="Times New Roman" w:hAnsi="Times New Roman" w:cs="Times New Roman"/>
              </w:rPr>
              <w:t>, President</w:t>
            </w:r>
            <w:r w:rsidR="00D7589B">
              <w:rPr>
                <w:rFonts w:ascii="Times New Roman" w:hAnsi="Times New Roman" w:cs="Times New Roman"/>
              </w:rPr>
              <w:t xml:space="preserve"> of High Hurdles, </w:t>
            </w:r>
            <w:proofErr w:type="gramStart"/>
            <w:r w:rsidR="00D7589B">
              <w:rPr>
                <w:rFonts w:ascii="Times New Roman" w:hAnsi="Times New Roman" w:cs="Times New Roman"/>
              </w:rPr>
              <w:t>LLC</w:t>
            </w:r>
            <w:proofErr w:type="gramEnd"/>
            <w:r w:rsidR="00D7589B">
              <w:rPr>
                <w:rFonts w:ascii="Times New Roman" w:hAnsi="Times New Roman" w:cs="Times New Roman"/>
              </w:rPr>
              <w:t>, as tech</w:t>
            </w:r>
            <w:r w:rsidR="00F07200" w:rsidRPr="008342B4">
              <w:rPr>
                <w:rFonts w:ascii="Times New Roman" w:hAnsi="Times New Roman" w:cs="Times New Roman"/>
              </w:rPr>
              <w:t>nology consultant. He has experience in the biofuel space and with ARPA-E.</w:t>
            </w:r>
          </w:p>
        </w:tc>
      </w:tr>
    </w:tbl>
    <w:p w14:paraId="379CD225" w14:textId="77777777" w:rsidR="008342B4" w:rsidRDefault="008342B4" w:rsidP="00510F78">
      <w:pPr>
        <w:rPr>
          <w:rFonts w:ascii="Times New Roman" w:hAnsi="Times New Roman" w:cs="Times New Roman"/>
        </w:rPr>
      </w:pPr>
    </w:p>
    <w:p w14:paraId="6F94C2B2" w14:textId="77777777" w:rsidR="00DD53D7" w:rsidRDefault="00DD53D7">
      <w:pPr>
        <w:rPr>
          <w:rFonts w:ascii="Times New Roman" w:hAnsi="Times New Roman" w:cs="Times New Roman"/>
          <w:b/>
        </w:rPr>
      </w:pPr>
      <w:r>
        <w:rPr>
          <w:rFonts w:ascii="Times New Roman" w:hAnsi="Times New Roman" w:cs="Times New Roman"/>
          <w:b/>
        </w:rPr>
        <w:br w:type="page"/>
      </w:r>
    </w:p>
    <w:p w14:paraId="5BF4E55C" w14:textId="15BC3047" w:rsidR="006E49A2" w:rsidRPr="008342B4" w:rsidRDefault="00510F78" w:rsidP="00510F78">
      <w:pPr>
        <w:rPr>
          <w:rFonts w:ascii="Times New Roman" w:hAnsi="Times New Roman" w:cs="Times New Roman"/>
        </w:rPr>
      </w:pPr>
      <w:r w:rsidRPr="008342B4">
        <w:rPr>
          <w:rFonts w:ascii="Times New Roman" w:hAnsi="Times New Roman" w:cs="Times New Roman"/>
          <w:b/>
        </w:rPr>
        <w:lastRenderedPageBreak/>
        <w:t>C.    Supporting data &amp; additional information</w:t>
      </w:r>
    </w:p>
    <w:p w14:paraId="5D0FEC63" w14:textId="77777777" w:rsidR="006E49A2" w:rsidRPr="008342B4" w:rsidRDefault="006E49A2" w:rsidP="00510F78">
      <w:pPr>
        <w:rPr>
          <w:rFonts w:ascii="Times New Roman" w:hAnsi="Times New Roman" w:cs="Times New Roman"/>
          <w:b/>
        </w:rPr>
      </w:pPr>
    </w:p>
    <w:p w14:paraId="389048BB" w14:textId="710DBBCA" w:rsidR="002F5CDF" w:rsidRPr="008342B4" w:rsidRDefault="00B71305" w:rsidP="00B71305">
      <w:pPr>
        <w:ind w:firstLine="720"/>
        <w:jc w:val="both"/>
        <w:rPr>
          <w:rFonts w:ascii="Times New Roman" w:hAnsi="Times New Roman" w:cs="Times New Roman"/>
        </w:rPr>
      </w:pPr>
      <w:r w:rsidRPr="008342B4">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F5CDF" w14:paraId="7DDF3CA8" w14:textId="77777777" w:rsidTr="002F5CDF">
        <w:tc>
          <w:tcPr>
            <w:tcW w:w="6768" w:type="dxa"/>
          </w:tcPr>
          <w:p w14:paraId="36EA3B1B" w14:textId="77777777" w:rsidR="002F5CDF" w:rsidRPr="002F5CDF" w:rsidRDefault="002F5CDF" w:rsidP="002F5CDF">
            <w:pPr>
              <w:rPr>
                <w:rFonts w:ascii="Times New Roman" w:hAnsi="Times New Roman" w:cs="Times New Roman"/>
                <w:b/>
                <w:sz w:val="24"/>
                <w:szCs w:val="24"/>
              </w:rPr>
            </w:pPr>
            <w:r w:rsidRPr="002F5CDF">
              <w:rPr>
                <w:rFonts w:ascii="Times New Roman" w:hAnsi="Times New Roman" w:cs="Times New Roman"/>
                <w:b/>
                <w:sz w:val="24"/>
                <w:szCs w:val="24"/>
              </w:rPr>
              <w:t xml:space="preserve">Milestones 1.1- 1.2: Express </w:t>
            </w:r>
            <w:proofErr w:type="spellStart"/>
            <w:r w:rsidRPr="002F5CDF">
              <w:rPr>
                <w:rFonts w:ascii="Times New Roman" w:hAnsi="Times New Roman" w:cs="Times New Roman"/>
                <w:b/>
                <w:sz w:val="24"/>
                <w:szCs w:val="24"/>
              </w:rPr>
              <w:t>Mcr</w:t>
            </w:r>
            <w:proofErr w:type="spellEnd"/>
            <w:r w:rsidRPr="002F5CDF">
              <w:rPr>
                <w:rFonts w:ascii="Times New Roman" w:hAnsi="Times New Roman" w:cs="Times New Roman"/>
                <w:b/>
                <w:sz w:val="24"/>
                <w:szCs w:val="24"/>
              </w:rPr>
              <w:t xml:space="preserve"> proteins in </w:t>
            </w:r>
            <w:r w:rsidRPr="002F5CDF">
              <w:rPr>
                <w:rFonts w:ascii="Times New Roman" w:hAnsi="Times New Roman" w:cs="Times New Roman"/>
                <w:b/>
                <w:i/>
                <w:sz w:val="24"/>
                <w:szCs w:val="24"/>
              </w:rPr>
              <w:t>M. maripaludis</w:t>
            </w:r>
          </w:p>
          <w:p w14:paraId="5611F39D" w14:textId="11846055" w:rsidR="002F5CDF" w:rsidRDefault="002F5CDF" w:rsidP="002F5CDF">
            <w:pPr>
              <w:jc w:val="both"/>
              <w:rPr>
                <w:rFonts w:ascii="Times New Roman" w:hAnsi="Times New Roman" w:cs="Times New Roman"/>
              </w:rPr>
            </w:pPr>
            <w:r w:rsidRPr="002F5CDF">
              <w:rPr>
                <w:rFonts w:ascii="Times New Roman" w:hAnsi="Times New Roman" w:cs="Times New Roman"/>
                <w:sz w:val="24"/>
                <w:szCs w:val="24"/>
              </w:rPr>
              <w:t xml:space="preserve">Use of codon-optimized genes has resulted in successful expression of the ANME-2C and </w:t>
            </w:r>
            <w:proofErr w:type="spellStart"/>
            <w:r w:rsidRPr="002F5CDF">
              <w:rPr>
                <w:rFonts w:ascii="Times New Roman" w:hAnsi="Times New Roman" w:cs="Times New Roman"/>
                <w:i/>
                <w:sz w:val="24"/>
                <w:szCs w:val="24"/>
              </w:rPr>
              <w:t>Methanothemobacter</w:t>
            </w:r>
            <w:proofErr w:type="spellEnd"/>
            <w:r w:rsidRPr="002F5CDF">
              <w:rPr>
                <w:rFonts w:ascii="Times New Roman" w:hAnsi="Times New Roman" w:cs="Times New Roman"/>
                <w:i/>
                <w:sz w:val="24"/>
                <w:szCs w:val="24"/>
              </w:rPr>
              <w:t xml:space="preserve"> </w:t>
            </w:r>
            <w:proofErr w:type="spellStart"/>
            <w:r w:rsidRPr="002F5CDF">
              <w:rPr>
                <w:rFonts w:ascii="Times New Roman" w:hAnsi="Times New Roman" w:cs="Times New Roman"/>
                <w:i/>
                <w:sz w:val="24"/>
                <w:szCs w:val="24"/>
              </w:rPr>
              <w:t>marburgensis</w:t>
            </w:r>
            <w:proofErr w:type="spellEnd"/>
            <w:r w:rsidRPr="002F5CDF">
              <w:rPr>
                <w:rFonts w:ascii="Times New Roman" w:hAnsi="Times New Roman" w:cs="Times New Roman"/>
                <w:sz w:val="24"/>
                <w:szCs w:val="24"/>
              </w:rPr>
              <w:t xml:space="preserve"> </w:t>
            </w:r>
            <w:proofErr w:type="spellStart"/>
            <w:r w:rsidRPr="002F5CDF">
              <w:rPr>
                <w:rFonts w:ascii="Times New Roman" w:hAnsi="Times New Roman" w:cs="Times New Roman"/>
                <w:sz w:val="24"/>
                <w:szCs w:val="24"/>
              </w:rPr>
              <w:t>Mcr</w:t>
            </w:r>
            <w:proofErr w:type="spellEnd"/>
            <w:r w:rsidRPr="002F5CDF">
              <w:rPr>
                <w:rFonts w:ascii="Times New Roman" w:hAnsi="Times New Roman" w:cs="Times New Roman"/>
                <w:sz w:val="24"/>
                <w:szCs w:val="24"/>
              </w:rPr>
              <w:t xml:space="preserve"> proteins in </w:t>
            </w:r>
            <w:r w:rsidRPr="002F5CDF">
              <w:rPr>
                <w:rFonts w:ascii="Times New Roman" w:hAnsi="Times New Roman" w:cs="Times New Roman"/>
                <w:i/>
                <w:sz w:val="24"/>
                <w:szCs w:val="24"/>
              </w:rPr>
              <w:t>M. maripaludis</w:t>
            </w:r>
            <w:r w:rsidRPr="002F5CDF">
              <w:rPr>
                <w:rFonts w:ascii="Times New Roman" w:hAnsi="Times New Roman" w:cs="Times New Roman"/>
                <w:sz w:val="24"/>
                <w:szCs w:val="24"/>
              </w:rPr>
              <w:t>.  The figure shows Western blots using anti His</w:t>
            </w:r>
            <w:r w:rsidRPr="002F5CDF">
              <w:rPr>
                <w:rFonts w:ascii="Times New Roman" w:hAnsi="Times New Roman" w:cs="Times New Roman"/>
                <w:sz w:val="24"/>
                <w:szCs w:val="24"/>
                <w:vertAlign w:val="subscript"/>
              </w:rPr>
              <w:t>6</w:t>
            </w:r>
            <w:r w:rsidRPr="002F5CDF">
              <w:rPr>
                <w:rFonts w:ascii="Times New Roman" w:hAnsi="Times New Roman" w:cs="Times New Roman"/>
                <w:sz w:val="24"/>
                <w:szCs w:val="24"/>
              </w:rPr>
              <w:t xml:space="preserve"> antibody to detect the tagged </w:t>
            </w:r>
            <w:proofErr w:type="spellStart"/>
            <w:r w:rsidRPr="002F5CDF">
              <w:rPr>
                <w:rFonts w:ascii="Times New Roman" w:hAnsi="Times New Roman" w:cs="Times New Roman"/>
                <w:sz w:val="24"/>
                <w:szCs w:val="24"/>
              </w:rPr>
              <w:t>McrA</w:t>
            </w:r>
            <w:proofErr w:type="spellEnd"/>
            <w:r w:rsidRPr="002F5CDF">
              <w:rPr>
                <w:rFonts w:ascii="Times New Roman" w:hAnsi="Times New Roman" w:cs="Times New Roman"/>
                <w:sz w:val="24"/>
                <w:szCs w:val="24"/>
              </w:rPr>
              <w:t xml:space="preserve"> subunits.  The ANME-2C genes, cloned after the </w:t>
            </w:r>
            <w:proofErr w:type="spellStart"/>
            <w:r w:rsidRPr="002F5CDF">
              <w:rPr>
                <w:rFonts w:ascii="Times New Roman" w:hAnsi="Times New Roman" w:cs="Times New Roman"/>
                <w:i/>
                <w:sz w:val="24"/>
                <w:szCs w:val="24"/>
              </w:rPr>
              <w:t>nif</w:t>
            </w:r>
            <w:proofErr w:type="spellEnd"/>
            <w:r w:rsidRPr="002F5CDF">
              <w:rPr>
                <w:rFonts w:ascii="Times New Roman" w:hAnsi="Times New Roman" w:cs="Times New Roman"/>
                <w:sz w:val="24"/>
                <w:szCs w:val="24"/>
              </w:rPr>
              <w:t xml:space="preserve"> promoter for nitrogen fixation, show expression under nitrogen fixing</w:t>
            </w:r>
            <w:r w:rsidRPr="008342B4">
              <w:rPr>
                <w:rFonts w:ascii="Times New Roman" w:hAnsi="Times New Roman" w:cs="Times New Roman"/>
              </w:rPr>
              <w:t xml:space="preserve"> </w:t>
            </w:r>
            <w:r w:rsidRPr="002F5CDF">
              <w:rPr>
                <w:rFonts w:ascii="Times New Roman" w:hAnsi="Times New Roman" w:cs="Times New Roman"/>
                <w:sz w:val="24"/>
                <w:szCs w:val="24"/>
              </w:rPr>
              <w:t xml:space="preserve">conditions as expected (Fig. 1).  The </w:t>
            </w:r>
            <w:r w:rsidRPr="002F5CDF">
              <w:rPr>
                <w:rFonts w:ascii="Times New Roman" w:hAnsi="Times New Roman" w:cs="Times New Roman"/>
                <w:i/>
                <w:sz w:val="24"/>
                <w:szCs w:val="24"/>
              </w:rPr>
              <w:t xml:space="preserve">M. </w:t>
            </w:r>
            <w:proofErr w:type="spellStart"/>
            <w:r w:rsidRPr="002F5CDF">
              <w:rPr>
                <w:rFonts w:ascii="Times New Roman" w:hAnsi="Times New Roman" w:cs="Times New Roman"/>
                <w:i/>
                <w:sz w:val="24"/>
                <w:szCs w:val="24"/>
              </w:rPr>
              <w:t>marburgensis</w:t>
            </w:r>
            <w:proofErr w:type="spellEnd"/>
            <w:r w:rsidRPr="002F5CDF">
              <w:rPr>
                <w:rFonts w:ascii="Times New Roman" w:hAnsi="Times New Roman" w:cs="Times New Roman"/>
                <w:sz w:val="24"/>
                <w:szCs w:val="24"/>
              </w:rPr>
              <w:t xml:space="preserve"> genes are cloned after the constitutive </w:t>
            </w:r>
            <w:proofErr w:type="spellStart"/>
            <w:r w:rsidRPr="002F5CDF">
              <w:rPr>
                <w:rFonts w:ascii="Times New Roman" w:hAnsi="Times New Roman" w:cs="Times New Roman"/>
                <w:i/>
                <w:sz w:val="24"/>
                <w:szCs w:val="24"/>
              </w:rPr>
              <w:t>hmv</w:t>
            </w:r>
            <w:proofErr w:type="spellEnd"/>
            <w:r w:rsidRPr="002F5CDF">
              <w:rPr>
                <w:rFonts w:ascii="Times New Roman" w:hAnsi="Times New Roman" w:cs="Times New Roman"/>
                <w:sz w:val="24"/>
                <w:szCs w:val="24"/>
              </w:rPr>
              <w:t xml:space="preserve"> promoter.  The use of the inducible </w:t>
            </w:r>
            <w:proofErr w:type="spellStart"/>
            <w:r w:rsidRPr="002F5CDF">
              <w:rPr>
                <w:rFonts w:ascii="Times New Roman" w:hAnsi="Times New Roman" w:cs="Times New Roman"/>
                <w:i/>
                <w:sz w:val="24"/>
                <w:szCs w:val="24"/>
              </w:rPr>
              <w:t>nif</w:t>
            </w:r>
            <w:proofErr w:type="spellEnd"/>
            <w:r w:rsidRPr="002F5CDF">
              <w:rPr>
                <w:rFonts w:ascii="Times New Roman" w:hAnsi="Times New Roman" w:cs="Times New Roman"/>
                <w:sz w:val="24"/>
                <w:szCs w:val="24"/>
              </w:rPr>
              <w:t xml:space="preserve"> promoter may be an effective strategy, and indeed we have not had success with the </w:t>
            </w:r>
            <w:proofErr w:type="spellStart"/>
            <w:r w:rsidRPr="002F5CDF">
              <w:rPr>
                <w:rFonts w:ascii="Times New Roman" w:hAnsi="Times New Roman" w:cs="Times New Roman"/>
                <w:i/>
                <w:sz w:val="24"/>
                <w:szCs w:val="24"/>
              </w:rPr>
              <w:t>hmv</w:t>
            </w:r>
            <w:proofErr w:type="spellEnd"/>
            <w:r w:rsidRPr="002F5CDF">
              <w:rPr>
                <w:rFonts w:ascii="Times New Roman" w:hAnsi="Times New Roman" w:cs="Times New Roman"/>
                <w:sz w:val="24"/>
                <w:szCs w:val="24"/>
              </w:rPr>
              <w:t xml:space="preserve"> promoter with the ANME 2-C genes.  We are therefore investigating the use of the </w:t>
            </w:r>
            <w:proofErr w:type="spellStart"/>
            <w:r w:rsidRPr="002F5CDF">
              <w:rPr>
                <w:rFonts w:ascii="Times New Roman" w:hAnsi="Times New Roman" w:cs="Times New Roman"/>
                <w:i/>
                <w:sz w:val="24"/>
                <w:szCs w:val="24"/>
              </w:rPr>
              <w:t>nif</w:t>
            </w:r>
            <w:proofErr w:type="spellEnd"/>
            <w:r w:rsidRPr="002F5CDF">
              <w:rPr>
                <w:rFonts w:ascii="Times New Roman" w:hAnsi="Times New Roman" w:cs="Times New Roman"/>
                <w:sz w:val="24"/>
                <w:szCs w:val="24"/>
              </w:rPr>
              <w:t xml:space="preserve"> promoter for the </w:t>
            </w:r>
            <w:r w:rsidRPr="002F5CDF">
              <w:rPr>
                <w:rFonts w:ascii="Times New Roman" w:hAnsi="Times New Roman" w:cs="Times New Roman"/>
                <w:i/>
                <w:sz w:val="24"/>
                <w:szCs w:val="24"/>
              </w:rPr>
              <w:t xml:space="preserve">M. </w:t>
            </w:r>
            <w:proofErr w:type="spellStart"/>
            <w:r w:rsidRPr="002F5CDF">
              <w:rPr>
                <w:rFonts w:ascii="Times New Roman" w:hAnsi="Times New Roman" w:cs="Times New Roman"/>
                <w:i/>
                <w:sz w:val="24"/>
                <w:szCs w:val="24"/>
              </w:rPr>
              <w:t>marburgensis</w:t>
            </w:r>
            <w:proofErr w:type="spellEnd"/>
            <w:r w:rsidRPr="002F5CDF">
              <w:rPr>
                <w:rFonts w:ascii="Times New Roman" w:hAnsi="Times New Roman" w:cs="Times New Roman"/>
                <w:sz w:val="24"/>
                <w:szCs w:val="24"/>
              </w:rPr>
              <w:t xml:space="preserve"> genes.  We are currently scaling up growth of the </w:t>
            </w:r>
            <w:proofErr w:type="spellStart"/>
            <w:r w:rsidRPr="002F5CDF">
              <w:rPr>
                <w:rFonts w:ascii="Times New Roman" w:hAnsi="Times New Roman" w:cs="Times New Roman"/>
                <w:sz w:val="24"/>
                <w:szCs w:val="24"/>
              </w:rPr>
              <w:t>Mcr</w:t>
            </w:r>
            <w:proofErr w:type="spellEnd"/>
            <w:r w:rsidRPr="002F5CDF">
              <w:rPr>
                <w:rFonts w:ascii="Times New Roman" w:hAnsi="Times New Roman" w:cs="Times New Roman"/>
                <w:sz w:val="24"/>
                <w:szCs w:val="24"/>
              </w:rPr>
              <w:t xml:space="preserve"> expressing strains for the fermenter.  We will measure the yield of protein when we begin purification.  (In the figure, </w:t>
            </w:r>
            <w:proofErr w:type="spellStart"/>
            <w:r w:rsidRPr="002F5CDF">
              <w:rPr>
                <w:rFonts w:ascii="Times New Roman" w:hAnsi="Times New Roman" w:cs="Times New Roman"/>
                <w:sz w:val="24"/>
                <w:szCs w:val="24"/>
              </w:rPr>
              <w:t>CbiX</w:t>
            </w:r>
            <w:proofErr w:type="spellEnd"/>
            <w:r w:rsidRPr="002F5CDF">
              <w:rPr>
                <w:rFonts w:ascii="Times New Roman" w:hAnsi="Times New Roman" w:cs="Times New Roman"/>
                <w:sz w:val="24"/>
                <w:szCs w:val="24"/>
              </w:rPr>
              <w:t xml:space="preserve"> is a protein in </w:t>
            </w:r>
            <w:r w:rsidRPr="002F5CDF">
              <w:rPr>
                <w:rFonts w:ascii="Times New Roman" w:hAnsi="Times New Roman" w:cs="Times New Roman"/>
                <w:i/>
                <w:sz w:val="24"/>
                <w:szCs w:val="24"/>
              </w:rPr>
              <w:t>M. maripaludis</w:t>
            </w:r>
            <w:r w:rsidRPr="002F5CDF">
              <w:rPr>
                <w:rFonts w:ascii="Times New Roman" w:hAnsi="Times New Roman" w:cs="Times New Roman"/>
                <w:sz w:val="24"/>
                <w:szCs w:val="24"/>
              </w:rPr>
              <w:t xml:space="preserve"> that contains a stretch of His residues and therefore also binds the antibody).</w:t>
            </w:r>
          </w:p>
        </w:tc>
        <w:tc>
          <w:tcPr>
            <w:tcW w:w="2808" w:type="dxa"/>
          </w:tcPr>
          <w:p w14:paraId="569B8B21" w14:textId="1B054C1D" w:rsidR="002F5CDF" w:rsidRDefault="002F5CDF" w:rsidP="00B71305">
            <w:pPr>
              <w:jc w:val="both"/>
              <w:rPr>
                <w:rFonts w:ascii="Times New Roman" w:hAnsi="Times New Roman" w:cs="Times New Roman"/>
              </w:rPr>
            </w:pPr>
            <w:r w:rsidRPr="008342B4">
              <w:rPr>
                <w:rFonts w:ascii="Times New Roman" w:hAnsi="Times New Roman" w:cs="Times New Roman"/>
                <w:noProof/>
              </w:rPr>
              <w:drawing>
                <wp:inline distT="0" distB="0" distL="0" distR="0" wp14:anchorId="7E0C940C" wp14:editId="0E76FDAA">
                  <wp:extent cx="1567815" cy="36436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1.pdf"/>
                          <pic:cNvPicPr/>
                        </pic:nvPicPr>
                        <pic:blipFill rotWithShape="1">
                          <a:blip r:embed="rId8">
                            <a:extLst>
                              <a:ext uri="{28A0092B-C50C-407E-A947-70E740481C1C}">
                                <a14:useLocalDpi xmlns:a14="http://schemas.microsoft.com/office/drawing/2010/main" val="0"/>
                              </a:ext>
                            </a:extLst>
                          </a:blip>
                          <a:srcRect l="56862" t="10815" r="14026" b="6416"/>
                          <a:stretch/>
                        </pic:blipFill>
                        <pic:spPr bwMode="auto">
                          <a:xfrm>
                            <a:off x="0" y="0"/>
                            <a:ext cx="1567815" cy="3643630"/>
                          </a:xfrm>
                          <a:prstGeom prst="rect">
                            <a:avLst/>
                          </a:prstGeom>
                          <a:ln>
                            <a:noFill/>
                          </a:ln>
                          <a:extLst>
                            <a:ext uri="{53640926-AAD7-44D8-BBD7-CCE9431645EC}">
                              <a14:shadowObscured xmlns:a14="http://schemas.microsoft.com/office/drawing/2010/main"/>
                            </a:ext>
                          </a:extLst>
                        </pic:spPr>
                      </pic:pic>
                    </a:graphicData>
                  </a:graphic>
                </wp:inline>
              </w:drawing>
            </w:r>
          </w:p>
          <w:p w14:paraId="09BB9F69" w14:textId="1E705168" w:rsidR="002F5CDF" w:rsidRDefault="002F5CDF" w:rsidP="00B71305">
            <w:pPr>
              <w:jc w:val="both"/>
              <w:rPr>
                <w:rFonts w:ascii="Times New Roman" w:hAnsi="Times New Roman" w:cs="Times New Roman"/>
              </w:rPr>
            </w:pPr>
            <w:r>
              <w:rPr>
                <w:rFonts w:ascii="Times New Roman" w:hAnsi="Times New Roman" w:cs="Times New Roman"/>
              </w:rPr>
              <w:t>Figure 1. Expression of MCRs</w:t>
            </w:r>
          </w:p>
        </w:tc>
      </w:tr>
    </w:tbl>
    <w:p w14:paraId="7885DD45" w14:textId="0C8A44E3" w:rsidR="006E49A2" w:rsidRPr="008342B4" w:rsidRDefault="006E49A2" w:rsidP="00B71305">
      <w:pPr>
        <w:ind w:firstLine="720"/>
        <w:jc w:val="both"/>
        <w:rPr>
          <w:rFonts w:ascii="Times New Roman" w:hAnsi="Times New Roman" w:cs="Times New Roman"/>
        </w:rPr>
      </w:pPr>
    </w:p>
    <w:p w14:paraId="42869A33" w14:textId="77777777" w:rsidR="006E49A2" w:rsidRPr="008342B4" w:rsidRDefault="006E49A2" w:rsidP="00510F78">
      <w:pPr>
        <w:rPr>
          <w:rFonts w:ascii="Times New Roman" w:hAnsi="Times New Roman" w:cs="Times New Roman"/>
          <w:b/>
        </w:rPr>
      </w:pPr>
    </w:p>
    <w:p w14:paraId="5A534837" w14:textId="77777777" w:rsidR="002F5CDF" w:rsidRDefault="002F5CDF">
      <w:pPr>
        <w:rPr>
          <w:rFonts w:ascii="Times New Roman" w:hAnsi="Times New Roman" w:cs="Times New Roman"/>
          <w:b/>
        </w:rPr>
      </w:pPr>
      <w:r>
        <w:rPr>
          <w:rFonts w:ascii="Times New Roman" w:hAnsi="Times New Roman" w:cs="Times New Roman"/>
          <w:b/>
        </w:rPr>
        <w:br w:type="page"/>
      </w:r>
    </w:p>
    <w:p w14:paraId="31A616E8" w14:textId="6A159DCA" w:rsidR="006E49A2" w:rsidRPr="008342B4" w:rsidRDefault="00A0455D" w:rsidP="006E49A2">
      <w:pPr>
        <w:rPr>
          <w:rFonts w:ascii="Times New Roman" w:hAnsi="Times New Roman" w:cs="Times New Roman"/>
          <w:b/>
        </w:rPr>
      </w:pPr>
      <w:r w:rsidRPr="008342B4">
        <w:rPr>
          <w:rFonts w:ascii="Times New Roman" w:hAnsi="Times New Roman" w:cs="Times New Roman"/>
          <w:b/>
        </w:rPr>
        <w:lastRenderedPageBreak/>
        <w:t>Milestones 2.1</w:t>
      </w:r>
      <w:r w:rsidR="00064C4A" w:rsidRPr="008342B4">
        <w:rPr>
          <w:rFonts w:ascii="Times New Roman" w:hAnsi="Times New Roman" w:cs="Times New Roman"/>
          <w:b/>
        </w:rPr>
        <w:t>:  Build</w:t>
      </w:r>
      <w:r w:rsidR="006E49A2" w:rsidRPr="008342B4">
        <w:rPr>
          <w:rFonts w:ascii="Times New Roman" w:hAnsi="Times New Roman" w:cs="Times New Roman"/>
          <w:b/>
        </w:rPr>
        <w:t xml:space="preserve"> and </w:t>
      </w:r>
      <w:r w:rsidR="00064C4A" w:rsidRPr="008342B4">
        <w:rPr>
          <w:rFonts w:ascii="Times New Roman" w:hAnsi="Times New Roman" w:cs="Times New Roman"/>
          <w:b/>
        </w:rPr>
        <w:t>refine</w:t>
      </w:r>
      <w:r w:rsidR="006E49A2" w:rsidRPr="008342B4">
        <w:rPr>
          <w:rFonts w:ascii="Times New Roman" w:hAnsi="Times New Roman" w:cs="Times New Roman"/>
          <w:b/>
        </w:rPr>
        <w:t xml:space="preserve"> a draft metabolic model for </w:t>
      </w:r>
      <w:r w:rsidR="006E49A2" w:rsidRPr="008342B4">
        <w:rPr>
          <w:rFonts w:ascii="Times New Roman" w:hAnsi="Times New Roman" w:cs="Times New Roman"/>
          <w:b/>
          <w:i/>
        </w:rPr>
        <w:t xml:space="preserve">M. maripaludis </w:t>
      </w:r>
    </w:p>
    <w:p w14:paraId="4BC99A8C" w14:textId="77777777" w:rsidR="006E49A2" w:rsidRPr="008342B4" w:rsidRDefault="006E49A2" w:rsidP="006E49A2">
      <w:pPr>
        <w:jc w:val="both"/>
        <w:rPr>
          <w:rFonts w:ascii="Times New Roman" w:hAnsi="Times New Roman" w:cs="Times New Roman"/>
          <w:b/>
        </w:rPr>
      </w:pPr>
    </w:p>
    <w:p w14:paraId="103AC5A7" w14:textId="28F4A4EA" w:rsidR="006E49A2" w:rsidRPr="00F402BD" w:rsidRDefault="00B73C5A" w:rsidP="006E49A2">
      <w:pPr>
        <w:jc w:val="both"/>
        <w:rPr>
          <w:rFonts w:ascii="Times New Roman" w:hAnsi="Times New Roman" w:cs="Times New Roman"/>
          <w:rPrChange w:id="25" w:author="Matt" w:date="2014-10-01T10:57:00Z">
            <w:rPr>
              <w:rFonts w:ascii="Times New Roman" w:hAnsi="Times New Roman" w:cs="Times New Roman"/>
            </w:rPr>
          </w:rPrChange>
        </w:rPr>
      </w:pPr>
      <w:r w:rsidRPr="00F402B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CAC0437" wp14:editId="35AE8838">
                <wp:simplePos x="0" y="0"/>
                <wp:positionH relativeFrom="column">
                  <wp:posOffset>2743200</wp:posOffset>
                </wp:positionH>
                <wp:positionV relativeFrom="paragraph">
                  <wp:posOffset>27940</wp:posOffset>
                </wp:positionV>
                <wp:extent cx="3206115" cy="39338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AFCC0" w14:textId="6EA5B1DA" w:rsidR="002C6DED" w:rsidRDefault="002C6DED" w:rsidP="006E49A2">
                            <w:pPr>
                              <w:rPr>
                                <w:b/>
                              </w:rPr>
                            </w:pPr>
                            <w:r>
                              <w:rPr>
                                <w:b/>
                                <w:noProof/>
                              </w:rPr>
                              <w:drawing>
                                <wp:inline distT="0" distB="0" distL="0" distR="0" wp14:anchorId="2E2A805B" wp14:editId="1B07081F">
                                  <wp:extent cx="3014804" cy="354079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20F157D" w14:textId="17737087" w:rsidR="002C6DED" w:rsidRPr="00255BA6" w:rsidRDefault="002C6DED" w:rsidP="006E49A2">
                            <w:pPr>
                              <w:rPr>
                                <w:rFonts w:ascii="Times New Roman" w:hAnsi="Times New Roman" w:cs="Times New Roman"/>
                                <w:sz w:val="20"/>
                                <w:szCs w:val="20"/>
                              </w:rPr>
                            </w:pPr>
                            <w:r w:rsidRPr="00255BA6">
                              <w:rPr>
                                <w:rFonts w:ascii="Times New Roman" w:hAnsi="Times New Roman" w:cs="Times New Roman"/>
                                <w:sz w:val="20"/>
                                <w:szCs w:val="20"/>
                              </w:rPr>
                              <w:t>Figure 2</w:t>
                            </w:r>
                            <w:r w:rsidRPr="00255BA6">
                              <w:rPr>
                                <w:rFonts w:ascii="Times New Roman" w:hAnsi="Times New Roman" w:cs="Times New Roman"/>
                                <w:i/>
                                <w:sz w:val="20"/>
                                <w:szCs w:val="20"/>
                              </w:rPr>
                              <w:t>: Likelihood-based gap fill workflow</w:t>
                            </w:r>
                          </w:p>
                          <w:p w14:paraId="17B817AE" w14:textId="77777777" w:rsidR="002C6DED" w:rsidRDefault="002C6DED" w:rsidP="006E49A2"/>
                          <w:p w14:paraId="0C713BB1" w14:textId="77777777" w:rsidR="002C6DED" w:rsidRDefault="002C6DED" w:rsidP="006E49A2"/>
                          <w:p w14:paraId="6F0BB8BC" w14:textId="77777777" w:rsidR="002C6DED" w:rsidRDefault="002C6DED" w:rsidP="006E49A2"/>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in;margin-top:2.2pt;width:252.45pt;height:309.7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" filled="f" stroked="f">
                <v:textbox inset=",7.2pt,,7.2pt">
                  <w:txbxContent>
                    <w:p w14:paraId="2F8AFCC0" w14:textId="6EA5B1DA" w:rsidR="002C6DED" w:rsidRDefault="002C6DED" w:rsidP="006E49A2">
                      <w:pPr>
                        <w:rPr>
                          <w:b/>
                        </w:rPr>
                      </w:pPr>
                      <w:r>
                        <w:rPr>
                          <w:b/>
                          <w:noProof/>
                        </w:rPr>
                        <w:drawing>
                          <wp:inline distT="0" distB="0" distL="0" distR="0" wp14:anchorId="2E2A805B" wp14:editId="1B07081F">
                            <wp:extent cx="3014804" cy="354079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20F157D" w14:textId="17737087" w:rsidR="002C6DED" w:rsidRPr="00255BA6" w:rsidRDefault="002C6DED" w:rsidP="006E49A2">
                      <w:pPr>
                        <w:rPr>
                          <w:rFonts w:ascii="Times New Roman" w:hAnsi="Times New Roman" w:cs="Times New Roman"/>
                          <w:sz w:val="20"/>
                          <w:szCs w:val="20"/>
                        </w:rPr>
                      </w:pPr>
                      <w:r w:rsidRPr="00255BA6">
                        <w:rPr>
                          <w:rFonts w:ascii="Times New Roman" w:hAnsi="Times New Roman" w:cs="Times New Roman"/>
                          <w:sz w:val="20"/>
                          <w:szCs w:val="20"/>
                        </w:rPr>
                        <w:t>Figure 2</w:t>
                      </w:r>
                      <w:r w:rsidRPr="00255BA6">
                        <w:rPr>
                          <w:rFonts w:ascii="Times New Roman" w:hAnsi="Times New Roman" w:cs="Times New Roman"/>
                          <w:i/>
                          <w:sz w:val="20"/>
                          <w:szCs w:val="20"/>
                        </w:rPr>
                        <w:t>: Likelihood-based gap fill workflow</w:t>
                      </w:r>
                    </w:p>
                    <w:p w14:paraId="17B817AE" w14:textId="77777777" w:rsidR="002C6DED" w:rsidRDefault="002C6DED" w:rsidP="006E49A2"/>
                    <w:p w14:paraId="0C713BB1" w14:textId="77777777" w:rsidR="002C6DED" w:rsidRDefault="002C6DED" w:rsidP="006E49A2"/>
                    <w:p w14:paraId="6F0BB8BC" w14:textId="77777777" w:rsidR="002C6DED" w:rsidRDefault="002C6DED" w:rsidP="006E49A2"/>
                  </w:txbxContent>
                </v:textbox>
                <w10:wrap type="square"/>
              </v:shape>
            </w:pict>
          </mc:Fallback>
        </mc:AlternateContent>
      </w:r>
      <w:r w:rsidR="006E49A2" w:rsidRPr="00F402BD">
        <w:rPr>
          <w:rFonts w:ascii="Times New Roman" w:hAnsi="Times New Roman" w:cs="Times New Roman"/>
        </w:rPr>
        <w:t xml:space="preserve">We have built a draft metabolic model of </w:t>
      </w:r>
      <w:r w:rsidR="006E49A2" w:rsidRPr="00F402BD">
        <w:rPr>
          <w:rFonts w:ascii="Times New Roman" w:hAnsi="Times New Roman" w:cs="Times New Roman"/>
          <w:i/>
          <w:rPrChange w:id="26" w:author="Matt" w:date="2014-10-01T10:57:00Z">
            <w:rPr>
              <w:rFonts w:ascii="Times New Roman" w:hAnsi="Times New Roman" w:cs="Times New Roman"/>
              <w:i/>
            </w:rPr>
          </w:rPrChange>
        </w:rPr>
        <w:t xml:space="preserve">M. maripaludis </w:t>
      </w:r>
      <w:r w:rsidR="006E49A2" w:rsidRPr="00F402BD">
        <w:rPr>
          <w:rFonts w:ascii="Times New Roman" w:hAnsi="Times New Roman" w:cs="Times New Roman"/>
          <w:rPrChange w:id="27" w:author="Matt" w:date="2014-10-01T10:57:00Z">
            <w:rPr>
              <w:rFonts w:ascii="Times New Roman" w:hAnsi="Times New Roman" w:cs="Times New Roman"/>
            </w:rPr>
          </w:rPrChange>
        </w:rPr>
        <w:t xml:space="preserve">S2 using the </w:t>
      </w:r>
      <w:proofErr w:type="spellStart"/>
      <w:r w:rsidR="006E49A2" w:rsidRPr="00F402BD">
        <w:rPr>
          <w:rFonts w:ascii="Times New Roman" w:hAnsi="Times New Roman" w:cs="Times New Roman"/>
          <w:rPrChange w:id="28" w:author="Matt" w:date="2014-10-01T10:57:00Z">
            <w:rPr>
              <w:rFonts w:ascii="Times New Roman" w:hAnsi="Times New Roman" w:cs="Times New Roman"/>
            </w:rPr>
          </w:rPrChange>
        </w:rPr>
        <w:t>ModelSEED</w:t>
      </w:r>
      <w:proofErr w:type="spellEnd"/>
      <w:r w:rsidR="006E49A2" w:rsidRPr="00F402BD">
        <w:rPr>
          <w:rFonts w:ascii="Times New Roman" w:hAnsi="Times New Roman" w:cs="Times New Roman"/>
          <w:rPrChange w:id="29" w:author="Matt" w:date="2014-10-01T10:57:00Z">
            <w:rPr>
              <w:rFonts w:ascii="Times New Roman" w:hAnsi="Times New Roman" w:cs="Times New Roman"/>
            </w:rPr>
          </w:rPrChange>
        </w:rPr>
        <w:t xml:space="preserve"> with </w:t>
      </w:r>
      <w:r w:rsidR="001230A3" w:rsidRPr="00F402BD">
        <w:rPr>
          <w:rFonts w:ascii="Times New Roman" w:hAnsi="Times New Roman" w:cs="Times New Roman"/>
          <w:rPrChange w:id="30" w:author="Matt" w:date="2014-10-01T10:57:00Z">
            <w:rPr>
              <w:rFonts w:ascii="Times New Roman" w:hAnsi="Times New Roman" w:cs="Times New Roman"/>
            </w:rPr>
          </w:rPrChange>
        </w:rPr>
        <w:t>our</w:t>
      </w:r>
      <w:r w:rsidR="006E49A2" w:rsidRPr="00F402BD">
        <w:rPr>
          <w:rFonts w:ascii="Times New Roman" w:hAnsi="Times New Roman" w:cs="Times New Roman"/>
          <w:rPrChange w:id="31" w:author="Matt" w:date="2014-10-01T10:57:00Z">
            <w:rPr>
              <w:rFonts w:ascii="Times New Roman" w:hAnsi="Times New Roman" w:cs="Times New Roman"/>
            </w:rPr>
          </w:rPrChange>
        </w:rPr>
        <w:t xml:space="preserve"> likelihood-based gap filling approach. The </w:t>
      </w:r>
      <w:proofErr w:type="spellStart"/>
      <w:r w:rsidR="006E49A2" w:rsidRPr="00F402BD">
        <w:rPr>
          <w:rFonts w:ascii="Times New Roman" w:hAnsi="Times New Roman" w:cs="Times New Roman"/>
          <w:rPrChange w:id="32" w:author="Matt" w:date="2014-10-01T10:57:00Z">
            <w:rPr>
              <w:rFonts w:ascii="Times New Roman" w:hAnsi="Times New Roman" w:cs="Times New Roman"/>
            </w:rPr>
          </w:rPrChange>
        </w:rPr>
        <w:t>ModelSEED</w:t>
      </w:r>
      <w:proofErr w:type="spellEnd"/>
      <w:r w:rsidR="006E49A2" w:rsidRPr="00F402BD">
        <w:rPr>
          <w:rFonts w:ascii="Times New Roman" w:hAnsi="Times New Roman" w:cs="Times New Roman"/>
          <w:rPrChange w:id="33" w:author="Matt" w:date="2014-10-01T10:57:00Z">
            <w:rPr>
              <w:rFonts w:ascii="Times New Roman" w:hAnsi="Times New Roman" w:cs="Times New Roman"/>
            </w:rPr>
          </w:rPrChange>
        </w:rPr>
        <w:t xml:space="preserve"> is an automated pipeline for building functional draft genome-scale metabolic models for microbes. The pipeline includes steps to build an incomplete network from gene annotations and to fill gaps in the network in order to make it complete enough to perform simulations. The Price lab has developed a novel gap-filling approach to maximize consistency of gap-filling results with available genomic data, given metrics of the ambiguity in gene annotations (manuscript in preparation). The implementation of this approach closely interfaces with the </w:t>
      </w:r>
      <w:proofErr w:type="spellStart"/>
      <w:r w:rsidR="006E49A2" w:rsidRPr="00F402BD">
        <w:rPr>
          <w:rFonts w:ascii="Times New Roman" w:hAnsi="Times New Roman" w:cs="Times New Roman"/>
          <w:rPrChange w:id="34" w:author="Matt" w:date="2014-10-01T10:57:00Z">
            <w:rPr>
              <w:rFonts w:ascii="Times New Roman" w:hAnsi="Times New Roman" w:cs="Times New Roman"/>
            </w:rPr>
          </w:rPrChange>
        </w:rPr>
        <w:t>ModelSEED</w:t>
      </w:r>
      <w:proofErr w:type="spellEnd"/>
      <w:r w:rsidR="006E49A2" w:rsidRPr="00F402BD">
        <w:rPr>
          <w:rFonts w:ascii="Times New Roman" w:hAnsi="Times New Roman" w:cs="Times New Roman"/>
          <w:rPrChange w:id="35" w:author="Matt" w:date="2014-10-01T10:57:00Z">
            <w:rPr>
              <w:rFonts w:ascii="Times New Roman" w:hAnsi="Times New Roman" w:cs="Times New Roman"/>
            </w:rPr>
          </w:rPrChange>
        </w:rPr>
        <w:t xml:space="preserve"> tools and is integrated into the DOE </w:t>
      </w:r>
      <w:proofErr w:type="spellStart"/>
      <w:r w:rsidR="006E49A2" w:rsidRPr="00F402BD">
        <w:rPr>
          <w:rFonts w:ascii="Times New Roman" w:hAnsi="Times New Roman" w:cs="Times New Roman"/>
          <w:rPrChange w:id="36" w:author="Matt" w:date="2014-10-01T10:57:00Z">
            <w:rPr>
              <w:rFonts w:ascii="Times New Roman" w:hAnsi="Times New Roman" w:cs="Times New Roman"/>
            </w:rPr>
          </w:rPrChange>
        </w:rPr>
        <w:t>KnowledgeBase</w:t>
      </w:r>
      <w:proofErr w:type="spellEnd"/>
      <w:r w:rsidR="006E49A2" w:rsidRPr="00F402BD">
        <w:rPr>
          <w:rFonts w:ascii="Times New Roman" w:hAnsi="Times New Roman" w:cs="Times New Roman"/>
          <w:rPrChange w:id="37" w:author="Matt" w:date="2014-10-01T10:57:00Z">
            <w:rPr>
              <w:rFonts w:ascii="Times New Roman" w:hAnsi="Times New Roman" w:cs="Times New Roman"/>
            </w:rPr>
          </w:rPrChange>
        </w:rPr>
        <w:t xml:space="preserve"> framework (</w:t>
      </w:r>
      <w:r w:rsidR="006E49A2" w:rsidRPr="00F402BD">
        <w:rPr>
          <w:rFonts w:ascii="Times New Roman" w:hAnsi="Times New Roman" w:cs="Times New Roman"/>
          <w:b/>
          <w:rPrChange w:id="38" w:author="Matt" w:date="2014-10-01T10:57:00Z">
            <w:rPr>
              <w:rFonts w:ascii="Times New Roman" w:hAnsi="Times New Roman" w:cs="Times New Roman"/>
              <w:b/>
            </w:rPr>
          </w:rPrChange>
        </w:rPr>
        <w:t xml:space="preserve">Figure </w:t>
      </w:r>
      <w:r w:rsidR="00116A71" w:rsidRPr="00F402BD">
        <w:rPr>
          <w:rFonts w:ascii="Times New Roman" w:hAnsi="Times New Roman" w:cs="Times New Roman"/>
          <w:b/>
          <w:rPrChange w:id="39" w:author="Matt" w:date="2014-10-01T10:57:00Z">
            <w:rPr>
              <w:rFonts w:ascii="Times New Roman" w:hAnsi="Times New Roman" w:cs="Times New Roman"/>
              <w:b/>
            </w:rPr>
          </w:rPrChange>
        </w:rPr>
        <w:t>2</w:t>
      </w:r>
      <w:r w:rsidR="006E49A2" w:rsidRPr="00F402BD">
        <w:rPr>
          <w:rFonts w:ascii="Times New Roman" w:hAnsi="Times New Roman" w:cs="Times New Roman"/>
          <w:rPrChange w:id="40" w:author="Matt" w:date="2014-10-01T10:57:00Z">
            <w:rPr>
              <w:rFonts w:ascii="Times New Roman" w:hAnsi="Times New Roman" w:cs="Times New Roman"/>
            </w:rPr>
          </w:rPrChange>
        </w:rPr>
        <w:t>).</w:t>
      </w:r>
    </w:p>
    <w:p w14:paraId="2F5FEBF3" w14:textId="1EE6B24A" w:rsidR="006E49A2" w:rsidRPr="00F402BD" w:rsidRDefault="00891F9A" w:rsidP="009A022D">
      <w:pPr>
        <w:ind w:firstLine="720"/>
        <w:jc w:val="both"/>
        <w:rPr>
          <w:ins w:id="41" w:author="Matt" w:date="2014-10-01T09:54:00Z"/>
          <w:rFonts w:ascii="Times New Roman" w:hAnsi="Times New Roman" w:cs="Times New Roman"/>
        </w:rPr>
      </w:pPr>
      <w:ins w:id="42" w:author="Matt" w:date="2014-10-01T10:06:00Z">
        <w:r w:rsidRPr="00F402BD">
          <w:rPr>
            <w:noProof/>
          </w:rPr>
          <mc:AlternateContent>
            <mc:Choice Requires="wps">
              <w:drawing>
                <wp:anchor distT="0" distB="0" distL="114300" distR="114300" simplePos="0" relativeHeight="251662336" behindDoc="0" locked="0" layoutInCell="1" allowOverlap="1" wp14:anchorId="0B8D0287" wp14:editId="3BA6A3B9">
                  <wp:simplePos x="0" y="0"/>
                  <wp:positionH relativeFrom="column">
                    <wp:posOffset>-27305</wp:posOffset>
                  </wp:positionH>
                  <wp:positionV relativeFrom="paragraph">
                    <wp:posOffset>3688080</wp:posOffset>
                  </wp:positionV>
                  <wp:extent cx="313309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133090" cy="635"/>
                          </a:xfrm>
                          <a:prstGeom prst="rect">
                            <a:avLst/>
                          </a:prstGeom>
                          <a:solidFill>
                            <a:prstClr val="white"/>
                          </a:solidFill>
                          <a:ln>
                            <a:noFill/>
                          </a:ln>
                          <a:effectLst/>
                        </wps:spPr>
                        <wps:txbx>
                          <w:txbxContent>
                            <w:p w14:paraId="6342E8A5" w14:textId="13891511" w:rsidR="00891F9A" w:rsidRPr="00891F9A" w:rsidRDefault="00891F9A" w:rsidP="00891F9A">
                              <w:pPr>
                                <w:pStyle w:val="Caption"/>
                                <w:rPr>
                                  <w:rFonts w:ascii="Times New Roman" w:hAnsi="Times New Roman" w:cs="Times New Roman"/>
                                  <w:i/>
                                  <w:sz w:val="20"/>
                                  <w:szCs w:val="20"/>
                                  <w:rPrChange w:id="43" w:author="Matt" w:date="2014-10-01T10:07:00Z">
                                    <w:rPr>
                                      <w:rFonts w:ascii="Times New Roman" w:hAnsi="Times New Roman" w:cs="Times New Roman"/>
                                    </w:rPr>
                                  </w:rPrChange>
                                </w:rPr>
                                <w:pPrChange w:id="44" w:author="Matt" w:date="2014-10-01T10:06:00Z">
                                  <w:pPr>
                                    <w:ind w:firstLine="720"/>
                                    <w:jc w:val="both"/>
                                  </w:pPr>
                                </w:pPrChange>
                              </w:pPr>
                              <w:ins w:id="45" w:author="Matt" w:date="2014-10-01T10:06:00Z">
                                <w:r w:rsidRPr="00891F9A">
                                  <w:rPr>
                                    <w:rFonts w:ascii="Times New Roman" w:hAnsi="Times New Roman" w:cs="Times New Roman"/>
                                    <w:i/>
                                    <w:sz w:val="20"/>
                                    <w:szCs w:val="20"/>
                                    <w:rPrChange w:id="46" w:author="Matt" w:date="2014-10-01T10:07:00Z">
                                      <w:rPr/>
                                    </w:rPrChange>
                                  </w:rPr>
                                  <w:t>Figure 3: Essentiality of methanogen models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left:0;text-align:left;margin-left:-2.15pt;margin-top:290.4pt;width:246.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" stroked="f">
                  <v:textbox style="mso-fit-shape-to-text:t" inset="0,0,0,0">
                    <w:txbxContent>
                      <w:p w14:paraId="6342E8A5" w14:textId="13891511" w:rsidR="00891F9A" w:rsidRPr="00891F9A" w:rsidRDefault="00891F9A" w:rsidP="00891F9A">
                        <w:pPr>
                          <w:pStyle w:val="Caption"/>
                          <w:rPr>
                            <w:rFonts w:ascii="Times New Roman" w:hAnsi="Times New Roman" w:cs="Times New Roman"/>
                            <w:i/>
                            <w:sz w:val="20"/>
                            <w:szCs w:val="20"/>
                            <w:rPrChange w:id="47" w:author="Matt" w:date="2014-10-01T10:07:00Z">
                              <w:rPr>
                                <w:rFonts w:ascii="Times New Roman" w:hAnsi="Times New Roman" w:cs="Times New Roman"/>
                              </w:rPr>
                            </w:rPrChange>
                          </w:rPr>
                          <w:pPrChange w:id="48" w:author="Matt" w:date="2014-10-01T10:06:00Z">
                            <w:pPr>
                              <w:ind w:firstLine="720"/>
                              <w:jc w:val="both"/>
                            </w:pPr>
                          </w:pPrChange>
                        </w:pPr>
                        <w:ins w:id="49" w:author="Matt" w:date="2014-10-01T10:06:00Z">
                          <w:r w:rsidRPr="00891F9A">
                            <w:rPr>
                              <w:rFonts w:ascii="Times New Roman" w:hAnsi="Times New Roman" w:cs="Times New Roman"/>
                              <w:i/>
                              <w:sz w:val="20"/>
                              <w:szCs w:val="20"/>
                              <w:rPrChange w:id="50" w:author="Matt" w:date="2014-10-01T10:07:00Z">
                                <w:rPr/>
                              </w:rPrChange>
                            </w:rPr>
                            <w:t>Figure 3: Essentiality of methanogen models</w:t>
                          </w:r>
                        </w:ins>
                      </w:p>
                    </w:txbxContent>
                  </v:textbox>
                  <w10:wrap type="tight"/>
                </v:shape>
              </w:pict>
            </mc:Fallback>
          </mc:AlternateContent>
        </w:r>
      </w:ins>
      <w:ins w:id="51" w:author="Matt" w:date="2014-10-01T10:04:00Z">
        <w:r w:rsidRPr="00F402BD">
          <w:rPr>
            <w:rFonts w:ascii="Times New Roman" w:hAnsi="Times New Roman" w:cs="Times New Roman"/>
            <w:rPrChange w:id="52" w:author="Matt" w:date="2014-10-01T10:57:00Z">
              <w:rPr>
                <w:rFonts w:ascii="Times New Roman" w:hAnsi="Times New Roman" w:cs="Times New Roman"/>
                <w:highlight w:val="yellow"/>
              </w:rPr>
            </w:rPrChange>
          </w:rPr>
          <w:drawing>
            <wp:anchor distT="0" distB="0" distL="114300" distR="114300" simplePos="0" relativeHeight="251660288" behindDoc="1" locked="0" layoutInCell="1" allowOverlap="1" wp14:anchorId="72EC958F" wp14:editId="03AC8B36">
              <wp:simplePos x="0" y="0"/>
              <wp:positionH relativeFrom="column">
                <wp:posOffset>-27305</wp:posOffset>
              </wp:positionH>
              <wp:positionV relativeFrom="paragraph">
                <wp:posOffset>1883410</wp:posOffset>
              </wp:positionV>
              <wp:extent cx="3133090" cy="1747520"/>
              <wp:effectExtent l="0" t="0" r="10160" b="24130"/>
              <wp:wrapTight wrapText="bothSides">
                <wp:wrapPolygon edited="0">
                  <wp:start x="0" y="0"/>
                  <wp:lineTo x="0" y="21663"/>
                  <wp:lineTo x="21539" y="21663"/>
                  <wp:lineTo x="21539" y="0"/>
                  <wp:lineTo x="0" y="0"/>
                </wp:wrapPolygon>
              </wp:wrapTight>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ins>
      <w:r w:rsidR="009A022D" w:rsidRPr="00F402BD">
        <w:rPr>
          <w:rFonts w:ascii="Times New Roman" w:hAnsi="Times New Roman" w:cs="Times New Roman"/>
        </w:rPr>
        <w:t xml:space="preserve">Our draft model was able to predict growth and, after a small amount of curation, successfully predict methane production using reasonable methanogenesis pathways. </w:t>
      </w:r>
      <w:ins w:id="53" w:author="Matt" w:date="2014-10-01T09:47:00Z">
        <w:r w:rsidR="0071660C" w:rsidRPr="00F402BD">
          <w:rPr>
            <w:rFonts w:ascii="Times New Roman" w:hAnsi="Times New Roman" w:cs="Times New Roman"/>
          </w:rPr>
          <w:t xml:space="preserve">We have since </w:t>
        </w:r>
        <w:r w:rsidR="00CF12BD" w:rsidRPr="00F402BD">
          <w:rPr>
            <w:rFonts w:ascii="Times New Roman" w:hAnsi="Times New Roman" w:cs="Times New Roman"/>
          </w:rPr>
          <w:t>add</w:t>
        </w:r>
      </w:ins>
      <w:ins w:id="54" w:author="Matt" w:date="2014-10-01T10:43:00Z">
        <w:r w:rsidR="00CF12BD" w:rsidRPr="00F402BD">
          <w:rPr>
            <w:rFonts w:ascii="Times New Roman" w:hAnsi="Times New Roman" w:cs="Times New Roman"/>
          </w:rPr>
          <w:t>ed</w:t>
        </w:r>
      </w:ins>
      <w:ins w:id="55" w:author="Matt" w:date="2014-10-01T09:47:00Z">
        <w:r w:rsidR="0071660C" w:rsidRPr="00F402BD">
          <w:rPr>
            <w:rFonts w:ascii="Times New Roman" w:hAnsi="Times New Roman" w:cs="Times New Roman"/>
          </w:rPr>
          <w:t xml:space="preserve"> over 20% more genes</w:t>
        </w:r>
      </w:ins>
      <w:ins w:id="56" w:author="Matt" w:date="2014-10-01T09:48:00Z">
        <w:r w:rsidR="0071660C" w:rsidRPr="00F402BD">
          <w:rPr>
            <w:rFonts w:ascii="Times New Roman" w:hAnsi="Times New Roman" w:cs="Times New Roman"/>
          </w:rPr>
          <w:t xml:space="preserve"> and ensured that our metabolic network includes the correct known pathways </w:t>
        </w:r>
      </w:ins>
      <w:ins w:id="57" w:author="Matt" w:date="2014-10-01T09:49:00Z">
        <w:r w:rsidR="0071660C" w:rsidRPr="00F402BD">
          <w:rPr>
            <w:rFonts w:ascii="Times New Roman" w:hAnsi="Times New Roman" w:cs="Times New Roman"/>
          </w:rPr>
          <w:t xml:space="preserve">and genes </w:t>
        </w:r>
      </w:ins>
      <w:ins w:id="58" w:author="Matt" w:date="2014-10-01T09:48:00Z">
        <w:r w:rsidR="0071660C" w:rsidRPr="00F402BD">
          <w:rPr>
            <w:rFonts w:ascii="Times New Roman" w:hAnsi="Times New Roman" w:cs="Times New Roman"/>
          </w:rPr>
          <w:t xml:space="preserve">for methanogenesis and </w:t>
        </w:r>
      </w:ins>
      <w:ins w:id="59" w:author="Matt" w:date="2014-10-01T09:49:00Z">
        <w:r w:rsidR="0071660C" w:rsidRPr="00F402BD">
          <w:rPr>
            <w:rFonts w:ascii="Times New Roman" w:hAnsi="Times New Roman" w:cs="Times New Roman"/>
          </w:rPr>
          <w:t xml:space="preserve">major biosynthetic reactions. </w:t>
        </w:r>
      </w:ins>
      <w:moveToRangeStart w:id="60" w:author="Matt" w:date="2014-10-01T10:55:00Z" w:name="move399924234"/>
      <w:moveTo w:id="61" w:author="Matt" w:date="2014-10-01T10:55:00Z">
        <w:r w:rsidR="007D787B" w:rsidRPr="00F402BD">
          <w:rPr>
            <w:rFonts w:ascii="Times New Roman" w:hAnsi="Times New Roman" w:cs="Times New Roman"/>
            <w:bCs/>
          </w:rPr>
          <w:t xml:space="preserve">In this case, databases such as </w:t>
        </w:r>
        <w:proofErr w:type="spellStart"/>
        <w:r w:rsidR="007D787B" w:rsidRPr="00F402BD">
          <w:rPr>
            <w:rFonts w:ascii="Times New Roman" w:hAnsi="Times New Roman" w:cs="Times New Roman"/>
            <w:bCs/>
          </w:rPr>
          <w:t>BioCyc</w:t>
        </w:r>
        <w:proofErr w:type="spellEnd"/>
        <w:r w:rsidR="007D787B" w:rsidRPr="00F402BD">
          <w:rPr>
            <w:rFonts w:ascii="Times New Roman" w:hAnsi="Times New Roman" w:cs="Times New Roman"/>
            <w:bCs/>
          </w:rPr>
          <w:t xml:space="preserve">, KEGG, NCBI and Brenda are used, and much more accurate information is being drawn from the literature about the strain (Hendrickson et al., 2004, J </w:t>
        </w:r>
        <w:proofErr w:type="spellStart"/>
        <w:r w:rsidR="007D787B" w:rsidRPr="00F402BD">
          <w:rPr>
            <w:rFonts w:ascii="Times New Roman" w:hAnsi="Times New Roman" w:cs="Times New Roman"/>
            <w:bCs/>
          </w:rPr>
          <w:t>Bacteriol</w:t>
        </w:r>
        <w:proofErr w:type="spellEnd"/>
        <w:r w:rsidR="007D787B" w:rsidRPr="00F402BD">
          <w:rPr>
            <w:rFonts w:ascii="Times New Roman" w:hAnsi="Times New Roman" w:cs="Times New Roman"/>
            <w:bCs/>
          </w:rPr>
          <w:t>, 186(20):6956-696 &amp; Hendrickson et al., 2007, PNAS 104(21):8930-4).</w:t>
        </w:r>
      </w:moveTo>
      <w:moveToRangeEnd w:id="60"/>
      <w:ins w:id="62" w:author="Matt" w:date="2014-10-01T09:52:00Z">
        <w:r w:rsidR="0071660C" w:rsidRPr="00F402BD">
          <w:rPr>
            <w:rFonts w:ascii="Times New Roman" w:hAnsi="Times New Roman" w:cs="Times New Roman"/>
          </w:rPr>
          <w:t>We have also added</w:t>
        </w:r>
        <w:r w:rsidR="00214C9D" w:rsidRPr="00F402BD">
          <w:rPr>
            <w:rFonts w:ascii="Times New Roman" w:hAnsi="Times New Roman" w:cs="Times New Roman"/>
          </w:rPr>
          <w:t xml:space="preserve"> uptake pathways that allow us to predict organism growth on multiple nitrogen and carbon sources</w:t>
        </w:r>
      </w:ins>
      <w:ins w:id="63" w:author="Matt" w:date="2014-10-01T10:25:00Z">
        <w:r w:rsidR="00E06C18" w:rsidRPr="00F402BD">
          <w:rPr>
            <w:rFonts w:ascii="Times New Roman" w:hAnsi="Times New Roman" w:cs="Times New Roman"/>
          </w:rPr>
          <w:t xml:space="preserve">, </w:t>
        </w:r>
      </w:ins>
      <w:ins w:id="64" w:author="Matt" w:date="2014-10-01T10:23:00Z">
        <w:r w:rsidR="001C08B3" w:rsidRPr="00F402BD">
          <w:rPr>
            <w:rFonts w:ascii="Times New Roman" w:hAnsi="Times New Roman" w:cs="Times New Roman"/>
          </w:rPr>
          <w:t>updated our reaction network to satisfy the laws of mass balance, charge balance, and</w:t>
        </w:r>
      </w:ins>
      <w:ins w:id="65" w:author="Matt" w:date="2014-10-01T10:25:00Z">
        <w:r w:rsidR="00E06C18" w:rsidRPr="00F402BD">
          <w:rPr>
            <w:rFonts w:ascii="Times New Roman" w:hAnsi="Times New Roman" w:cs="Times New Roman"/>
          </w:rPr>
          <w:t xml:space="preserve"> eliminated</w:t>
        </w:r>
      </w:ins>
      <w:ins w:id="66" w:author="Matt" w:date="2014-10-01T10:23:00Z">
        <w:r w:rsidR="001C08B3" w:rsidRPr="00F402BD">
          <w:rPr>
            <w:rFonts w:ascii="Times New Roman" w:hAnsi="Times New Roman" w:cs="Times New Roman"/>
          </w:rPr>
          <w:t xml:space="preserve"> </w:t>
        </w:r>
      </w:ins>
      <w:ins w:id="67" w:author="Matt" w:date="2014-10-01T10:24:00Z">
        <w:r w:rsidR="00E06C18" w:rsidRPr="00F402BD">
          <w:rPr>
            <w:rFonts w:ascii="Times New Roman" w:hAnsi="Times New Roman" w:cs="Times New Roman"/>
          </w:rPr>
          <w:t>thermodynamic</w:t>
        </w:r>
      </w:ins>
      <w:ins w:id="68" w:author="Matt" w:date="2014-10-01T10:25:00Z">
        <w:r w:rsidR="00E06C18" w:rsidRPr="00F402BD">
          <w:rPr>
            <w:rFonts w:ascii="Times New Roman" w:hAnsi="Times New Roman" w:cs="Times New Roman"/>
          </w:rPr>
          <w:t>ally-infeasible futile cycles</w:t>
        </w:r>
      </w:ins>
      <w:ins w:id="69" w:author="Matt" w:date="2014-10-01T10:24:00Z">
        <w:r w:rsidR="00E06C18" w:rsidRPr="00F402BD">
          <w:rPr>
            <w:rFonts w:ascii="Times New Roman" w:hAnsi="Times New Roman" w:cs="Times New Roman"/>
          </w:rPr>
          <w:t>.</w:t>
        </w:r>
      </w:ins>
      <w:ins w:id="70" w:author="Matt" w:date="2014-10-01T09:52:00Z">
        <w:r w:rsidR="0071660C" w:rsidRPr="00F402BD">
          <w:rPr>
            <w:rFonts w:ascii="Times New Roman" w:hAnsi="Times New Roman" w:cs="Times New Roman"/>
          </w:rPr>
          <w:t xml:space="preserve"> </w:t>
        </w:r>
      </w:ins>
      <w:ins w:id="71" w:author="Matt" w:date="2014-10-01T09:50:00Z">
        <w:r w:rsidR="0071660C" w:rsidRPr="00F402BD">
          <w:rPr>
            <w:rFonts w:ascii="Times New Roman" w:hAnsi="Times New Roman" w:cs="Times New Roman"/>
          </w:rPr>
          <w:t xml:space="preserve">Based upon this work, we are now confident that our model accurately depicts </w:t>
        </w:r>
      </w:ins>
      <w:ins w:id="72" w:author="Matt" w:date="2014-10-01T09:51:00Z">
        <w:r w:rsidR="0071660C" w:rsidRPr="00F402BD">
          <w:rPr>
            <w:rFonts w:ascii="Times New Roman" w:hAnsi="Times New Roman" w:cs="Times New Roman"/>
          </w:rPr>
          <w:t xml:space="preserve">core metabolism of </w:t>
        </w:r>
        <w:r w:rsidR="0071660C" w:rsidRPr="00F402BD">
          <w:rPr>
            <w:rFonts w:ascii="Times New Roman" w:hAnsi="Times New Roman" w:cs="Times New Roman"/>
            <w:i/>
          </w:rPr>
          <w:t xml:space="preserve">M. maripaludis </w:t>
        </w:r>
        <w:r w:rsidR="0071660C" w:rsidRPr="00F402BD">
          <w:rPr>
            <w:rFonts w:ascii="Times New Roman" w:hAnsi="Times New Roman" w:cs="Times New Roman"/>
          </w:rPr>
          <w:t>and that</w:t>
        </w:r>
      </w:ins>
      <w:ins w:id="73" w:author="Matt" w:date="2014-10-01T09:53:00Z">
        <w:r w:rsidR="00214C9D" w:rsidRPr="00F402BD">
          <w:rPr>
            <w:rFonts w:ascii="Times New Roman" w:hAnsi="Times New Roman" w:cs="Times New Roman"/>
          </w:rPr>
          <w:t xml:space="preserve"> we can make reasonable growth yield predictions on</w:t>
        </w:r>
      </w:ins>
      <w:ins w:id="74" w:author="Matt" w:date="2014-10-01T10:25:00Z">
        <w:r w:rsidR="00E06C18" w:rsidRPr="00F402BD">
          <w:rPr>
            <w:rFonts w:ascii="Times New Roman" w:hAnsi="Times New Roman" w:cs="Times New Roman"/>
          </w:rPr>
          <w:t xml:space="preserve"> all</w:t>
        </w:r>
      </w:ins>
      <w:ins w:id="75" w:author="Matt" w:date="2014-10-01T09:53:00Z">
        <w:r w:rsidR="00214C9D" w:rsidRPr="00F402BD">
          <w:rPr>
            <w:rFonts w:ascii="Times New Roman" w:hAnsi="Times New Roman" w:cs="Times New Roman"/>
          </w:rPr>
          <w:t xml:space="preserve"> </w:t>
        </w:r>
      </w:ins>
      <w:ins w:id="76" w:author="Matt" w:date="2014-10-01T10:43:00Z">
        <w:r w:rsidR="00CF12BD" w:rsidRPr="00F402BD">
          <w:rPr>
            <w:rFonts w:ascii="Times New Roman" w:hAnsi="Times New Roman" w:cs="Times New Roman"/>
          </w:rPr>
          <w:t>common</w:t>
        </w:r>
      </w:ins>
      <w:ins w:id="77" w:author="Matt" w:date="2014-10-01T09:53:00Z">
        <w:r w:rsidR="00214C9D" w:rsidRPr="00F402BD">
          <w:rPr>
            <w:rFonts w:ascii="Times New Roman" w:hAnsi="Times New Roman" w:cs="Times New Roman"/>
          </w:rPr>
          <w:t xml:space="preserve"> </w:t>
        </w:r>
      </w:ins>
      <w:ins w:id="78" w:author="Matt" w:date="2014-10-01T10:26:00Z">
        <w:r w:rsidR="00E06C18" w:rsidRPr="00F402BD">
          <w:rPr>
            <w:rFonts w:ascii="Times New Roman" w:hAnsi="Times New Roman" w:cs="Times New Roman"/>
          </w:rPr>
          <w:t xml:space="preserve">defined </w:t>
        </w:r>
      </w:ins>
      <w:ins w:id="79" w:author="Matt" w:date="2014-10-01T09:53:00Z">
        <w:r w:rsidR="00214C9D" w:rsidRPr="00F402BD">
          <w:rPr>
            <w:rFonts w:ascii="Times New Roman" w:hAnsi="Times New Roman" w:cs="Times New Roman"/>
          </w:rPr>
          <w:t>media conditions</w:t>
        </w:r>
      </w:ins>
      <w:ins w:id="80" w:author="Matt" w:date="2014-10-01T09:54:00Z">
        <w:r w:rsidR="00214C9D" w:rsidRPr="00F402BD">
          <w:rPr>
            <w:rFonts w:ascii="Times New Roman" w:hAnsi="Times New Roman" w:cs="Times New Roman"/>
          </w:rPr>
          <w:t>.</w:t>
        </w:r>
      </w:ins>
      <w:del w:id="81" w:author="Matt" w:date="2014-10-01T09:54:00Z">
        <w:r w:rsidR="009A022D" w:rsidRPr="00F402BD" w:rsidDel="00214C9D">
          <w:rPr>
            <w:rFonts w:ascii="Times New Roman" w:hAnsi="Times New Roman" w:cs="Times New Roman"/>
          </w:rPr>
          <w:delText>However, the biochemical representation of metabolism was incomplete in this model, due to p</w:delText>
        </w:r>
        <w:r w:rsidR="009A022D" w:rsidRPr="00F402BD" w:rsidDel="00214C9D">
          <w:rPr>
            <w:rFonts w:ascii="Times New Roman" w:hAnsi="Times New Roman" w:cs="Times New Roman"/>
            <w:rPrChange w:id="82" w:author="Matt" w:date="2014-10-01T10:57:00Z">
              <w:rPr>
                <w:rFonts w:ascii="Times New Roman" w:hAnsi="Times New Roman" w:cs="Times New Roman"/>
              </w:rPr>
            </w:rPrChange>
          </w:rPr>
          <w:delText xml:space="preserve">ossibly incorrect annotations and incomplete representation of archaeal metabolism in the </w:delText>
        </w:r>
        <w:r w:rsidR="009A022D" w:rsidRPr="00F402BD" w:rsidDel="00214C9D">
          <w:rPr>
            <w:rFonts w:ascii="Times New Roman" w:hAnsi="Times New Roman" w:cs="Times New Roman"/>
            <w:rPrChange w:id="83" w:author="Matt" w:date="2014-10-01T10:57:00Z">
              <w:rPr>
                <w:rFonts w:ascii="Times New Roman" w:hAnsi="Times New Roman" w:cs="Times New Roman"/>
              </w:rPr>
            </w:rPrChange>
          </w:rPr>
          <w:lastRenderedPageBreak/>
          <w:delText>ModelSEED biochemistry database and the SEED subsystems.  This is the current focus of our work.</w:delText>
        </w:r>
      </w:del>
    </w:p>
    <w:p w14:paraId="4A89B09D" w14:textId="226DBD9C" w:rsidR="00214C9D" w:rsidRPr="00F402BD" w:rsidRDefault="00214C9D" w:rsidP="009A022D">
      <w:pPr>
        <w:ind w:firstLine="720"/>
        <w:jc w:val="both"/>
        <w:rPr>
          <w:rFonts w:ascii="Times New Roman" w:hAnsi="Times New Roman" w:cs="Times New Roman"/>
        </w:rPr>
      </w:pPr>
      <w:ins w:id="84" w:author="Matt" w:date="2014-10-01T10:02:00Z">
        <w:r w:rsidRPr="00F402BD">
          <w:rPr>
            <w:rFonts w:ascii="Times New Roman" w:hAnsi="Times New Roman" w:cs="Times New Roman"/>
          </w:rPr>
          <w:t>As shown in</w:t>
        </w:r>
      </w:ins>
      <w:ins w:id="85" w:author="Matt" w:date="2014-10-01T10:07:00Z">
        <w:r w:rsidR="00891F9A" w:rsidRPr="00F402BD">
          <w:rPr>
            <w:rFonts w:ascii="Times New Roman" w:hAnsi="Times New Roman" w:cs="Times New Roman"/>
          </w:rPr>
          <w:t xml:space="preserve"> Figure 3,</w:t>
        </w:r>
      </w:ins>
      <w:ins w:id="86" w:author="Matt" w:date="2014-10-01T10:02:00Z">
        <w:r w:rsidRPr="00F402BD">
          <w:rPr>
            <w:rFonts w:ascii="Times New Roman" w:hAnsi="Times New Roman" w:cs="Times New Roman"/>
          </w:rPr>
          <w:t xml:space="preserve"> </w:t>
        </w:r>
      </w:ins>
      <w:ins w:id="87" w:author="Matt" w:date="2014-10-01T10:07:00Z">
        <w:r w:rsidR="00891F9A" w:rsidRPr="00F402BD">
          <w:rPr>
            <w:rFonts w:ascii="Times New Roman" w:hAnsi="Times New Roman" w:cs="Times New Roman"/>
          </w:rPr>
          <w:t>o</w:t>
        </w:r>
      </w:ins>
      <w:ins w:id="88" w:author="Matt" w:date="2014-10-01T10:01:00Z">
        <w:r w:rsidRPr="00F402BD">
          <w:rPr>
            <w:rFonts w:ascii="Times New Roman" w:hAnsi="Times New Roman" w:cs="Times New Roman"/>
          </w:rPr>
          <w:t>ur</w:t>
        </w:r>
      </w:ins>
      <w:ins w:id="89" w:author="Matt" w:date="2014-10-01T09:58:00Z">
        <w:r w:rsidRPr="00F402BD">
          <w:rPr>
            <w:rFonts w:ascii="Times New Roman" w:hAnsi="Times New Roman" w:cs="Times New Roman"/>
          </w:rPr>
          <w:t xml:space="preserve"> model predict</w:t>
        </w:r>
      </w:ins>
      <w:ins w:id="90" w:author="Matt" w:date="2014-10-01T10:01:00Z">
        <w:r w:rsidRPr="00F402BD">
          <w:rPr>
            <w:rFonts w:ascii="Times New Roman" w:hAnsi="Times New Roman" w:cs="Times New Roman"/>
          </w:rPr>
          <w:t>s low gene</w:t>
        </w:r>
      </w:ins>
      <w:ins w:id="91" w:author="Matt" w:date="2014-10-01T09:58:00Z">
        <w:r w:rsidRPr="00F402BD">
          <w:rPr>
            <w:rFonts w:ascii="Times New Roman" w:hAnsi="Times New Roman" w:cs="Times New Roman"/>
          </w:rPr>
          <w:t xml:space="preserve"> </w:t>
        </w:r>
      </w:ins>
      <w:ins w:id="92" w:author="Matt" w:date="2014-10-01T09:59:00Z">
        <w:r w:rsidRPr="00F402BD">
          <w:rPr>
            <w:rFonts w:ascii="Times New Roman" w:hAnsi="Times New Roman" w:cs="Times New Roman"/>
          </w:rPr>
          <w:t>essential</w:t>
        </w:r>
      </w:ins>
      <w:ins w:id="93" w:author="Matt" w:date="2014-10-01T10:01:00Z">
        <w:r w:rsidRPr="00F402BD">
          <w:rPr>
            <w:rFonts w:ascii="Times New Roman" w:hAnsi="Times New Roman" w:cs="Times New Roman"/>
          </w:rPr>
          <w:t xml:space="preserve">ity </w:t>
        </w:r>
        <w:r w:rsidR="00891F9A" w:rsidRPr="00F402BD">
          <w:rPr>
            <w:rFonts w:ascii="Times New Roman" w:hAnsi="Times New Roman" w:cs="Times New Roman"/>
          </w:rPr>
          <w:t>and high reaction essentiality</w:t>
        </w:r>
        <w:r w:rsidRPr="00F402BD">
          <w:rPr>
            <w:rFonts w:ascii="Times New Roman" w:hAnsi="Times New Roman" w:cs="Times New Roman"/>
          </w:rPr>
          <w:t xml:space="preserve"> in comparison with </w:t>
        </w:r>
      </w:ins>
      <w:ins w:id="94" w:author="Matt" w:date="2014-10-01T10:07:00Z">
        <w:r w:rsidR="00891F9A" w:rsidRPr="00F402BD">
          <w:rPr>
            <w:rFonts w:ascii="Times New Roman" w:hAnsi="Times New Roman" w:cs="Times New Roman"/>
          </w:rPr>
          <w:t>our previously-created</w:t>
        </w:r>
      </w:ins>
      <w:ins w:id="95" w:author="Matt" w:date="2014-10-01T10:01:00Z">
        <w:r w:rsidRPr="00F402BD">
          <w:rPr>
            <w:rFonts w:ascii="Times New Roman" w:hAnsi="Times New Roman" w:cs="Times New Roman"/>
          </w:rPr>
          <w:t xml:space="preserve"> methanogen models </w:t>
        </w:r>
      </w:ins>
      <w:ins w:id="96" w:author="Matt" w:date="2014-10-01T10:02:00Z">
        <w:r w:rsidRPr="00F402BD">
          <w:rPr>
            <w:rFonts w:ascii="Times New Roman" w:hAnsi="Times New Roman" w:cs="Times New Roman"/>
          </w:rPr>
          <w:t xml:space="preserve">(Benedict et al., 2012, </w:t>
        </w:r>
        <w:r w:rsidRPr="00F402BD">
          <w:rPr>
            <w:rFonts w:ascii="Times New Roman" w:hAnsi="Times New Roman" w:cs="Times New Roman"/>
            <w:bCs/>
          </w:rPr>
          <w:t xml:space="preserve">J </w:t>
        </w:r>
        <w:proofErr w:type="spellStart"/>
        <w:r w:rsidRPr="00F402BD">
          <w:rPr>
            <w:rFonts w:ascii="Times New Roman" w:hAnsi="Times New Roman" w:cs="Times New Roman"/>
            <w:bCs/>
          </w:rPr>
          <w:t>Bacteriol</w:t>
        </w:r>
        <w:proofErr w:type="spellEnd"/>
        <w:r w:rsidRPr="00F402BD">
          <w:rPr>
            <w:rFonts w:ascii="Times New Roman" w:hAnsi="Times New Roman" w:cs="Times New Roman"/>
            <w:bCs/>
          </w:rPr>
          <w:t>,</w:t>
        </w:r>
        <w:r w:rsidRPr="00F402BD">
          <w:rPr>
            <w:rFonts w:ascii="Times New Roman" w:hAnsi="Times New Roman" w:cs="Times New Roman"/>
          </w:rPr>
          <w:t xml:space="preserve"> 194(4):855-65 and </w:t>
        </w:r>
        <w:proofErr w:type="spellStart"/>
        <w:r w:rsidRPr="00F402BD">
          <w:rPr>
            <w:rFonts w:ascii="Times New Roman" w:hAnsi="Times New Roman" w:cs="Times New Roman"/>
          </w:rPr>
          <w:t>Gonnerman</w:t>
        </w:r>
        <w:proofErr w:type="spellEnd"/>
        <w:r w:rsidRPr="00F402BD">
          <w:rPr>
            <w:rFonts w:ascii="Times New Roman" w:hAnsi="Times New Roman" w:cs="Times New Roman"/>
          </w:rPr>
          <w:t xml:space="preserve"> et al, 2013, Biotech J, 8(9):1070-9)</w:t>
        </w:r>
        <w:r w:rsidRPr="00F402BD">
          <w:rPr>
            <w:rFonts w:ascii="Times New Roman" w:hAnsi="Times New Roman" w:cs="Times New Roman"/>
          </w:rPr>
          <w:t xml:space="preserve">. </w:t>
        </w:r>
      </w:ins>
      <w:ins w:id="97" w:author="Matt" w:date="2014-10-01T10:13:00Z">
        <w:r w:rsidR="00891F9A" w:rsidRPr="00F402BD">
          <w:rPr>
            <w:rFonts w:ascii="Times New Roman" w:hAnsi="Times New Roman" w:cs="Times New Roman"/>
          </w:rPr>
          <w:t>This</w:t>
        </w:r>
      </w:ins>
      <w:ins w:id="98" w:author="Matt" w:date="2014-10-01T10:08:00Z">
        <w:r w:rsidR="00891F9A" w:rsidRPr="00F402BD">
          <w:rPr>
            <w:rFonts w:ascii="Times New Roman" w:hAnsi="Times New Roman" w:cs="Times New Roman"/>
          </w:rPr>
          <w:t xml:space="preserve"> discrepancy can largely be attributed</w:t>
        </w:r>
      </w:ins>
      <w:ins w:id="99" w:author="Matt" w:date="2014-10-01T10:09:00Z">
        <w:r w:rsidR="00891F9A" w:rsidRPr="00F402BD">
          <w:rPr>
            <w:rFonts w:ascii="Times New Roman" w:hAnsi="Times New Roman" w:cs="Times New Roman"/>
          </w:rPr>
          <w:t xml:space="preserve"> to an emphasis on </w:t>
        </w:r>
        <w:proofErr w:type="spellStart"/>
        <w:r w:rsidR="00891F9A" w:rsidRPr="00F402BD">
          <w:rPr>
            <w:rFonts w:ascii="Times New Roman" w:hAnsi="Times New Roman" w:cs="Times New Roman"/>
          </w:rPr>
          <w:t>isoenzymes</w:t>
        </w:r>
        <w:proofErr w:type="spellEnd"/>
        <w:r w:rsidR="00891F9A" w:rsidRPr="00F402BD">
          <w:rPr>
            <w:rFonts w:ascii="Times New Roman" w:hAnsi="Times New Roman" w:cs="Times New Roman"/>
          </w:rPr>
          <w:t xml:space="preserve"> (OR relationships) instead of on enzyme subunits (AND relationships) in </w:t>
        </w:r>
      </w:ins>
      <w:ins w:id="100" w:author="Matt" w:date="2014-10-01T10:15:00Z">
        <w:r w:rsidR="001C08B3" w:rsidRPr="00F402BD">
          <w:rPr>
            <w:rFonts w:ascii="Times New Roman" w:hAnsi="Times New Roman" w:cs="Times New Roman"/>
          </w:rPr>
          <w:t xml:space="preserve">the gene-protein-reaction (GPR) relationships in </w:t>
        </w:r>
      </w:ins>
      <w:ins w:id="101" w:author="Matt" w:date="2014-10-01T10:09:00Z">
        <w:r w:rsidR="00891F9A" w:rsidRPr="00F402BD">
          <w:rPr>
            <w:rFonts w:ascii="Times New Roman" w:hAnsi="Times New Roman" w:cs="Times New Roman"/>
          </w:rPr>
          <w:t>our draft network reconstruction</w:t>
        </w:r>
      </w:ins>
      <w:ins w:id="102" w:author="Matt" w:date="2014-10-01T10:14:00Z">
        <w:r w:rsidR="001C08B3" w:rsidRPr="00F402BD">
          <w:rPr>
            <w:rFonts w:ascii="Times New Roman" w:hAnsi="Times New Roman" w:cs="Times New Roman"/>
          </w:rPr>
          <w:t xml:space="preserve">. </w:t>
        </w:r>
      </w:ins>
      <w:ins w:id="103" w:author="Matt" w:date="2014-10-01T10:16:00Z">
        <w:r w:rsidR="001C08B3" w:rsidRPr="00F402BD">
          <w:rPr>
            <w:rFonts w:ascii="Times New Roman" w:hAnsi="Times New Roman" w:cs="Times New Roman"/>
          </w:rPr>
          <w:t>We have focused largely on demystifying the GPR relationships in our core reaction pathways; however, these reactions comprise a small fraction (under 5%) of the internal reactions. Thus, as we</w:t>
        </w:r>
        <w:r w:rsidR="001C08B3" w:rsidRPr="00F402BD">
          <w:rPr>
            <w:rFonts w:ascii="Times New Roman" w:hAnsi="Times New Roman" w:cs="Times New Roman"/>
            <w:rPrChange w:id="104" w:author="Matt" w:date="2014-10-01T10:57:00Z">
              <w:rPr>
                <w:rFonts w:ascii="Times New Roman" w:hAnsi="Times New Roman" w:cs="Times New Roman"/>
              </w:rPr>
            </w:rPrChange>
          </w:rPr>
          <w:t xml:space="preserve"> move into the final steps of model refinement, correcting GPR relationships will make up a large portion of remaining </w:t>
        </w:r>
        <w:r w:rsidR="001C08B3" w:rsidRPr="00F402BD">
          <w:rPr>
            <w:rFonts w:ascii="Times New Roman" w:hAnsi="Times New Roman" w:cs="Times New Roman"/>
            <w:i/>
            <w:rPrChange w:id="105" w:author="Matt" w:date="2014-10-01T10:57:00Z">
              <w:rPr>
                <w:rFonts w:ascii="Times New Roman" w:hAnsi="Times New Roman" w:cs="Times New Roman"/>
              </w:rPr>
            </w:rPrChange>
          </w:rPr>
          <w:t>in silico</w:t>
        </w:r>
        <w:r w:rsidR="001C08B3" w:rsidRPr="00F402BD">
          <w:rPr>
            <w:rFonts w:ascii="Times New Roman" w:hAnsi="Times New Roman" w:cs="Times New Roman"/>
          </w:rPr>
          <w:t xml:space="preserve"> work</w:t>
        </w:r>
      </w:ins>
      <w:ins w:id="106" w:author="Matt" w:date="2014-10-01T10:17:00Z">
        <w:r w:rsidR="001C08B3" w:rsidRPr="00F402BD">
          <w:rPr>
            <w:rFonts w:ascii="Times New Roman" w:hAnsi="Times New Roman" w:cs="Times New Roman"/>
          </w:rPr>
          <w:t>.</w:t>
        </w:r>
      </w:ins>
    </w:p>
    <w:p w14:paraId="52E6F455" w14:textId="77777777" w:rsidR="007D787B" w:rsidRPr="00F402BD" w:rsidRDefault="00E06C18" w:rsidP="00F528D9">
      <w:pPr>
        <w:ind w:firstLine="720"/>
        <w:jc w:val="both"/>
        <w:rPr>
          <w:ins w:id="107" w:author="Matt" w:date="2014-10-01T10:46:00Z"/>
          <w:rFonts w:ascii="Times New Roman" w:hAnsi="Times New Roman" w:cs="Times New Roman"/>
        </w:rPr>
      </w:pPr>
      <w:ins w:id="108" w:author="Matt" w:date="2014-10-01T10:30:00Z">
        <w:r w:rsidRPr="00F402BD">
          <w:rPr>
            <w:rFonts w:ascii="Times New Roman" w:hAnsi="Times New Roman" w:cs="Times New Roman"/>
          </w:rPr>
          <w:t xml:space="preserve">Our model has been completed to the point that we can meaningfully compare it to </w:t>
        </w:r>
      </w:ins>
      <w:del w:id="109" w:author="Matt" w:date="2014-10-01T10:30:00Z">
        <w:r w:rsidR="00F528D9" w:rsidRPr="00F402BD" w:rsidDel="00E06C18">
          <w:rPr>
            <w:rFonts w:ascii="Times New Roman" w:hAnsi="Times New Roman" w:cs="Times New Roman"/>
          </w:rPr>
          <w:delText>We are aware of a</w:delText>
        </w:r>
      </w:del>
      <w:ins w:id="110" w:author="Matt" w:date="2014-10-01T10:30:00Z">
        <w:r w:rsidRPr="00F402BD">
          <w:rPr>
            <w:rFonts w:ascii="Times New Roman" w:hAnsi="Times New Roman" w:cs="Times New Roman"/>
          </w:rPr>
          <w:t>the other</w:t>
        </w:r>
      </w:ins>
      <w:r w:rsidR="00F528D9" w:rsidRPr="00F402BD">
        <w:rPr>
          <w:rFonts w:ascii="Times New Roman" w:hAnsi="Times New Roman" w:cs="Times New Roman"/>
        </w:rPr>
        <w:t xml:space="preserve"> recently published metabolic model of </w:t>
      </w:r>
      <w:r w:rsidR="00F528D9" w:rsidRPr="00F402BD">
        <w:rPr>
          <w:rFonts w:ascii="Times New Roman" w:hAnsi="Times New Roman" w:cs="Times New Roman"/>
          <w:i/>
        </w:rPr>
        <w:t>M. maripaludis</w:t>
      </w:r>
      <w:r w:rsidR="00F528D9" w:rsidRPr="00F402BD">
        <w:rPr>
          <w:rFonts w:ascii="Times New Roman" w:hAnsi="Times New Roman" w:cs="Times New Roman"/>
        </w:rPr>
        <w:t xml:space="preserve"> (</w:t>
      </w:r>
      <w:proofErr w:type="spellStart"/>
      <w:r w:rsidR="00F528D9" w:rsidRPr="00F402BD">
        <w:rPr>
          <w:rFonts w:ascii="Times New Roman" w:hAnsi="Times New Roman" w:cs="Times New Roman"/>
        </w:rPr>
        <w:t>Goyal</w:t>
      </w:r>
      <w:proofErr w:type="spellEnd"/>
      <w:r w:rsidR="00F528D9" w:rsidRPr="00F402BD">
        <w:rPr>
          <w:rFonts w:ascii="Times New Roman" w:hAnsi="Times New Roman" w:cs="Times New Roman"/>
        </w:rPr>
        <w:t xml:space="preserve">, et al., Mol </w:t>
      </w:r>
      <w:proofErr w:type="spellStart"/>
      <w:r w:rsidR="00F528D9" w:rsidRPr="00F402BD">
        <w:rPr>
          <w:rFonts w:ascii="Times New Roman" w:hAnsi="Times New Roman" w:cs="Times New Roman"/>
        </w:rPr>
        <w:t>Biosyst</w:t>
      </w:r>
      <w:proofErr w:type="spellEnd"/>
      <w:r w:rsidR="00F528D9" w:rsidRPr="00F402BD">
        <w:rPr>
          <w:rFonts w:ascii="Times New Roman" w:hAnsi="Times New Roman" w:cs="Times New Roman"/>
        </w:rPr>
        <w:t>, Feb 20, 2014).</w:t>
      </w:r>
      <w:del w:id="111" w:author="Matt" w:date="2014-10-01T10:30:00Z">
        <w:r w:rsidR="00F528D9" w:rsidRPr="00F402BD" w:rsidDel="00E06C18">
          <w:rPr>
            <w:rFonts w:ascii="Times New Roman" w:hAnsi="Times New Roman" w:cs="Times New Roman"/>
          </w:rPr>
          <w:delText xml:space="preserve">  This offers a possibility of accelerating our work.  However, </w:delText>
        </w:r>
      </w:del>
      <w:ins w:id="112" w:author="Matt" w:date="2014-10-01T10:30:00Z">
        <w:r w:rsidRPr="00F402BD">
          <w:rPr>
            <w:rFonts w:ascii="Times New Roman" w:hAnsi="Times New Roman" w:cs="Times New Roman"/>
          </w:rPr>
          <w:t xml:space="preserve">Although </w:t>
        </w:r>
      </w:ins>
      <w:r w:rsidR="00F528D9" w:rsidRPr="00F402BD">
        <w:rPr>
          <w:rFonts w:ascii="Times New Roman" w:hAnsi="Times New Roman" w:cs="Times New Roman"/>
        </w:rPr>
        <w:t xml:space="preserve">we have found numerous problems with that model, including incorrect methanogenesis pathways, </w:t>
      </w:r>
      <w:ins w:id="113" w:author="Matt" w:date="2014-10-01T10:31:00Z">
        <w:r w:rsidRPr="00F402BD">
          <w:rPr>
            <w:rFonts w:ascii="Times New Roman" w:hAnsi="Times New Roman" w:cs="Times New Roman"/>
          </w:rPr>
          <w:t>this comparison offers the possibility of accelerating our work by suggesting functions for genes that are currently absent from our model.</w:t>
        </w:r>
      </w:ins>
      <w:ins w:id="114" w:author="Matt" w:date="2014-10-01T10:32:00Z">
        <w:r w:rsidRPr="00F402BD">
          <w:rPr>
            <w:rFonts w:ascii="Times New Roman" w:hAnsi="Times New Roman" w:cs="Times New Roman"/>
          </w:rPr>
          <w:t xml:space="preserve"> At present, our model shares </w:t>
        </w:r>
      </w:ins>
      <w:ins w:id="115" w:author="Matt" w:date="2014-10-01T10:33:00Z">
        <w:r w:rsidRPr="00F402BD">
          <w:rPr>
            <w:rFonts w:ascii="Times New Roman" w:hAnsi="Times New Roman" w:cs="Times New Roman"/>
          </w:rPr>
          <w:t>390 (82%)</w:t>
        </w:r>
      </w:ins>
      <w:ins w:id="116" w:author="Matt" w:date="2014-10-01T10:32:00Z">
        <w:r w:rsidRPr="00F402BD">
          <w:rPr>
            <w:rFonts w:ascii="Times New Roman" w:hAnsi="Times New Roman" w:cs="Times New Roman"/>
          </w:rPr>
          <w:t xml:space="preserve"> of its 477 genes with theirs</w:t>
        </w:r>
      </w:ins>
      <w:ins w:id="117" w:author="Matt" w:date="2014-10-01T10:33:00Z">
        <w:r w:rsidRPr="00F402BD">
          <w:rPr>
            <w:rFonts w:ascii="Times New Roman" w:hAnsi="Times New Roman" w:cs="Times New Roman"/>
          </w:rPr>
          <w:t>, with 87 additional genes that are unique to our model and 128 gene</w:t>
        </w:r>
        <w:r w:rsidR="00CF12BD" w:rsidRPr="00F402BD">
          <w:rPr>
            <w:rFonts w:ascii="Times New Roman" w:hAnsi="Times New Roman" w:cs="Times New Roman"/>
          </w:rPr>
          <w:t>s unique to the previous model</w:t>
        </w:r>
      </w:ins>
      <w:ins w:id="118" w:author="Matt" w:date="2014-10-01T10:45:00Z">
        <w:r w:rsidR="00CF12BD" w:rsidRPr="00F402BD">
          <w:rPr>
            <w:rFonts w:ascii="Times New Roman" w:hAnsi="Times New Roman" w:cs="Times New Roman"/>
          </w:rPr>
          <w:t xml:space="preserve">, the latter of which will be a focal point for </w:t>
        </w:r>
        <w:r w:rsidR="007D787B" w:rsidRPr="00F402BD">
          <w:rPr>
            <w:rFonts w:ascii="Times New Roman" w:hAnsi="Times New Roman" w:cs="Times New Roman"/>
          </w:rPr>
          <w:t xml:space="preserve">expanding the genome coverage of our model. </w:t>
        </w:r>
      </w:ins>
      <w:ins w:id="119" w:author="Matt" w:date="2014-10-01T10:34:00Z">
        <w:r w:rsidRPr="00F402BD">
          <w:rPr>
            <w:rFonts w:ascii="Times New Roman" w:hAnsi="Times New Roman" w:cs="Times New Roman"/>
          </w:rPr>
          <w:t xml:space="preserve"> </w:t>
        </w:r>
      </w:ins>
      <w:del w:id="120" w:author="Matt" w:date="2014-10-01T10:32:00Z">
        <w:r w:rsidR="00F528D9" w:rsidRPr="00F402BD" w:rsidDel="00E06C18">
          <w:rPr>
            <w:rFonts w:ascii="Times New Roman" w:hAnsi="Times New Roman" w:cs="Times New Roman"/>
          </w:rPr>
          <w:delText>which demonstrate that further curation is necessary</w:delText>
        </w:r>
      </w:del>
      <w:r w:rsidR="00F528D9" w:rsidRPr="00F402BD">
        <w:rPr>
          <w:rFonts w:ascii="Times New Roman" w:hAnsi="Times New Roman" w:cs="Times New Roman"/>
        </w:rPr>
        <w:t xml:space="preserve">. </w:t>
      </w:r>
      <w:del w:id="121" w:author="Matt" w:date="2014-10-01T10:45:00Z">
        <w:r w:rsidR="00F528D9" w:rsidRPr="00F402BD" w:rsidDel="007D787B">
          <w:rPr>
            <w:rFonts w:ascii="Times New Roman" w:hAnsi="Times New Roman" w:cs="Times New Roman"/>
          </w:rPr>
          <w:delText xml:space="preserve">We are currently in the process of curating our draft model with using information from citations in the published model, biochemical databases such as MetaCYC and other literature sources that were not identified in the published model to improve the quality of the network.  </w:delText>
        </w:r>
      </w:del>
      <w:del w:id="122" w:author="Matt" w:date="2014-10-01T10:46:00Z">
        <w:r w:rsidR="00F528D9" w:rsidRPr="00F402BD" w:rsidDel="007D787B">
          <w:rPr>
            <w:rFonts w:ascii="Times New Roman" w:hAnsi="Times New Roman" w:cs="Times New Roman"/>
          </w:rPr>
          <w:delText>We are also combing through</w:delText>
        </w:r>
      </w:del>
    </w:p>
    <w:p w14:paraId="083116B0" w14:textId="3727626A" w:rsidR="00F528D9" w:rsidRPr="00F402BD" w:rsidRDefault="007D787B" w:rsidP="00F528D9">
      <w:pPr>
        <w:ind w:firstLine="720"/>
        <w:jc w:val="both"/>
        <w:rPr>
          <w:rFonts w:ascii="Times New Roman" w:hAnsi="Times New Roman" w:cs="Times New Roman"/>
          <w:rPrChange w:id="123" w:author="Matt" w:date="2014-10-01T10:57:00Z">
            <w:rPr>
              <w:rFonts w:ascii="Times New Roman" w:hAnsi="Times New Roman" w:cs="Times New Roman"/>
            </w:rPr>
          </w:rPrChange>
        </w:rPr>
      </w:pPr>
      <w:ins w:id="124" w:author="Matt" w:date="2014-10-01T10:46:00Z">
        <w:r w:rsidRPr="00F402BD">
          <w:rPr>
            <w:rFonts w:ascii="Times New Roman" w:hAnsi="Times New Roman" w:cs="Times New Roman"/>
          </w:rPr>
          <w:t>For</w:t>
        </w:r>
      </w:ins>
      <w:r w:rsidR="00F528D9" w:rsidRPr="00F402BD">
        <w:rPr>
          <w:rFonts w:ascii="Times New Roman" w:hAnsi="Times New Roman" w:cs="Times New Roman"/>
        </w:rPr>
        <w:t xml:space="preserve"> </w:t>
      </w:r>
      <w:ins w:id="125" w:author="Matt" w:date="2014-10-01T10:46:00Z">
        <w:r w:rsidRPr="00F402BD">
          <w:rPr>
            <w:rFonts w:ascii="Times New Roman" w:hAnsi="Times New Roman" w:cs="Times New Roman"/>
          </w:rPr>
          <w:t xml:space="preserve">the final stage of curating and evaluating </w:t>
        </w:r>
      </w:ins>
      <w:r w:rsidR="00F528D9" w:rsidRPr="00F402BD">
        <w:rPr>
          <w:rFonts w:ascii="Times New Roman" w:hAnsi="Times New Roman" w:cs="Times New Roman"/>
        </w:rPr>
        <w:t xml:space="preserve">our </w:t>
      </w:r>
      <w:r w:rsidR="00F528D9" w:rsidRPr="00F402BD">
        <w:rPr>
          <w:rFonts w:ascii="Times New Roman" w:hAnsi="Times New Roman" w:cs="Times New Roman"/>
          <w:i/>
        </w:rPr>
        <w:t>M. maripaludis</w:t>
      </w:r>
      <w:r w:rsidR="00F528D9" w:rsidRPr="00F402BD">
        <w:rPr>
          <w:rFonts w:ascii="Times New Roman" w:hAnsi="Times New Roman" w:cs="Times New Roman"/>
        </w:rPr>
        <w:t xml:space="preserve"> model</w:t>
      </w:r>
      <w:ins w:id="126" w:author="Matt" w:date="2014-10-01T10:46:00Z">
        <w:r w:rsidRPr="00F402BD">
          <w:rPr>
            <w:rFonts w:ascii="Times New Roman" w:hAnsi="Times New Roman" w:cs="Times New Roman"/>
          </w:rPr>
          <w:t>, we will continue to work closely with</w:t>
        </w:r>
      </w:ins>
      <w:r w:rsidR="00F528D9" w:rsidRPr="00F402BD">
        <w:rPr>
          <w:rFonts w:ascii="Times New Roman" w:hAnsi="Times New Roman" w:cs="Times New Roman"/>
        </w:rPr>
        <w:t xml:space="preserve"> </w:t>
      </w:r>
      <w:del w:id="127" w:author="Matt" w:date="2014-10-01T10:46:00Z">
        <w:r w:rsidR="00F528D9" w:rsidRPr="00F402BD" w:rsidDel="007D787B">
          <w:rPr>
            <w:rFonts w:ascii="Times New Roman" w:hAnsi="Times New Roman" w:cs="Times New Roman"/>
          </w:rPr>
          <w:delText>iteratively with</w:delText>
        </w:r>
      </w:del>
      <w:r w:rsidR="00F528D9" w:rsidRPr="00F402BD">
        <w:rPr>
          <w:rFonts w:ascii="Times New Roman" w:hAnsi="Times New Roman" w:cs="Times New Roman"/>
        </w:rPr>
        <w:t xml:space="preserve"> </w:t>
      </w:r>
      <w:r w:rsidR="00F528D9" w:rsidRPr="00F402BD">
        <w:rPr>
          <w:rFonts w:ascii="Times New Roman" w:hAnsi="Times New Roman" w:cs="Times New Roman"/>
          <w:i/>
        </w:rPr>
        <w:t>M. maripaludis</w:t>
      </w:r>
      <w:r w:rsidR="00F528D9" w:rsidRPr="00F402BD">
        <w:rPr>
          <w:rFonts w:ascii="Times New Roman" w:hAnsi="Times New Roman" w:cs="Times New Roman"/>
        </w:rPr>
        <w:t xml:space="preserve"> expert John Leigh, a process we have followed earlier in high quality reconstructions of other methanogens (Benedict et al., 2012, </w:t>
      </w:r>
      <w:r w:rsidR="00F528D9" w:rsidRPr="00F402BD">
        <w:rPr>
          <w:rFonts w:ascii="Times New Roman" w:hAnsi="Times New Roman" w:cs="Times New Roman"/>
          <w:bCs/>
          <w:rPrChange w:id="128" w:author="Matt" w:date="2014-10-01T10:57:00Z">
            <w:rPr>
              <w:rFonts w:ascii="Times New Roman" w:hAnsi="Times New Roman" w:cs="Times New Roman"/>
              <w:bCs/>
            </w:rPr>
          </w:rPrChange>
        </w:rPr>
        <w:t xml:space="preserve">J </w:t>
      </w:r>
      <w:proofErr w:type="spellStart"/>
      <w:r w:rsidR="00F528D9" w:rsidRPr="00F402BD">
        <w:rPr>
          <w:rFonts w:ascii="Times New Roman" w:hAnsi="Times New Roman" w:cs="Times New Roman"/>
          <w:bCs/>
          <w:rPrChange w:id="129" w:author="Matt" w:date="2014-10-01T10:57:00Z">
            <w:rPr>
              <w:rFonts w:ascii="Times New Roman" w:hAnsi="Times New Roman" w:cs="Times New Roman"/>
              <w:bCs/>
            </w:rPr>
          </w:rPrChange>
        </w:rPr>
        <w:t>Bacteriol</w:t>
      </w:r>
      <w:proofErr w:type="spellEnd"/>
      <w:r w:rsidR="00F528D9" w:rsidRPr="00F402BD">
        <w:rPr>
          <w:rFonts w:ascii="Times New Roman" w:hAnsi="Times New Roman" w:cs="Times New Roman"/>
          <w:bCs/>
          <w:rPrChange w:id="130" w:author="Matt" w:date="2014-10-01T10:57:00Z">
            <w:rPr>
              <w:rFonts w:ascii="Times New Roman" w:hAnsi="Times New Roman" w:cs="Times New Roman"/>
              <w:bCs/>
            </w:rPr>
          </w:rPrChange>
        </w:rPr>
        <w:t>,</w:t>
      </w:r>
      <w:r w:rsidR="00F528D9" w:rsidRPr="00F402BD">
        <w:rPr>
          <w:rFonts w:ascii="Times New Roman" w:hAnsi="Times New Roman" w:cs="Times New Roman"/>
          <w:rPrChange w:id="131" w:author="Matt" w:date="2014-10-01T10:57:00Z">
            <w:rPr>
              <w:rFonts w:ascii="Times New Roman" w:hAnsi="Times New Roman" w:cs="Times New Roman"/>
            </w:rPr>
          </w:rPrChange>
        </w:rPr>
        <w:t xml:space="preserve"> 194(4):855-65 and </w:t>
      </w:r>
      <w:proofErr w:type="spellStart"/>
      <w:r w:rsidR="00F528D9" w:rsidRPr="00F402BD">
        <w:rPr>
          <w:rFonts w:ascii="Times New Roman" w:hAnsi="Times New Roman" w:cs="Times New Roman"/>
          <w:rPrChange w:id="132" w:author="Matt" w:date="2014-10-01T10:57:00Z">
            <w:rPr>
              <w:rFonts w:ascii="Times New Roman" w:hAnsi="Times New Roman" w:cs="Times New Roman"/>
            </w:rPr>
          </w:rPrChange>
        </w:rPr>
        <w:t>Gonnerman</w:t>
      </w:r>
      <w:proofErr w:type="spellEnd"/>
      <w:r w:rsidR="00F528D9" w:rsidRPr="00F402BD">
        <w:rPr>
          <w:rFonts w:ascii="Times New Roman" w:hAnsi="Times New Roman" w:cs="Times New Roman"/>
          <w:rPrChange w:id="133" w:author="Matt" w:date="2014-10-01T10:57:00Z">
            <w:rPr>
              <w:rFonts w:ascii="Times New Roman" w:hAnsi="Times New Roman" w:cs="Times New Roman"/>
            </w:rPr>
          </w:rPrChange>
        </w:rPr>
        <w:t xml:space="preserve"> et al, 2013, Biotech J, 8(9):1070-9). Through these interactions with Dr. Leigh, w</w:t>
      </w:r>
      <w:r w:rsidR="00F528D9" w:rsidRPr="00F402BD">
        <w:rPr>
          <w:rFonts w:ascii="Times New Roman" w:hAnsi="Times New Roman" w:cs="Times New Roman"/>
          <w:bCs/>
          <w:rPrChange w:id="134" w:author="Matt" w:date="2014-10-01T10:57:00Z">
            <w:rPr>
              <w:rFonts w:ascii="Times New Roman" w:hAnsi="Times New Roman" w:cs="Times New Roman"/>
              <w:bCs/>
            </w:rPr>
          </w:rPrChange>
        </w:rPr>
        <w:t>e have updated ATP metabolism</w:t>
      </w:r>
      <w:ins w:id="135" w:author="Matt" w:date="2014-10-01T10:48:00Z">
        <w:r w:rsidRPr="00F402BD">
          <w:rPr>
            <w:rFonts w:ascii="Times New Roman" w:hAnsi="Times New Roman" w:cs="Times New Roman"/>
            <w:bCs/>
          </w:rPr>
          <w:t xml:space="preserve">, verified our core metabolic </w:t>
        </w:r>
        <w:proofErr w:type="spellStart"/>
        <w:r w:rsidRPr="00F402BD">
          <w:rPr>
            <w:rFonts w:ascii="Times New Roman" w:hAnsi="Times New Roman" w:cs="Times New Roman"/>
            <w:bCs/>
          </w:rPr>
          <w:t>pathways</w:t>
        </w:r>
        <w:proofErr w:type="gramStart"/>
        <w:r w:rsidRPr="00F402BD">
          <w:rPr>
            <w:rFonts w:ascii="Times New Roman" w:hAnsi="Times New Roman" w:cs="Times New Roman"/>
            <w:bCs/>
          </w:rPr>
          <w:t>,</w:t>
        </w:r>
      </w:ins>
      <w:proofErr w:type="gramEnd"/>
      <w:del w:id="136" w:author="Matt" w:date="2014-10-01T10:48:00Z">
        <w:r w:rsidR="00F528D9" w:rsidRPr="00F402BD" w:rsidDel="007D787B">
          <w:rPr>
            <w:rFonts w:ascii="Times New Roman" w:hAnsi="Times New Roman" w:cs="Times New Roman"/>
            <w:bCs/>
          </w:rPr>
          <w:delText xml:space="preserve"> </w:delText>
        </w:r>
      </w:del>
      <w:r w:rsidR="00F528D9" w:rsidRPr="00F402BD">
        <w:rPr>
          <w:rFonts w:ascii="Times New Roman" w:hAnsi="Times New Roman" w:cs="Times New Roman"/>
          <w:bCs/>
        </w:rPr>
        <w:t>and</w:t>
      </w:r>
      <w:proofErr w:type="spellEnd"/>
      <w:r w:rsidR="00F528D9" w:rsidRPr="00F402BD">
        <w:rPr>
          <w:rFonts w:ascii="Times New Roman" w:hAnsi="Times New Roman" w:cs="Times New Roman"/>
          <w:bCs/>
        </w:rPr>
        <w:t xml:space="preserve"> </w:t>
      </w:r>
      <w:del w:id="137" w:author="Matt" w:date="2014-10-01T10:47:00Z">
        <w:r w:rsidR="00F528D9" w:rsidRPr="00F402BD" w:rsidDel="007D787B">
          <w:rPr>
            <w:rFonts w:ascii="Times New Roman" w:hAnsi="Times New Roman" w:cs="Times New Roman"/>
            <w:bCs/>
          </w:rPr>
          <w:delText xml:space="preserve">added </w:delText>
        </w:r>
      </w:del>
      <w:del w:id="138" w:author="Matt" w:date="2014-10-01T10:48:00Z">
        <w:r w:rsidR="00F528D9" w:rsidRPr="00F402BD" w:rsidDel="007D787B">
          <w:rPr>
            <w:rFonts w:ascii="Times New Roman" w:hAnsi="Times New Roman" w:cs="Times New Roman"/>
            <w:bCs/>
          </w:rPr>
          <w:delText xml:space="preserve">specific </w:delText>
        </w:r>
      </w:del>
      <w:del w:id="139" w:author="Matt" w:date="2014-10-01T10:50:00Z">
        <w:r w:rsidR="00F528D9" w:rsidRPr="00F402BD" w:rsidDel="007D787B">
          <w:rPr>
            <w:rFonts w:ascii="Times New Roman" w:hAnsi="Times New Roman" w:cs="Times New Roman"/>
            <w:bCs/>
          </w:rPr>
          <w:delText xml:space="preserve">ferredoxin </w:delText>
        </w:r>
      </w:del>
      <w:del w:id="140" w:author="Matt" w:date="2014-10-01T10:48:00Z">
        <w:r w:rsidR="00F528D9" w:rsidRPr="00F402BD" w:rsidDel="007D787B">
          <w:rPr>
            <w:rFonts w:ascii="Times New Roman" w:hAnsi="Times New Roman" w:cs="Times New Roman"/>
            <w:bCs/>
          </w:rPr>
          <w:delText xml:space="preserve">types to more accurately represent the </w:delText>
        </w:r>
      </w:del>
      <w:del w:id="141" w:author="Matt" w:date="2014-10-01T10:50:00Z">
        <w:r w:rsidR="00F528D9" w:rsidRPr="00F402BD" w:rsidDel="007D787B">
          <w:rPr>
            <w:rFonts w:ascii="Times New Roman" w:hAnsi="Times New Roman" w:cs="Times New Roman"/>
            <w:bCs/>
            <w:i/>
          </w:rPr>
          <w:delText xml:space="preserve">M. maripaludis </w:delText>
        </w:r>
        <w:r w:rsidR="00F528D9" w:rsidRPr="00F402BD" w:rsidDel="007D787B">
          <w:rPr>
            <w:rFonts w:ascii="Times New Roman" w:hAnsi="Times New Roman" w:cs="Times New Roman"/>
            <w:bCs/>
            <w:rPrChange w:id="142" w:author="Matt" w:date="2014-10-01T10:57:00Z">
              <w:rPr>
                <w:rFonts w:ascii="Times New Roman" w:hAnsi="Times New Roman" w:cs="Times New Roman"/>
                <w:bCs/>
              </w:rPr>
            </w:rPrChange>
          </w:rPr>
          <w:delText>electron transport chain</w:delText>
        </w:r>
      </w:del>
      <w:r w:rsidR="00F528D9" w:rsidRPr="00F402BD">
        <w:rPr>
          <w:rFonts w:ascii="Times New Roman" w:hAnsi="Times New Roman" w:cs="Times New Roman"/>
          <w:bCs/>
          <w:rPrChange w:id="143" w:author="Matt" w:date="2014-10-01T10:57:00Z">
            <w:rPr>
              <w:rFonts w:ascii="Times New Roman" w:hAnsi="Times New Roman" w:cs="Times New Roman"/>
              <w:bCs/>
            </w:rPr>
          </w:rPrChange>
        </w:rPr>
        <w:t xml:space="preserve">. </w:t>
      </w:r>
      <w:del w:id="144" w:author="Matt" w:date="2014-10-01T10:50:00Z">
        <w:r w:rsidR="00F528D9" w:rsidRPr="00F402BD" w:rsidDel="007D787B">
          <w:rPr>
            <w:rFonts w:ascii="Times New Roman" w:hAnsi="Times New Roman" w:cs="Times New Roman"/>
            <w:bCs/>
            <w:rPrChange w:id="145" w:author="Matt" w:date="2014-10-01T10:57:00Z">
              <w:rPr>
                <w:rFonts w:ascii="Times New Roman" w:hAnsi="Times New Roman" w:cs="Times New Roman"/>
                <w:bCs/>
              </w:rPr>
            </w:rPrChange>
          </w:rPr>
          <w:delText xml:space="preserve">Furthermore, we have </w:delText>
        </w:r>
      </w:del>
      <w:proofErr w:type="gramStart"/>
      <w:r w:rsidR="00F528D9" w:rsidRPr="00F402BD">
        <w:rPr>
          <w:rFonts w:ascii="Times New Roman" w:hAnsi="Times New Roman" w:cs="Times New Roman"/>
          <w:bCs/>
          <w:rPrChange w:id="146" w:author="Matt" w:date="2014-10-01T10:57:00Z">
            <w:rPr>
              <w:rFonts w:ascii="Times New Roman" w:hAnsi="Times New Roman" w:cs="Times New Roman"/>
              <w:bCs/>
            </w:rPr>
          </w:rPrChange>
        </w:rPr>
        <w:t>identified</w:t>
      </w:r>
      <w:proofErr w:type="gramEnd"/>
      <w:r w:rsidR="00F528D9" w:rsidRPr="00F402BD">
        <w:rPr>
          <w:rFonts w:ascii="Times New Roman" w:hAnsi="Times New Roman" w:cs="Times New Roman"/>
          <w:bCs/>
          <w:rPrChange w:id="147" w:author="Matt" w:date="2014-10-01T10:57:00Z">
            <w:rPr>
              <w:rFonts w:ascii="Times New Roman" w:hAnsi="Times New Roman" w:cs="Times New Roman"/>
              <w:bCs/>
            </w:rPr>
          </w:rPrChange>
        </w:rPr>
        <w:t xml:space="preserve"> and corrected numerous incorrect gene annotations in the draft model, improving our network’s accuracy</w:t>
      </w:r>
      <w:ins w:id="148" w:author="Matt" w:date="2014-10-01T10:51:00Z">
        <w:r w:rsidRPr="00F402BD">
          <w:rPr>
            <w:rFonts w:ascii="Times New Roman" w:hAnsi="Times New Roman" w:cs="Times New Roman"/>
            <w:bCs/>
          </w:rPr>
          <w:t>.</w:t>
        </w:r>
      </w:ins>
      <w:r w:rsidR="00F528D9" w:rsidRPr="00F402BD">
        <w:rPr>
          <w:rFonts w:ascii="Times New Roman" w:hAnsi="Times New Roman" w:cs="Times New Roman"/>
          <w:bCs/>
        </w:rPr>
        <w:t xml:space="preserve"> </w:t>
      </w:r>
      <w:del w:id="149" w:author="Matt" w:date="2014-10-01T10:51:00Z">
        <w:r w:rsidR="00F528D9" w:rsidRPr="00F402BD" w:rsidDel="007D787B">
          <w:rPr>
            <w:rFonts w:ascii="Times New Roman" w:hAnsi="Times New Roman" w:cs="Times New Roman"/>
            <w:bCs/>
          </w:rPr>
          <w:delText xml:space="preserve">while adding over 20% more genes to our model. </w:delText>
        </w:r>
      </w:del>
      <w:ins w:id="150" w:author="Matt" w:date="2014-10-01T10:51:00Z">
        <w:r w:rsidRPr="00F402BD">
          <w:rPr>
            <w:rFonts w:ascii="Times New Roman" w:hAnsi="Times New Roman" w:cs="Times New Roman"/>
            <w:bCs/>
          </w:rPr>
          <w:t xml:space="preserve"> These improvements have enabled us to </w:t>
        </w:r>
      </w:ins>
      <w:ins w:id="151" w:author="Matt" w:date="2014-10-01T10:50:00Z">
        <w:r w:rsidRPr="00F402BD">
          <w:rPr>
            <w:rFonts w:ascii="Times New Roman" w:hAnsi="Times New Roman" w:cs="Times New Roman"/>
            <w:bCs/>
          </w:rPr>
          <w:t>use</w:t>
        </w:r>
        <w:r w:rsidRPr="00F402BD">
          <w:rPr>
            <w:rFonts w:ascii="Times New Roman" w:hAnsi="Times New Roman" w:cs="Times New Roman"/>
            <w:bCs/>
          </w:rPr>
          <w:t xml:space="preserve"> our model to probe the question of </w:t>
        </w:r>
      </w:ins>
      <w:ins w:id="152" w:author="Matt" w:date="2014-10-01T10:53:00Z">
        <w:r w:rsidRPr="00F402BD">
          <w:rPr>
            <w:rFonts w:ascii="Times New Roman" w:hAnsi="Times New Roman" w:cs="Times New Roman"/>
            <w:bCs/>
          </w:rPr>
          <w:t xml:space="preserve">enzyme </w:t>
        </w:r>
      </w:ins>
      <w:ins w:id="153" w:author="Matt" w:date="2014-10-01T10:50:00Z">
        <w:r w:rsidRPr="00F402BD">
          <w:rPr>
            <w:rFonts w:ascii="Times New Roman" w:hAnsi="Times New Roman" w:cs="Times New Roman"/>
            <w:bCs/>
          </w:rPr>
          <w:t>ferredoxin specificity</w:t>
        </w:r>
      </w:ins>
      <w:ins w:id="154" w:author="Matt" w:date="2014-10-01T10:51:00Z">
        <w:r w:rsidRPr="00F402BD">
          <w:rPr>
            <w:rFonts w:ascii="Times New Roman" w:hAnsi="Times New Roman" w:cs="Times New Roman"/>
            <w:bCs/>
          </w:rPr>
          <w:t xml:space="preserve">, </w:t>
        </w:r>
      </w:ins>
      <w:ins w:id="155" w:author="Matt" w:date="2014-10-01T10:52:00Z">
        <w:r w:rsidRPr="00F402BD">
          <w:rPr>
            <w:rFonts w:ascii="Times New Roman" w:hAnsi="Times New Roman" w:cs="Times New Roman"/>
            <w:bCs/>
          </w:rPr>
          <w:t xml:space="preserve">an unresolved problem that could prove vital </w:t>
        </w:r>
      </w:ins>
      <w:ins w:id="156" w:author="Matt" w:date="2014-10-01T10:53:00Z">
        <w:r w:rsidRPr="00F402BD">
          <w:rPr>
            <w:rFonts w:ascii="Times New Roman" w:hAnsi="Times New Roman" w:cs="Times New Roman"/>
            <w:bCs/>
          </w:rPr>
          <w:t>in the quest to</w:t>
        </w:r>
      </w:ins>
      <w:ins w:id="157" w:author="Matt" w:date="2014-10-01T10:52:00Z">
        <w:r w:rsidRPr="00F402BD">
          <w:rPr>
            <w:rFonts w:ascii="Times New Roman" w:hAnsi="Times New Roman" w:cs="Times New Roman"/>
            <w:bCs/>
          </w:rPr>
          <w:t xml:space="preserve"> fully understand </w:t>
        </w:r>
        <w:r w:rsidRPr="00F402BD">
          <w:rPr>
            <w:rFonts w:ascii="Times New Roman" w:hAnsi="Times New Roman" w:cs="Times New Roman"/>
            <w:bCs/>
          </w:rPr>
          <w:t xml:space="preserve">the </w:t>
        </w:r>
        <w:r w:rsidRPr="00F402BD">
          <w:rPr>
            <w:rFonts w:ascii="Times New Roman" w:hAnsi="Times New Roman" w:cs="Times New Roman"/>
            <w:bCs/>
            <w:i/>
          </w:rPr>
          <w:t xml:space="preserve">M. maripaludis </w:t>
        </w:r>
        <w:r w:rsidRPr="00F402BD">
          <w:rPr>
            <w:rFonts w:ascii="Times New Roman" w:hAnsi="Times New Roman" w:cs="Times New Roman"/>
            <w:bCs/>
          </w:rPr>
          <w:t>electron transport chain</w:t>
        </w:r>
      </w:ins>
      <w:ins w:id="158" w:author="Matt" w:date="2014-10-01T10:53:00Z">
        <w:r w:rsidRPr="00F402BD">
          <w:rPr>
            <w:rFonts w:ascii="Times New Roman" w:hAnsi="Times New Roman" w:cs="Times New Roman"/>
            <w:bCs/>
          </w:rPr>
          <w:t xml:space="preserve">. As a result, </w:t>
        </w:r>
      </w:ins>
      <w:ins w:id="159" w:author="Matt" w:date="2014-10-01T10:54:00Z">
        <w:r w:rsidRPr="00F402BD">
          <w:rPr>
            <w:rFonts w:ascii="Times New Roman" w:hAnsi="Times New Roman" w:cs="Times New Roman"/>
            <w:bCs/>
          </w:rPr>
          <w:t>we are planning wet lab experiments</w:t>
        </w:r>
        <w:r w:rsidRPr="00F402BD">
          <w:t xml:space="preserve"> d</w:t>
        </w:r>
        <w:r w:rsidRPr="00F402BD">
          <w:rPr>
            <w:rFonts w:ascii="Times New Roman" w:hAnsi="Times New Roman" w:cs="Times New Roman"/>
            <w:bCs/>
          </w:rPr>
          <w:t xml:space="preserve">esigned to probe into the </w:t>
        </w:r>
        <w:proofErr w:type="spellStart"/>
        <w:r w:rsidRPr="00F402BD">
          <w:rPr>
            <w:rFonts w:ascii="Times New Roman" w:hAnsi="Times New Roman" w:cs="Times New Roman"/>
            <w:bCs/>
          </w:rPr>
          <w:t>interchangability</w:t>
        </w:r>
        <w:proofErr w:type="spellEnd"/>
        <w:r w:rsidRPr="00F402BD">
          <w:rPr>
            <w:rFonts w:ascii="Times New Roman" w:hAnsi="Times New Roman" w:cs="Times New Roman"/>
            <w:bCs/>
          </w:rPr>
          <w:t xml:space="preserve"> of ferredoxins and are using our model to predict the effects of different </w:t>
        </w:r>
        <w:r w:rsidRPr="00F402BD">
          <w:rPr>
            <w:rFonts w:ascii="Times New Roman" w:hAnsi="Times New Roman" w:cs="Times New Roman"/>
            <w:bCs/>
            <w:rPrChange w:id="160" w:author="Matt" w:date="2014-10-01T10:57:00Z">
              <w:rPr>
                <w:rFonts w:ascii="Times New Roman" w:hAnsi="Times New Roman" w:cs="Times New Roman"/>
                <w:bCs/>
              </w:rPr>
            </w:rPrChange>
          </w:rPr>
          <w:t>types of specificity.</w:t>
        </w:r>
      </w:ins>
    </w:p>
    <w:p w14:paraId="26DE5D91" w14:textId="6941C4ED" w:rsidR="006E49A2" w:rsidRPr="008342B4" w:rsidRDefault="00101B08" w:rsidP="00F528D9">
      <w:pPr>
        <w:ind w:firstLine="720"/>
        <w:jc w:val="both"/>
        <w:rPr>
          <w:rFonts w:ascii="Times New Roman" w:hAnsi="Times New Roman" w:cs="Times New Roman"/>
        </w:rPr>
      </w:pPr>
      <w:del w:id="161" w:author="Matt" w:date="2014-10-01T10:55:00Z">
        <w:r w:rsidRPr="00F402BD" w:rsidDel="007D787B">
          <w:rPr>
            <w:rFonts w:ascii="Times New Roman" w:hAnsi="Times New Roman" w:cs="Times New Roman"/>
            <w:rPrChange w:id="162" w:author="Matt" w:date="2014-10-01T10:57:00Z">
              <w:rPr>
                <w:rFonts w:ascii="Times New Roman" w:hAnsi="Times New Roman" w:cs="Times New Roman"/>
              </w:rPr>
            </w:rPrChange>
          </w:rPr>
          <w:delText>W</w:delText>
        </w:r>
        <w:r w:rsidR="00F528D9" w:rsidRPr="00F402BD" w:rsidDel="007D787B">
          <w:rPr>
            <w:rFonts w:ascii="Times New Roman" w:hAnsi="Times New Roman" w:cs="Times New Roman"/>
            <w:rPrChange w:id="163" w:author="Matt" w:date="2014-10-01T10:57:00Z">
              <w:rPr>
                <w:rFonts w:ascii="Times New Roman" w:hAnsi="Times New Roman" w:cs="Times New Roman"/>
              </w:rPr>
            </w:rPrChange>
          </w:rPr>
          <w:delText xml:space="preserve">e have </w:delText>
        </w:r>
        <w:r w:rsidR="00F528D9" w:rsidRPr="00F402BD" w:rsidDel="007D787B">
          <w:rPr>
            <w:rFonts w:ascii="Times New Roman" w:hAnsi="Times New Roman" w:cs="Times New Roman"/>
            <w:bCs/>
            <w:rPrChange w:id="164" w:author="Matt" w:date="2014-10-01T10:57:00Z">
              <w:rPr>
                <w:rFonts w:ascii="Times New Roman" w:hAnsi="Times New Roman" w:cs="Times New Roman"/>
                <w:bCs/>
              </w:rPr>
            </w:rPrChange>
          </w:rPr>
          <w:delText>curated the metabolic pathways for generation of precursor metabolites and energy fermentation, including glycolysis, methanogenesis, pentose phosphate pathways, chemoautotrophic energy metabolism and hydrogen production. We have altered the model to correct formate catabolism for methane production and add</w:delText>
        </w:r>
        <w:r w:rsidRPr="00F402BD" w:rsidDel="007D787B">
          <w:rPr>
            <w:rFonts w:ascii="Times New Roman" w:hAnsi="Times New Roman" w:cs="Times New Roman"/>
            <w:bCs/>
            <w:rPrChange w:id="165" w:author="Matt" w:date="2014-10-01T10:57:00Z">
              <w:rPr>
                <w:rFonts w:ascii="Times New Roman" w:hAnsi="Times New Roman" w:cs="Times New Roman"/>
                <w:bCs/>
              </w:rPr>
            </w:rPrChange>
          </w:rPr>
          <w:delText>ed</w:delText>
        </w:r>
        <w:r w:rsidR="00F528D9" w:rsidRPr="00F402BD" w:rsidDel="007D787B">
          <w:rPr>
            <w:rFonts w:ascii="Times New Roman" w:hAnsi="Times New Roman" w:cs="Times New Roman"/>
            <w:bCs/>
            <w:rPrChange w:id="166" w:author="Matt" w:date="2014-10-01T10:57:00Z">
              <w:rPr>
                <w:rFonts w:ascii="Times New Roman" w:hAnsi="Times New Roman" w:cs="Times New Roman"/>
                <w:bCs/>
              </w:rPr>
            </w:rPrChange>
          </w:rPr>
          <w:delText xml:space="preserve"> the acetate uptake pathway</w:delText>
        </w:r>
      </w:del>
      <w:r w:rsidR="00F528D9" w:rsidRPr="00F402BD">
        <w:rPr>
          <w:rFonts w:ascii="Times New Roman" w:hAnsi="Times New Roman" w:cs="Times New Roman"/>
          <w:bCs/>
          <w:rPrChange w:id="167" w:author="Matt" w:date="2014-10-01T10:57:00Z">
            <w:rPr>
              <w:rFonts w:ascii="Times New Roman" w:hAnsi="Times New Roman" w:cs="Times New Roman"/>
              <w:bCs/>
            </w:rPr>
          </w:rPrChange>
        </w:rPr>
        <w:t xml:space="preserve">. </w:t>
      </w:r>
      <w:moveFromRangeStart w:id="168" w:author="Matt" w:date="2014-10-01T10:55:00Z" w:name="move399924234"/>
      <w:moveFrom w:id="169" w:author="Matt" w:date="2014-10-01T10:55:00Z">
        <w:r w:rsidR="00F528D9" w:rsidRPr="00F402BD" w:rsidDel="007D787B">
          <w:rPr>
            <w:rFonts w:ascii="Times New Roman" w:hAnsi="Times New Roman" w:cs="Times New Roman"/>
            <w:bCs/>
            <w:rPrChange w:id="170" w:author="Matt" w:date="2014-10-01T10:57:00Z">
              <w:rPr>
                <w:rFonts w:ascii="Times New Roman" w:hAnsi="Times New Roman" w:cs="Times New Roman"/>
                <w:bCs/>
              </w:rPr>
            </w:rPrChange>
          </w:rPr>
          <w:t xml:space="preserve">In this case, databases such as BioCyc, KEGG, NCBI and Brenda are used, and much more accurate information is being drawn from the literature about the strain (Hendrickson et al., 2004, J Bacteriol, 186(20):6956-696 </w:t>
        </w:r>
        <w:r w:rsidRPr="00F402BD" w:rsidDel="007D787B">
          <w:rPr>
            <w:rFonts w:ascii="Times New Roman" w:hAnsi="Times New Roman" w:cs="Times New Roman"/>
            <w:bCs/>
            <w:rPrChange w:id="171" w:author="Matt" w:date="2014-10-01T10:57:00Z">
              <w:rPr>
                <w:rFonts w:ascii="Times New Roman" w:hAnsi="Times New Roman" w:cs="Times New Roman"/>
                <w:bCs/>
              </w:rPr>
            </w:rPrChange>
          </w:rPr>
          <w:t>&amp;</w:t>
        </w:r>
        <w:r w:rsidR="00F528D9" w:rsidRPr="00F402BD" w:rsidDel="007D787B">
          <w:rPr>
            <w:rFonts w:ascii="Times New Roman" w:hAnsi="Times New Roman" w:cs="Times New Roman"/>
            <w:bCs/>
            <w:rPrChange w:id="172" w:author="Matt" w:date="2014-10-01T10:57:00Z">
              <w:rPr>
                <w:rFonts w:ascii="Times New Roman" w:hAnsi="Times New Roman" w:cs="Times New Roman"/>
                <w:bCs/>
              </w:rPr>
            </w:rPrChange>
          </w:rPr>
          <w:t xml:space="preserve"> Hendrickson et al., 2007, PNAS 104(21):8930-4). </w:t>
        </w:r>
      </w:moveFrom>
      <w:moveFromRangeEnd w:id="168"/>
      <w:ins w:id="173" w:author="Matt" w:date="2014-10-01T10:56:00Z">
        <w:r w:rsidR="00F402BD" w:rsidRPr="00F402BD">
          <w:rPr>
            <w:rFonts w:ascii="Times New Roman" w:hAnsi="Times New Roman" w:cs="Times New Roman"/>
            <w:bCs/>
            <w:rPrChange w:id="174" w:author="Matt" w:date="2014-10-01T10:57:00Z">
              <w:rPr>
                <w:rFonts w:ascii="Times New Roman" w:hAnsi="Times New Roman" w:cs="Times New Roman"/>
                <w:bCs/>
              </w:rPr>
            </w:rPrChange>
          </w:rPr>
          <w:t xml:space="preserve">With a growing confidence in </w:t>
        </w:r>
      </w:ins>
      <w:ins w:id="175" w:author="Matt" w:date="2014-10-01T10:55:00Z">
        <w:r w:rsidR="007D787B" w:rsidRPr="00F402BD">
          <w:rPr>
            <w:rFonts w:ascii="Times New Roman" w:hAnsi="Times New Roman" w:cs="Times New Roman"/>
            <w:bCs/>
            <w:rPrChange w:id="176" w:author="Matt" w:date="2014-10-01T10:57:00Z">
              <w:rPr>
                <w:rFonts w:ascii="Times New Roman" w:hAnsi="Times New Roman" w:cs="Times New Roman"/>
                <w:bCs/>
              </w:rPr>
            </w:rPrChange>
          </w:rPr>
          <w:t>our ability to generate reasonable growth</w:t>
        </w:r>
      </w:ins>
      <w:ins w:id="177" w:author="Matt" w:date="2014-10-01T10:56:00Z">
        <w:r w:rsidR="00F402BD" w:rsidRPr="00F402BD">
          <w:rPr>
            <w:rFonts w:ascii="Times New Roman" w:hAnsi="Times New Roman" w:cs="Times New Roman"/>
            <w:bCs/>
            <w:rPrChange w:id="178" w:author="Matt" w:date="2014-10-01T10:57:00Z">
              <w:rPr>
                <w:rFonts w:ascii="Times New Roman" w:hAnsi="Times New Roman" w:cs="Times New Roman"/>
                <w:bCs/>
              </w:rPr>
            </w:rPrChange>
          </w:rPr>
          <w:t xml:space="preserve"> and product</w:t>
        </w:r>
      </w:ins>
      <w:ins w:id="179" w:author="Matt" w:date="2014-10-01T10:55:00Z">
        <w:r w:rsidR="007D787B" w:rsidRPr="00F402BD">
          <w:rPr>
            <w:rFonts w:ascii="Times New Roman" w:hAnsi="Times New Roman" w:cs="Times New Roman"/>
            <w:bCs/>
            <w:rPrChange w:id="180" w:author="Matt" w:date="2014-10-01T10:57:00Z">
              <w:rPr>
                <w:rFonts w:ascii="Times New Roman" w:hAnsi="Times New Roman" w:cs="Times New Roman"/>
                <w:bCs/>
              </w:rPr>
            </w:rPrChange>
          </w:rPr>
          <w:t xml:space="preserve"> yield</w:t>
        </w:r>
      </w:ins>
      <w:ins w:id="181" w:author="Matt" w:date="2014-10-01T10:56:00Z">
        <w:r w:rsidR="00F402BD" w:rsidRPr="00F402BD">
          <w:rPr>
            <w:rFonts w:ascii="Times New Roman" w:hAnsi="Times New Roman" w:cs="Times New Roman"/>
            <w:bCs/>
            <w:rPrChange w:id="182" w:author="Matt" w:date="2014-10-01T10:57:00Z">
              <w:rPr>
                <w:rFonts w:ascii="Times New Roman" w:hAnsi="Times New Roman" w:cs="Times New Roman"/>
                <w:bCs/>
              </w:rPr>
            </w:rPrChange>
          </w:rPr>
          <w:t>s</w:t>
        </w:r>
      </w:ins>
      <w:ins w:id="183" w:author="Matt" w:date="2014-10-01T10:55:00Z">
        <w:r w:rsidR="007D787B" w:rsidRPr="00F402BD">
          <w:rPr>
            <w:rFonts w:ascii="Times New Roman" w:hAnsi="Times New Roman" w:cs="Times New Roman"/>
            <w:bCs/>
            <w:rPrChange w:id="184" w:author="Matt" w:date="2014-10-01T10:57:00Z">
              <w:rPr>
                <w:rFonts w:ascii="Times New Roman" w:hAnsi="Times New Roman" w:cs="Times New Roman"/>
                <w:bCs/>
              </w:rPr>
            </w:rPrChange>
          </w:rPr>
          <w:t xml:space="preserve">, we are moving to the final phase of model refinement wherein we evaluate model performance on wet </w:t>
        </w:r>
        <w:r w:rsidR="007D787B" w:rsidRPr="00F402BD">
          <w:rPr>
            <w:rFonts w:ascii="Times New Roman" w:hAnsi="Times New Roman" w:cs="Times New Roman"/>
            <w:bCs/>
            <w:rPrChange w:id="185" w:author="Matt" w:date="2014-10-01T10:57:00Z">
              <w:rPr>
                <w:rFonts w:ascii="Times New Roman" w:hAnsi="Times New Roman" w:cs="Times New Roman"/>
                <w:bCs/>
              </w:rPr>
            </w:rPrChange>
          </w:rPr>
          <w:lastRenderedPageBreak/>
          <w:t xml:space="preserve">lab data. We </w:t>
        </w:r>
      </w:ins>
      <w:ins w:id="186" w:author="Matt" w:date="2014-10-01T10:56:00Z">
        <w:r w:rsidR="00F402BD" w:rsidRPr="00F402BD">
          <w:rPr>
            <w:rFonts w:ascii="Times New Roman" w:hAnsi="Times New Roman" w:cs="Times New Roman"/>
            <w:bCs/>
            <w:rPrChange w:id="187" w:author="Matt" w:date="2014-10-01T10:57:00Z">
              <w:rPr>
                <w:rFonts w:ascii="Times New Roman" w:hAnsi="Times New Roman" w:cs="Times New Roman"/>
                <w:bCs/>
              </w:rPr>
            </w:rPrChange>
          </w:rPr>
          <w:t>are in the process of beginning experiments</w:t>
        </w:r>
      </w:ins>
      <w:ins w:id="188" w:author="Matt" w:date="2014-10-01T10:55:00Z">
        <w:r w:rsidR="007D787B" w:rsidRPr="00F402BD">
          <w:rPr>
            <w:rFonts w:ascii="Times New Roman" w:hAnsi="Times New Roman" w:cs="Times New Roman"/>
            <w:bCs/>
            <w:rPrChange w:id="189" w:author="Matt" w:date="2014-10-01T10:57:00Z">
              <w:rPr>
                <w:rFonts w:ascii="Times New Roman" w:hAnsi="Times New Roman" w:cs="Times New Roman"/>
                <w:bCs/>
              </w:rPr>
            </w:rPrChange>
          </w:rPr>
          <w:t xml:space="preserve"> with the Leigh group to gather yield, gene essentiality, and metabolomics data to validate our model. </w:t>
        </w:r>
      </w:ins>
      <w:r w:rsidR="00F528D9" w:rsidRPr="00F402BD">
        <w:rPr>
          <w:rFonts w:ascii="Times New Roman" w:hAnsi="Times New Roman" w:cs="Times New Roman"/>
          <w:rPrChange w:id="190" w:author="Matt" w:date="2014-10-01T10:57:00Z">
            <w:rPr>
              <w:rFonts w:ascii="Times New Roman" w:hAnsi="Times New Roman" w:cs="Times New Roman"/>
            </w:rPr>
          </w:rPrChange>
        </w:rPr>
        <w:t xml:space="preserve">Once the </w:t>
      </w:r>
      <w:r w:rsidRPr="00F402BD">
        <w:rPr>
          <w:rFonts w:ascii="Times New Roman" w:hAnsi="Times New Roman" w:cs="Times New Roman"/>
          <w:rPrChange w:id="191" w:author="Matt" w:date="2014-10-01T10:57:00Z">
            <w:rPr>
              <w:rFonts w:ascii="Times New Roman" w:hAnsi="Times New Roman" w:cs="Times New Roman"/>
            </w:rPr>
          </w:rPrChange>
        </w:rPr>
        <w:t xml:space="preserve">network </w:t>
      </w:r>
      <w:r w:rsidR="00F528D9" w:rsidRPr="00F402BD">
        <w:rPr>
          <w:rFonts w:ascii="Times New Roman" w:hAnsi="Times New Roman" w:cs="Times New Roman"/>
          <w:rPrChange w:id="192" w:author="Matt" w:date="2014-10-01T10:57:00Z">
            <w:rPr>
              <w:rFonts w:ascii="Times New Roman" w:hAnsi="Times New Roman" w:cs="Times New Roman"/>
            </w:rPr>
          </w:rPrChange>
        </w:rPr>
        <w:t>quality is sufficient, we will perform simulations to aid strain design efforts</w:t>
      </w:r>
      <w:r w:rsidR="00F528D9" w:rsidRPr="00F402BD">
        <w:rPr>
          <w:rFonts w:ascii="Times New Roman" w:hAnsi="Times New Roman" w:cs="Times New Roman"/>
          <w:b/>
          <w:rPrChange w:id="193" w:author="Matt" w:date="2014-10-01T10:57:00Z">
            <w:rPr>
              <w:rFonts w:ascii="Times New Roman" w:hAnsi="Times New Roman" w:cs="Times New Roman"/>
              <w:b/>
            </w:rPr>
          </w:rPrChange>
        </w:rPr>
        <w:t xml:space="preserve">. </w:t>
      </w:r>
      <w:r w:rsidR="00F528D9" w:rsidRPr="00F402BD">
        <w:rPr>
          <w:rFonts w:ascii="Times New Roman" w:hAnsi="Times New Roman" w:cs="Times New Roman"/>
          <w:rPrChange w:id="194" w:author="Matt" w:date="2014-10-01T10:57:00Z">
            <w:rPr>
              <w:rFonts w:ascii="Times New Roman" w:hAnsi="Times New Roman" w:cs="Times New Roman"/>
            </w:rPr>
          </w:rPrChange>
        </w:rPr>
        <w:t>The curation confirms that the</w:t>
      </w:r>
      <w:r w:rsidR="00F528D9" w:rsidRPr="00F402BD">
        <w:rPr>
          <w:rFonts w:ascii="Times New Roman" w:hAnsi="Times New Roman" w:cs="Times New Roman"/>
          <w:b/>
          <w:bCs/>
          <w:rPrChange w:id="195" w:author="Matt" w:date="2014-10-01T10:57:00Z">
            <w:rPr>
              <w:rFonts w:ascii="Times New Roman" w:hAnsi="Times New Roman" w:cs="Times New Roman"/>
              <w:b/>
              <w:bCs/>
            </w:rPr>
          </w:rPrChange>
        </w:rPr>
        <w:t xml:space="preserve"> </w:t>
      </w:r>
      <w:r w:rsidR="00F528D9" w:rsidRPr="00F402BD">
        <w:rPr>
          <w:rFonts w:ascii="Times New Roman" w:hAnsi="Times New Roman" w:cs="Times New Roman"/>
          <w:rPrChange w:id="196" w:author="Matt" w:date="2014-10-01T10:57:00Z">
            <w:rPr>
              <w:rFonts w:ascii="Times New Roman" w:hAnsi="Times New Roman" w:cs="Times New Roman"/>
            </w:rPr>
          </w:rPrChange>
        </w:rPr>
        <w:t>methanogenesis pathway</w:t>
      </w:r>
      <w:r w:rsidRPr="00F402BD">
        <w:rPr>
          <w:rFonts w:ascii="Times New Roman" w:hAnsi="Times New Roman" w:cs="Times New Roman"/>
          <w:rPrChange w:id="197" w:author="Matt" w:date="2014-10-01T10:57:00Z">
            <w:rPr>
              <w:rFonts w:ascii="Times New Roman" w:hAnsi="Times New Roman" w:cs="Times New Roman"/>
            </w:rPr>
          </w:rPrChange>
        </w:rPr>
        <w:t xml:space="preserve"> is a key point</w:t>
      </w:r>
      <w:r w:rsidR="00F528D9" w:rsidRPr="00F402BD">
        <w:rPr>
          <w:rFonts w:ascii="Times New Roman" w:hAnsi="Times New Roman" w:cs="Times New Roman"/>
          <w:rPrChange w:id="198" w:author="Matt" w:date="2014-10-01T10:57:00Z">
            <w:rPr>
              <w:rFonts w:ascii="Times New Roman" w:hAnsi="Times New Roman" w:cs="Times New Roman"/>
            </w:rPr>
          </w:rPrChange>
        </w:rPr>
        <w:t xml:space="preserve"> not only to methane production, but also to the growth and survival of the strain as part of the core carbon metabolism.</w:t>
      </w:r>
      <w:r w:rsidR="00F528D9" w:rsidRPr="008342B4">
        <w:rPr>
          <w:rFonts w:ascii="Times New Roman" w:hAnsi="Times New Roman" w:cs="Times New Roman"/>
        </w:rPr>
        <w:t xml:space="preserve"> </w:t>
      </w:r>
      <w:r w:rsidR="006E49A2" w:rsidRPr="008342B4">
        <w:rPr>
          <w:rFonts w:ascii="Times New Roman" w:hAnsi="Times New Roman" w:cs="Times New Roman"/>
        </w:rPr>
        <w:t xml:space="preserve"> </w:t>
      </w:r>
    </w:p>
    <w:p w14:paraId="49A764B9" w14:textId="77777777" w:rsidR="006E49A2" w:rsidRPr="008342B4" w:rsidRDefault="006E49A2" w:rsidP="00510F78">
      <w:pPr>
        <w:rPr>
          <w:rFonts w:ascii="Times New Roman" w:hAnsi="Times New Roman" w:cs="Times New Roman"/>
        </w:rPr>
      </w:pPr>
    </w:p>
    <w:p w14:paraId="7FD49619" w14:textId="38CAB1FD" w:rsidR="00A07024" w:rsidRPr="008342B4" w:rsidRDefault="00A07024" w:rsidP="00A07024">
      <w:pPr>
        <w:rPr>
          <w:rFonts w:ascii="Times New Roman" w:hAnsi="Times New Roman" w:cs="Times New Roman"/>
          <w:b/>
        </w:rPr>
      </w:pPr>
      <w:r w:rsidRPr="008342B4">
        <w:rPr>
          <w:rFonts w:ascii="Times New Roman" w:hAnsi="Times New Roman" w:cs="Times New Roman"/>
          <w:b/>
        </w:rPr>
        <w:t xml:space="preserve">Milestones 3.1- 3.2: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5238"/>
      </w:tblGrid>
      <w:tr w:rsidR="00D20289" w:rsidRPr="008342B4" w14:paraId="45B61513" w14:textId="77777777" w:rsidTr="00101B08">
        <w:tc>
          <w:tcPr>
            <w:tcW w:w="4338" w:type="dxa"/>
          </w:tcPr>
          <w:p w14:paraId="7C56566A" w14:textId="69E33F56" w:rsidR="00101B08" w:rsidRPr="008342B4" w:rsidRDefault="00101B08" w:rsidP="002F5CDF">
            <w:pPr>
              <w:jc w:val="both"/>
              <w:rPr>
                <w:rFonts w:ascii="Times New Roman" w:hAnsi="Times New Roman" w:cs="Times New Roman"/>
                <w:sz w:val="24"/>
                <w:szCs w:val="24"/>
              </w:rPr>
            </w:pPr>
            <w:r w:rsidRPr="008342B4">
              <w:rPr>
                <w:rFonts w:ascii="Times New Roman" w:hAnsi="Times New Roman" w:cs="Times New Roman"/>
                <w:sz w:val="24"/>
                <w:szCs w:val="24"/>
              </w:rPr>
              <w:t xml:space="preserve">We have optimized conditions for small-scale growth of the host strain </w:t>
            </w:r>
            <w:r w:rsidRPr="008342B4">
              <w:rPr>
                <w:rFonts w:ascii="Times New Roman" w:hAnsi="Times New Roman" w:cs="Times New Roman"/>
                <w:i/>
                <w:sz w:val="24"/>
                <w:szCs w:val="24"/>
              </w:rPr>
              <w:t>M. maripaludis</w:t>
            </w:r>
            <w:r w:rsidRPr="008342B4">
              <w:rPr>
                <w:rFonts w:ascii="Times New Roman" w:hAnsi="Times New Roman" w:cs="Times New Roman"/>
                <w:sz w:val="24"/>
                <w:szCs w:val="24"/>
              </w:rPr>
              <w:t xml:space="preserve">, containing the </w:t>
            </w:r>
            <w:proofErr w:type="spellStart"/>
            <w:r w:rsidRPr="008342B4">
              <w:rPr>
                <w:rFonts w:ascii="Times New Roman" w:hAnsi="Times New Roman" w:cs="Times New Roman"/>
                <w:sz w:val="24"/>
                <w:szCs w:val="24"/>
              </w:rPr>
              <w:t>heterologously</w:t>
            </w:r>
            <w:proofErr w:type="spellEnd"/>
            <w:r w:rsidRPr="008342B4">
              <w:rPr>
                <w:rFonts w:ascii="Times New Roman" w:hAnsi="Times New Roman" w:cs="Times New Roman"/>
                <w:sz w:val="24"/>
                <w:szCs w:val="24"/>
              </w:rPr>
              <w:t xml:space="preserve"> expressed proteins from </w:t>
            </w:r>
            <w:r w:rsidRPr="008342B4">
              <w:rPr>
                <w:rFonts w:ascii="Times New Roman" w:hAnsi="Times New Roman" w:cs="Times New Roman"/>
                <w:i/>
                <w:sz w:val="24"/>
                <w:szCs w:val="24"/>
              </w:rPr>
              <w:t xml:space="preserve">M. </w:t>
            </w:r>
            <w:proofErr w:type="spellStart"/>
            <w:r w:rsidRPr="008342B4">
              <w:rPr>
                <w:rFonts w:ascii="Times New Roman" w:hAnsi="Times New Roman" w:cs="Times New Roman"/>
                <w:i/>
                <w:sz w:val="24"/>
                <w:szCs w:val="24"/>
              </w:rPr>
              <w:t>marburgensis</w:t>
            </w:r>
            <w:proofErr w:type="spellEnd"/>
            <w:r w:rsidRPr="008342B4">
              <w:rPr>
                <w:rFonts w:ascii="Times New Roman" w:hAnsi="Times New Roman" w:cs="Times New Roman"/>
                <w:sz w:val="24"/>
                <w:szCs w:val="24"/>
              </w:rPr>
              <w:t xml:space="preserve"> and the two ANME strains. We are now optimizing for large-scale growth at the 10L scale in order to determine endogenous activities of MCR, HDR and </w:t>
            </w:r>
            <w:proofErr w:type="spellStart"/>
            <w:r w:rsidRPr="008342B4">
              <w:rPr>
                <w:rFonts w:ascii="Times New Roman" w:hAnsi="Times New Roman" w:cs="Times New Roman"/>
                <w:sz w:val="24"/>
                <w:szCs w:val="24"/>
              </w:rPr>
              <w:t>methyltransferase</w:t>
            </w:r>
            <w:proofErr w:type="spellEnd"/>
            <w:r w:rsidRPr="008342B4">
              <w:rPr>
                <w:rFonts w:ascii="Times New Roman" w:hAnsi="Times New Roman" w:cs="Times New Roman"/>
                <w:sz w:val="24"/>
                <w:szCs w:val="24"/>
              </w:rPr>
              <w:t xml:space="preserve"> in </w:t>
            </w:r>
            <w:r w:rsidRPr="008342B4">
              <w:rPr>
                <w:rFonts w:ascii="Times New Roman" w:hAnsi="Times New Roman" w:cs="Times New Roman"/>
                <w:i/>
                <w:sz w:val="24"/>
                <w:szCs w:val="24"/>
              </w:rPr>
              <w:t>M. maripaludis</w:t>
            </w:r>
            <w:r w:rsidRPr="008342B4">
              <w:rPr>
                <w:rFonts w:ascii="Times New Roman" w:hAnsi="Times New Roman" w:cs="Times New Roman"/>
                <w:sz w:val="24"/>
                <w:szCs w:val="24"/>
              </w:rPr>
              <w:t xml:space="preserve"> and to devise/revise conditions for activation of the proteins. </w:t>
            </w:r>
          </w:p>
        </w:tc>
        <w:tc>
          <w:tcPr>
            <w:tcW w:w="5238" w:type="dxa"/>
          </w:tcPr>
          <w:p w14:paraId="4777B30A" w14:textId="77777777" w:rsidR="00D20289" w:rsidRPr="008342B4" w:rsidRDefault="00D20289" w:rsidP="00A07024">
            <w:pPr>
              <w:rPr>
                <w:rFonts w:ascii="Times New Roman" w:hAnsi="Times New Roman" w:cs="Times New Roman"/>
                <w:sz w:val="24"/>
                <w:szCs w:val="24"/>
              </w:rPr>
            </w:pPr>
            <w:r w:rsidRPr="008342B4">
              <w:rPr>
                <w:rFonts w:ascii="Times New Roman" w:hAnsi="Times New Roman" w:cs="Times New Roman"/>
                <w:noProof/>
              </w:rPr>
              <w:drawing>
                <wp:inline distT="0" distB="0" distL="0" distR="0" wp14:anchorId="1736A36A" wp14:editId="29DDDA67">
                  <wp:extent cx="3180127" cy="1562813"/>
                  <wp:effectExtent l="0" t="0" r="0" b="12065"/>
                  <wp:docPr id="3" name="Picture 3" descr="Macintosh HD:Users:sragsdal:Desktop:DARWIN MacBookPro:Grants:ARPA-E Methane oxidation:Quarterly Reports:second quarter:FIrst half rxn_MCR_CH4Ox.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ragsdal:Desktop:DARWIN MacBookPro:Grants:ARPA-E Methane oxidation:Quarterly Reports:second quarter:FIrst half rxn_MCR_CH4Ox.tif"/>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81346" cy="1563412"/>
                          </a:xfrm>
                          <a:prstGeom prst="rect">
                            <a:avLst/>
                          </a:prstGeom>
                          <a:noFill/>
                          <a:ln>
                            <a:noFill/>
                          </a:ln>
                        </pic:spPr>
                      </pic:pic>
                    </a:graphicData>
                  </a:graphic>
                </wp:inline>
              </w:drawing>
            </w:r>
          </w:p>
          <w:p w14:paraId="173E2249" w14:textId="70EDB26F" w:rsidR="00101B08" w:rsidRPr="00255BA6" w:rsidRDefault="00101B08" w:rsidP="002F5CDF">
            <w:pPr>
              <w:rPr>
                <w:rFonts w:ascii="Times New Roman" w:hAnsi="Times New Roman" w:cs="Times New Roman"/>
              </w:rPr>
            </w:pPr>
            <w:r w:rsidRPr="00255BA6">
              <w:rPr>
                <w:rFonts w:ascii="Times New Roman" w:hAnsi="Times New Roman" w:cs="Times New Roman"/>
              </w:rPr>
              <w:t xml:space="preserve">Fig 3. Single turnover </w:t>
            </w:r>
            <w:r w:rsidR="002F5CDF" w:rsidRPr="00255BA6">
              <w:rPr>
                <w:rFonts w:ascii="Times New Roman" w:hAnsi="Times New Roman" w:cs="Times New Roman"/>
              </w:rPr>
              <w:t>kinetics</w:t>
            </w:r>
            <w:r w:rsidRPr="00255BA6">
              <w:rPr>
                <w:rFonts w:ascii="Times New Roman" w:hAnsi="Times New Roman" w:cs="Times New Roman"/>
              </w:rPr>
              <w:t xml:space="preserve"> </w:t>
            </w:r>
            <w:r w:rsidR="002F5CDF" w:rsidRPr="00255BA6">
              <w:rPr>
                <w:rFonts w:ascii="Times New Roman" w:hAnsi="Times New Roman" w:cs="Times New Roman"/>
              </w:rPr>
              <w:t xml:space="preserve">– methane </w:t>
            </w:r>
            <w:r w:rsidRPr="00255BA6">
              <w:rPr>
                <w:rFonts w:ascii="Times New Roman" w:hAnsi="Times New Roman" w:cs="Times New Roman"/>
              </w:rPr>
              <w:t>oxidation</w:t>
            </w:r>
          </w:p>
        </w:tc>
      </w:tr>
    </w:tbl>
    <w:p w14:paraId="65D05D90" w14:textId="04F24F87" w:rsidR="00A07024" w:rsidRPr="008342B4" w:rsidRDefault="004E09E6" w:rsidP="003C144A">
      <w:pPr>
        <w:ind w:firstLine="720"/>
        <w:rPr>
          <w:rFonts w:ascii="Times New Roman" w:hAnsi="Times New Roman" w:cs="Times New Roman"/>
        </w:rPr>
      </w:pPr>
      <w:r w:rsidRPr="008342B4">
        <w:rPr>
          <w:rFonts w:ascii="Times New Roman" w:hAnsi="Times New Roman" w:cs="Times New Roman"/>
        </w:rPr>
        <w:t xml:space="preserve">We have synthesized large quantities of the substrates, Coenzyme B and the heterodisulfide </w:t>
      </w:r>
      <w:proofErr w:type="spellStart"/>
      <w:r w:rsidRPr="008342B4">
        <w:rPr>
          <w:rFonts w:ascii="Times New Roman" w:hAnsi="Times New Roman" w:cs="Times New Roman"/>
        </w:rPr>
        <w:t>CoB</w:t>
      </w:r>
      <w:proofErr w:type="spellEnd"/>
      <w:r w:rsidRPr="008342B4">
        <w:rPr>
          <w:rFonts w:ascii="Times New Roman" w:hAnsi="Times New Roman" w:cs="Times New Roman"/>
        </w:rPr>
        <w:t>-SS-</w:t>
      </w:r>
      <w:proofErr w:type="spellStart"/>
      <w:r w:rsidRPr="008342B4">
        <w:rPr>
          <w:rFonts w:ascii="Times New Roman" w:hAnsi="Times New Roman" w:cs="Times New Roman"/>
        </w:rPr>
        <w:t>CoM</w:t>
      </w:r>
      <w:proofErr w:type="spellEnd"/>
      <w:r w:rsidRPr="008342B4">
        <w:rPr>
          <w:rFonts w:ascii="Times New Roman" w:hAnsi="Times New Roman" w:cs="Times New Roman"/>
        </w:rPr>
        <w:t xml:space="preserve"> to assay both MCR and HDR. In the reverse direction, MCR is assayed using </w:t>
      </w:r>
      <w:proofErr w:type="spellStart"/>
      <w:r w:rsidRPr="008342B4">
        <w:rPr>
          <w:rFonts w:ascii="Times New Roman" w:hAnsi="Times New Roman" w:cs="Times New Roman"/>
        </w:rPr>
        <w:t>CoB</w:t>
      </w:r>
      <w:proofErr w:type="spellEnd"/>
      <w:r w:rsidRPr="008342B4">
        <w:rPr>
          <w:rFonts w:ascii="Times New Roman" w:hAnsi="Times New Roman" w:cs="Times New Roman"/>
        </w:rPr>
        <w:t>-SS-</w:t>
      </w:r>
      <w:proofErr w:type="spellStart"/>
      <w:r w:rsidRPr="008342B4">
        <w:rPr>
          <w:rFonts w:ascii="Times New Roman" w:hAnsi="Times New Roman" w:cs="Times New Roman"/>
        </w:rPr>
        <w:t>CoM</w:t>
      </w:r>
      <w:proofErr w:type="spellEnd"/>
      <w:r w:rsidRPr="008342B4">
        <w:rPr>
          <w:rFonts w:ascii="Times New Roman" w:hAnsi="Times New Roman" w:cs="Times New Roman"/>
        </w:rPr>
        <w:t xml:space="preserve"> and methane as substrates. We </w:t>
      </w:r>
      <w:r w:rsidR="002D5E36" w:rsidRPr="008342B4">
        <w:rPr>
          <w:rFonts w:ascii="Times New Roman" w:hAnsi="Times New Roman" w:cs="Times New Roman"/>
        </w:rPr>
        <w:t>have</w:t>
      </w:r>
      <w:r w:rsidRPr="008342B4">
        <w:rPr>
          <w:rFonts w:ascii="Times New Roman" w:hAnsi="Times New Roman" w:cs="Times New Roman"/>
        </w:rPr>
        <w:t xml:space="preserve"> optimized the conditions for activating the </w:t>
      </w:r>
      <w:r w:rsidR="002D5E36" w:rsidRPr="008342B4">
        <w:rPr>
          <w:rFonts w:ascii="Times New Roman" w:hAnsi="Times New Roman" w:cs="Times New Roman"/>
          <w:i/>
        </w:rPr>
        <w:t xml:space="preserve">M. </w:t>
      </w:r>
      <w:proofErr w:type="spellStart"/>
      <w:r w:rsidR="002D5E36" w:rsidRPr="008342B4">
        <w:rPr>
          <w:rFonts w:ascii="Times New Roman" w:hAnsi="Times New Roman" w:cs="Times New Roman"/>
          <w:i/>
        </w:rPr>
        <w:t>marburgensis</w:t>
      </w:r>
      <w:proofErr w:type="spellEnd"/>
      <w:r w:rsidR="002D5E36" w:rsidRPr="008342B4">
        <w:rPr>
          <w:rFonts w:ascii="Times New Roman" w:hAnsi="Times New Roman" w:cs="Times New Roman"/>
        </w:rPr>
        <w:t xml:space="preserve"> </w:t>
      </w:r>
      <w:r w:rsidRPr="008342B4">
        <w:rPr>
          <w:rFonts w:ascii="Times New Roman" w:hAnsi="Times New Roman" w:cs="Times New Roman"/>
        </w:rPr>
        <w:t xml:space="preserve">enzyme and for measuring its activity </w:t>
      </w:r>
      <w:r w:rsidR="002D5E36" w:rsidRPr="008342B4">
        <w:rPr>
          <w:rFonts w:ascii="Times New Roman" w:hAnsi="Times New Roman" w:cs="Times New Roman"/>
        </w:rPr>
        <w:t>in the methane synthesis direction</w:t>
      </w:r>
      <w:r w:rsidR="002800BB" w:rsidRPr="008342B4">
        <w:rPr>
          <w:rFonts w:ascii="Times New Roman" w:hAnsi="Times New Roman" w:cs="Times New Roman"/>
        </w:rPr>
        <w:t xml:space="preserve">. We </w:t>
      </w:r>
      <w:r w:rsidR="002D5E36" w:rsidRPr="008342B4">
        <w:rPr>
          <w:rFonts w:ascii="Times New Roman" w:hAnsi="Times New Roman" w:cs="Times New Roman"/>
        </w:rPr>
        <w:t xml:space="preserve">currently are </w:t>
      </w:r>
      <w:r w:rsidR="002800BB" w:rsidRPr="008342B4">
        <w:rPr>
          <w:rFonts w:ascii="Times New Roman" w:hAnsi="Times New Roman" w:cs="Times New Roman"/>
        </w:rPr>
        <w:t xml:space="preserve">measuring the reverse reaction by </w:t>
      </w:r>
      <w:proofErr w:type="spellStart"/>
      <w:r w:rsidR="002800BB" w:rsidRPr="008342B4">
        <w:rPr>
          <w:rFonts w:ascii="Times New Roman" w:hAnsi="Times New Roman" w:cs="Times New Roman"/>
        </w:rPr>
        <w:t>spectroscopically</w:t>
      </w:r>
      <w:proofErr w:type="spellEnd"/>
      <w:r w:rsidR="002800BB" w:rsidRPr="008342B4">
        <w:rPr>
          <w:rFonts w:ascii="Times New Roman" w:hAnsi="Times New Roman" w:cs="Times New Roman"/>
        </w:rPr>
        <w:t xml:space="preserve"> measuring conversion of the active Ni(I) enzyme to the Ni(II)/Ni(III) state in the presence of </w:t>
      </w:r>
      <w:proofErr w:type="spellStart"/>
      <w:r w:rsidR="002800BB" w:rsidRPr="008342B4">
        <w:rPr>
          <w:rFonts w:ascii="Times New Roman" w:hAnsi="Times New Roman" w:cs="Times New Roman"/>
        </w:rPr>
        <w:t>CoB</w:t>
      </w:r>
      <w:proofErr w:type="spellEnd"/>
      <w:r w:rsidR="002800BB" w:rsidRPr="008342B4">
        <w:rPr>
          <w:rFonts w:ascii="Times New Roman" w:hAnsi="Times New Roman" w:cs="Times New Roman"/>
        </w:rPr>
        <w:t>-SS-</w:t>
      </w:r>
      <w:proofErr w:type="spellStart"/>
      <w:r w:rsidR="002800BB" w:rsidRPr="008342B4">
        <w:rPr>
          <w:rFonts w:ascii="Times New Roman" w:hAnsi="Times New Roman" w:cs="Times New Roman"/>
        </w:rPr>
        <w:t>CoM</w:t>
      </w:r>
      <w:proofErr w:type="spellEnd"/>
      <w:r w:rsidR="002800BB" w:rsidRPr="008342B4">
        <w:rPr>
          <w:rFonts w:ascii="Times New Roman" w:hAnsi="Times New Roman" w:cs="Times New Roman"/>
        </w:rPr>
        <w:t xml:space="preserve"> </w:t>
      </w:r>
      <w:r w:rsidR="002D5E36" w:rsidRPr="008342B4">
        <w:rPr>
          <w:rFonts w:ascii="Times New Roman" w:hAnsi="Times New Roman" w:cs="Times New Roman"/>
        </w:rPr>
        <w:t>±</w:t>
      </w:r>
      <w:r w:rsidR="002800BB" w:rsidRPr="008342B4">
        <w:rPr>
          <w:rFonts w:ascii="Times New Roman" w:hAnsi="Times New Roman" w:cs="Times New Roman"/>
        </w:rPr>
        <w:t xml:space="preserve"> methane so that we can compare the </w:t>
      </w:r>
      <w:r w:rsidR="00B346C0" w:rsidRPr="008342B4">
        <w:rPr>
          <w:rFonts w:ascii="Times New Roman" w:hAnsi="Times New Roman" w:cs="Times New Roman"/>
        </w:rPr>
        <w:t xml:space="preserve">activities of the </w:t>
      </w:r>
      <w:r w:rsidR="002800BB" w:rsidRPr="008342B4">
        <w:rPr>
          <w:rFonts w:ascii="Times New Roman" w:hAnsi="Times New Roman" w:cs="Times New Roman"/>
        </w:rPr>
        <w:t xml:space="preserve">two classes of MCRs (ANME and the methane producing enzyme). </w:t>
      </w:r>
    </w:p>
    <w:p w14:paraId="5EE18E43" w14:textId="16C0A910" w:rsidR="00B346C0" w:rsidRPr="008342B4" w:rsidRDefault="00B346C0" w:rsidP="003C144A">
      <w:pPr>
        <w:ind w:firstLine="720"/>
        <w:rPr>
          <w:rFonts w:ascii="Times New Roman" w:hAnsi="Times New Roman" w:cs="Times New Roman"/>
        </w:rPr>
      </w:pPr>
      <w:r w:rsidRPr="008342B4">
        <w:rPr>
          <w:rFonts w:ascii="Times New Roman" w:hAnsi="Times New Roman" w:cs="Times New Roman"/>
        </w:rPr>
        <w:t xml:space="preserve">With the </w:t>
      </w:r>
      <w:r w:rsidRPr="008342B4">
        <w:rPr>
          <w:rFonts w:ascii="Times New Roman" w:hAnsi="Times New Roman" w:cs="Times New Roman"/>
          <w:i/>
        </w:rPr>
        <w:t xml:space="preserve">M. </w:t>
      </w:r>
      <w:proofErr w:type="spellStart"/>
      <w:r w:rsidRPr="008342B4">
        <w:rPr>
          <w:rFonts w:ascii="Times New Roman" w:hAnsi="Times New Roman" w:cs="Times New Roman"/>
          <w:i/>
        </w:rPr>
        <w:t>marburgensis</w:t>
      </w:r>
      <w:proofErr w:type="spellEnd"/>
      <w:r w:rsidRPr="008342B4">
        <w:rPr>
          <w:rFonts w:ascii="Times New Roman" w:hAnsi="Times New Roman" w:cs="Times New Roman"/>
        </w:rPr>
        <w:t xml:space="preserve"> enzyme, we have observed a surprisingly fast rate constant for methane</w:t>
      </w:r>
      <w:r w:rsidRPr="008342B4">
        <w:rPr>
          <w:rFonts w:ascii="Times New Roman" w:hAnsi="Times New Roman" w:cs="Times New Roman"/>
          <w:b/>
          <w:i/>
        </w:rPr>
        <w:t xml:space="preserve"> oxidation</w:t>
      </w:r>
      <w:r w:rsidRPr="008342B4">
        <w:rPr>
          <w:rFonts w:ascii="Times New Roman" w:hAnsi="Times New Roman" w:cs="Times New Roman"/>
        </w:rPr>
        <w:t xml:space="preserve"> (0.8 s</w:t>
      </w:r>
      <w:r w:rsidRPr="008342B4">
        <w:rPr>
          <w:rFonts w:ascii="Times New Roman" w:hAnsi="Times New Roman" w:cs="Times New Roman"/>
          <w:vertAlign w:val="superscript"/>
        </w:rPr>
        <w:t>-1</w:t>
      </w:r>
      <w:r w:rsidRPr="008342B4">
        <w:rPr>
          <w:rFonts w:ascii="Times New Roman" w:hAnsi="Times New Roman" w:cs="Times New Roman"/>
        </w:rPr>
        <w:t xml:space="preserve">, 20 </w:t>
      </w:r>
      <w:proofErr w:type="spellStart"/>
      <w:r w:rsidRPr="008342B4">
        <w:rPr>
          <w:rFonts w:ascii="Times New Roman" w:hAnsi="Times New Roman" w:cs="Times New Roman"/>
          <w:vertAlign w:val="superscript"/>
        </w:rPr>
        <w:t>o</w:t>
      </w:r>
      <w:r w:rsidRPr="008342B4">
        <w:rPr>
          <w:rFonts w:ascii="Times New Roman" w:hAnsi="Times New Roman" w:cs="Times New Roman"/>
        </w:rPr>
        <w:t>C</w:t>
      </w:r>
      <w:proofErr w:type="spellEnd"/>
      <w:r w:rsidRPr="008342B4">
        <w:rPr>
          <w:rFonts w:ascii="Times New Roman" w:hAnsi="Times New Roman" w:cs="Times New Roman"/>
        </w:rPr>
        <w:t>)</w:t>
      </w:r>
      <w:r w:rsidR="005A28DE" w:rsidRPr="008342B4">
        <w:rPr>
          <w:rFonts w:ascii="Times New Roman" w:hAnsi="Times New Roman" w:cs="Times New Roman"/>
        </w:rPr>
        <w:t xml:space="preserve"> (Fig. 3)</w:t>
      </w:r>
      <w:r w:rsidRPr="008342B4">
        <w:rPr>
          <w:rFonts w:ascii="Times New Roman" w:hAnsi="Times New Roman" w:cs="Times New Roman"/>
        </w:rPr>
        <w:t>. Thus, the key steps in the catalytic cycle appear to occur at &gt;0.1 units/mg, which is near our goal (0.5 units/mg).</w:t>
      </w:r>
      <w:r w:rsidR="003A60C1" w:rsidRPr="008342B4">
        <w:rPr>
          <w:rFonts w:ascii="Times New Roman" w:hAnsi="Times New Roman" w:cs="Times New Roman"/>
        </w:rPr>
        <w:t xml:space="preserve"> Our results have also opened the door to a new mechanism for methane synthesis/oxidation that has not previously been considered. </w:t>
      </w:r>
    </w:p>
    <w:p w14:paraId="3F04987B" w14:textId="77777777" w:rsidR="00A07024" w:rsidRPr="008342B4" w:rsidRDefault="00A07024" w:rsidP="00A07024">
      <w:pPr>
        <w:rPr>
          <w:rFonts w:ascii="Times New Roman" w:hAnsi="Times New Roman" w:cs="Times New Roman"/>
        </w:rPr>
      </w:pPr>
    </w:p>
    <w:p w14:paraId="2B98B35F" w14:textId="77777777" w:rsidR="008342B4" w:rsidRPr="008342B4" w:rsidRDefault="008342B4" w:rsidP="00D637D5">
      <w:pPr>
        <w:rPr>
          <w:rFonts w:ascii="Times New Roman" w:hAnsi="Times New Roman" w:cs="Times New Roman"/>
          <w:b/>
        </w:rPr>
      </w:pPr>
      <w:r w:rsidRPr="008342B4">
        <w:rPr>
          <w:rFonts w:ascii="Times New Roman" w:hAnsi="Times New Roman" w:cs="Times New Roman"/>
          <w:b/>
        </w:rPr>
        <w:t>Milestones 4.1-4.3</w:t>
      </w:r>
    </w:p>
    <w:p w14:paraId="6904F621" w14:textId="7DFDCD66" w:rsidR="00D637D5" w:rsidRPr="008342B4" w:rsidRDefault="00D637D5" w:rsidP="00D637D5">
      <w:pPr>
        <w:rPr>
          <w:rFonts w:ascii="Times New Roman" w:hAnsi="Times New Roman" w:cs="Times New Roman"/>
          <w:b/>
        </w:rPr>
      </w:pPr>
      <w:r w:rsidRPr="008342B4">
        <w:rPr>
          <w:rFonts w:ascii="Times New Roman" w:hAnsi="Times New Roman" w:cs="Times New Roman"/>
          <w:b/>
        </w:rPr>
        <w:t xml:space="preserve">Milestone </w:t>
      </w:r>
      <w:proofErr w:type="gramStart"/>
      <w:r w:rsidRPr="008342B4">
        <w:rPr>
          <w:rFonts w:ascii="Times New Roman" w:hAnsi="Times New Roman" w:cs="Times New Roman"/>
          <w:b/>
        </w:rPr>
        <w:t>4.1</w:t>
      </w:r>
      <w:r w:rsidR="008342B4" w:rsidRPr="008342B4">
        <w:rPr>
          <w:rFonts w:ascii="Times New Roman" w:hAnsi="Times New Roman" w:cs="Times New Roman"/>
          <w:b/>
        </w:rPr>
        <w:t xml:space="preserve"> :</w:t>
      </w:r>
      <w:proofErr w:type="gramEnd"/>
      <w:r w:rsidR="008342B4" w:rsidRPr="008342B4">
        <w:rPr>
          <w:rFonts w:ascii="Times New Roman" w:hAnsi="Times New Roman" w:cs="Times New Roman"/>
          <w:b/>
        </w:rPr>
        <w:t xml:space="preserve"> </w:t>
      </w:r>
      <w:r w:rsidRPr="008342B4">
        <w:rPr>
          <w:rFonts w:ascii="Times New Roman" w:hAnsi="Times New Roman" w:cs="Times New Roman"/>
          <w:bCs/>
        </w:rPr>
        <w:t>Final classical force field parameters (potential energy terms) were calculated using Density Functional Theory for the MCR and ANME-1 nickel cofactors, substrates (</w:t>
      </w:r>
      <w:proofErr w:type="spellStart"/>
      <w:r w:rsidRPr="008342B4">
        <w:rPr>
          <w:rFonts w:ascii="Times New Roman" w:hAnsi="Times New Roman" w:cs="Times New Roman"/>
          <w:bCs/>
        </w:rPr>
        <w:t>CoM</w:t>
      </w:r>
      <w:proofErr w:type="spellEnd"/>
      <w:r w:rsidRPr="008342B4">
        <w:rPr>
          <w:rFonts w:ascii="Times New Roman" w:hAnsi="Times New Roman" w:cs="Times New Roman"/>
          <w:bCs/>
        </w:rPr>
        <w:t xml:space="preserve">, </w:t>
      </w:r>
      <w:proofErr w:type="spellStart"/>
      <w:r w:rsidRPr="008342B4">
        <w:rPr>
          <w:rFonts w:ascii="Times New Roman" w:hAnsi="Times New Roman" w:cs="Times New Roman"/>
          <w:bCs/>
        </w:rPr>
        <w:t>CoB</w:t>
      </w:r>
      <w:proofErr w:type="spellEnd"/>
      <w:r w:rsidRPr="008342B4">
        <w:rPr>
          <w:rFonts w:ascii="Times New Roman" w:hAnsi="Times New Roman" w:cs="Times New Roman"/>
          <w:bCs/>
        </w:rPr>
        <w:t xml:space="preserve">, </w:t>
      </w:r>
      <w:proofErr w:type="spellStart"/>
      <w:r w:rsidRPr="008342B4">
        <w:rPr>
          <w:rFonts w:ascii="Times New Roman" w:hAnsi="Times New Roman" w:cs="Times New Roman"/>
          <w:bCs/>
        </w:rPr>
        <w:t>SCoM-SCoB</w:t>
      </w:r>
      <w:proofErr w:type="spellEnd"/>
      <w:r w:rsidRPr="008342B4">
        <w:rPr>
          <w:rFonts w:ascii="Times New Roman" w:hAnsi="Times New Roman" w:cs="Times New Roman"/>
          <w:bCs/>
        </w:rPr>
        <w:t xml:space="preserve">, and </w:t>
      </w:r>
      <w:proofErr w:type="spellStart"/>
      <w:r w:rsidRPr="008342B4">
        <w:rPr>
          <w:rFonts w:ascii="Times New Roman" w:hAnsi="Times New Roman" w:cs="Times New Roman"/>
          <w:bCs/>
        </w:rPr>
        <w:t>CoB</w:t>
      </w:r>
      <w:proofErr w:type="spellEnd"/>
      <w:r w:rsidRPr="008342B4">
        <w:rPr>
          <w:rFonts w:ascii="Times New Roman" w:hAnsi="Times New Roman" w:cs="Times New Roman"/>
          <w:bCs/>
        </w:rPr>
        <w:t xml:space="preserve"> 6, 7, and 8-carbon analogues), and modified amino acids.   </w:t>
      </w:r>
    </w:p>
    <w:p w14:paraId="7E6332D1" w14:textId="77777777" w:rsidR="00D637D5" w:rsidRPr="008342B4" w:rsidRDefault="00D637D5" w:rsidP="00D637D5">
      <w:pPr>
        <w:rPr>
          <w:rFonts w:ascii="Times New Roman" w:hAnsi="Times New Roman" w:cs="Times New Roman"/>
          <w:bCs/>
        </w:rPr>
      </w:pPr>
      <w:r w:rsidRPr="008342B4">
        <w:rPr>
          <w:rFonts w:ascii="Times New Roman" w:hAnsi="Times New Roman" w:cs="Times New Roman"/>
          <w:bCs/>
        </w:rPr>
        <w:t>To expand the model we have calculated MCR cofactor geometries and atom-centered charges for the reactive MCR-Red1 cofactor and substrates using a hybrid quantum/classical mechanical approach. Now we are progressing towards milestone 4.2.</w:t>
      </w:r>
    </w:p>
    <w:p w14:paraId="3EA16C2B" w14:textId="77777777" w:rsidR="00D637D5" w:rsidRPr="008342B4" w:rsidRDefault="00D637D5" w:rsidP="00D637D5">
      <w:pPr>
        <w:rPr>
          <w:rFonts w:ascii="Times New Roman" w:hAnsi="Times New Roman" w:cs="Times New Roman"/>
        </w:rPr>
      </w:pPr>
    </w:p>
    <w:p w14:paraId="3C5204D1" w14:textId="7BA44942" w:rsidR="00D637D5" w:rsidRPr="008342B4" w:rsidRDefault="00D637D5" w:rsidP="00D637D5">
      <w:pPr>
        <w:rPr>
          <w:rFonts w:ascii="Times New Roman" w:hAnsi="Times New Roman" w:cs="Times New Roman"/>
          <w:b/>
        </w:rPr>
      </w:pPr>
      <w:r w:rsidRPr="008342B4">
        <w:rPr>
          <w:rFonts w:ascii="Times New Roman" w:hAnsi="Times New Roman" w:cs="Times New Roman"/>
          <w:b/>
        </w:rPr>
        <w:t>Milestone 4.2</w:t>
      </w:r>
      <w:r w:rsidR="008342B4" w:rsidRPr="008342B4">
        <w:rPr>
          <w:rFonts w:ascii="Times New Roman" w:hAnsi="Times New Roman" w:cs="Times New Roman"/>
          <w:b/>
        </w:rPr>
        <w:t xml:space="preserve">: </w:t>
      </w:r>
      <w:r w:rsidRPr="008342B4">
        <w:rPr>
          <w:rFonts w:ascii="Times New Roman" w:hAnsi="Times New Roman" w:cs="Times New Roman"/>
          <w:bCs/>
        </w:rPr>
        <w:t xml:space="preserve">Currently we are making progress toward milestone 4.2, using molecular dynamics and statistical thermodynamics to identify at least ten amino acids that modulate substrate binding to MCR and ANME-1. Specifically, we are calculating biochemical properties for the MCR-Red1 state using the CoB6, CoB7 and CoB8 to understand how the substrate length relates to binding affinity and dynamics. </w:t>
      </w:r>
    </w:p>
    <w:p w14:paraId="318F88D7" w14:textId="77777777" w:rsidR="00D637D5" w:rsidRPr="008342B4" w:rsidRDefault="00D637D5" w:rsidP="00D637D5">
      <w:pPr>
        <w:rPr>
          <w:rFonts w:ascii="Times New Roman" w:hAnsi="Times New Roman" w:cs="Times New Roman"/>
          <w:bCs/>
        </w:rPr>
      </w:pPr>
    </w:p>
    <w:p w14:paraId="7F9E1F38" w14:textId="157EA1B7" w:rsidR="00D637D5" w:rsidRPr="008342B4" w:rsidRDefault="00D637D5" w:rsidP="00D637D5">
      <w:pPr>
        <w:rPr>
          <w:rFonts w:ascii="Times New Roman" w:hAnsi="Times New Roman" w:cs="Times New Roman"/>
          <w:b/>
        </w:rPr>
      </w:pPr>
      <w:r w:rsidRPr="008342B4">
        <w:rPr>
          <w:rFonts w:ascii="Times New Roman" w:hAnsi="Times New Roman" w:cs="Times New Roman"/>
          <w:b/>
        </w:rPr>
        <w:lastRenderedPageBreak/>
        <w:t>Milestone 4.3</w:t>
      </w:r>
      <w:r w:rsidR="008342B4" w:rsidRPr="008342B4">
        <w:rPr>
          <w:rFonts w:ascii="Times New Roman" w:hAnsi="Times New Roman" w:cs="Times New Roman"/>
          <w:b/>
        </w:rPr>
        <w:t xml:space="preserve">: </w:t>
      </w:r>
      <w:r w:rsidRPr="008342B4">
        <w:rPr>
          <w:rFonts w:ascii="Times New Roman" w:hAnsi="Times New Roman" w:cs="Times New Roman"/>
          <w:bCs/>
        </w:rPr>
        <w:t xml:space="preserve">Simultaneously, we are using hybrid classical/quantum mechanics to test a new reaction pathway discovered from the experiments in Aim 3. </w:t>
      </w:r>
    </w:p>
    <w:p w14:paraId="3AA9D266" w14:textId="77777777" w:rsidR="001940CF" w:rsidRPr="008342B4" w:rsidRDefault="001940CF" w:rsidP="001940CF">
      <w:pPr>
        <w:rPr>
          <w:rFonts w:ascii="Times New Roman" w:hAnsi="Times New Roman" w:cs="Times New Roman"/>
        </w:rPr>
      </w:pPr>
    </w:p>
    <w:p w14:paraId="28901607" w14:textId="341E60FC" w:rsidR="001940CF" w:rsidRPr="002F5CDF" w:rsidRDefault="001940CF" w:rsidP="001940CF">
      <w:pPr>
        <w:rPr>
          <w:rFonts w:ascii="Times New Roman" w:hAnsi="Times New Roman" w:cs="Times New Roman"/>
          <w:b/>
        </w:rPr>
      </w:pPr>
      <w:r w:rsidRPr="008342B4">
        <w:rPr>
          <w:rFonts w:ascii="Times New Roman" w:hAnsi="Times New Roman" w:cs="Times New Roman"/>
          <w:b/>
        </w:rPr>
        <w:t>D.    Major risks to future milestones</w:t>
      </w:r>
      <w:r w:rsidRPr="008342B4">
        <w:rPr>
          <w:rFonts w:ascii="Times New Roman" w:hAnsi="Times New Roman" w:cs="Times New Roman"/>
        </w:rPr>
        <w:t xml:space="preserve">: </w:t>
      </w:r>
    </w:p>
    <w:p w14:paraId="4B00C3DD" w14:textId="77777777" w:rsidR="00510F78" w:rsidRPr="008342B4" w:rsidRDefault="00510F78" w:rsidP="00510F78">
      <w:pPr>
        <w:rPr>
          <w:rFonts w:ascii="Times New Roman" w:hAnsi="Times New Roman" w:cs="Times New Roman"/>
        </w:rPr>
      </w:pPr>
      <w:r w:rsidRPr="008342B4">
        <w:rPr>
          <w:rFonts w:ascii="Times New Roman" w:hAnsi="Times New Roman" w:cs="Times New Roman"/>
        </w:rPr>
        <w:t> </w:t>
      </w:r>
    </w:p>
    <w:p w14:paraId="2D7A2BCD" w14:textId="77777777" w:rsidR="00886B5F" w:rsidRPr="008342B4" w:rsidRDefault="00886B5F" w:rsidP="00886B5F">
      <w:pPr>
        <w:rPr>
          <w:rFonts w:ascii="Times New Roman" w:hAnsi="Times New Roman" w:cs="Times New Roman"/>
          <w:b/>
        </w:rPr>
      </w:pPr>
      <w:r w:rsidRPr="008342B4">
        <w:rPr>
          <w:rFonts w:ascii="Times New Roman" w:hAnsi="Times New Roman" w:cs="Times New Roman"/>
          <w:b/>
        </w:rPr>
        <w:t>Milestones 1.1-1.2</w:t>
      </w:r>
    </w:p>
    <w:p w14:paraId="3FEFF20F" w14:textId="42EF258C" w:rsidR="001940CF" w:rsidRPr="008342B4" w:rsidRDefault="00886B5F" w:rsidP="00886B5F">
      <w:pPr>
        <w:jc w:val="both"/>
        <w:rPr>
          <w:rFonts w:ascii="Times New Roman" w:hAnsi="Times New Roman" w:cs="Times New Roman"/>
        </w:rPr>
      </w:pPr>
      <w:r w:rsidRPr="008342B4">
        <w:rPr>
          <w:rFonts w:ascii="Times New Roman" w:hAnsi="Times New Roman" w:cs="Times New Roman"/>
        </w:rPr>
        <w:t xml:space="preserve">The ongoing challenge will be to produce useful levels of </w:t>
      </w:r>
      <w:proofErr w:type="spellStart"/>
      <w:r w:rsidRPr="008342B4">
        <w:rPr>
          <w:rFonts w:ascii="Times New Roman" w:hAnsi="Times New Roman" w:cs="Times New Roman"/>
        </w:rPr>
        <w:t>heterologously</w:t>
      </w:r>
      <w:proofErr w:type="spellEnd"/>
      <w:r w:rsidRPr="008342B4">
        <w:rPr>
          <w:rFonts w:ascii="Times New Roman" w:hAnsi="Times New Roman" w:cs="Times New Roman"/>
        </w:rPr>
        <w:t xml:space="preserve"> expressed proteins.  In addition to codon optimization and the use of suitable promoters, strategies will include measures to improve mRNA stability and protein stability and solubility.</w:t>
      </w:r>
    </w:p>
    <w:p w14:paraId="732610D9" w14:textId="77777777" w:rsidR="001940CF" w:rsidRPr="008342B4" w:rsidRDefault="001940CF" w:rsidP="00510F78">
      <w:pPr>
        <w:rPr>
          <w:rFonts w:ascii="Times New Roman" w:hAnsi="Times New Roman" w:cs="Times New Roman"/>
          <w:b/>
        </w:rPr>
      </w:pPr>
      <w:bookmarkStart w:id="199" w:name="_GoBack"/>
      <w:bookmarkEnd w:id="199"/>
    </w:p>
    <w:p w14:paraId="6F0EB661" w14:textId="77777777" w:rsidR="00D87D7D" w:rsidRPr="008342B4" w:rsidRDefault="00D87D7D" w:rsidP="00510F78">
      <w:pPr>
        <w:rPr>
          <w:rFonts w:ascii="Times New Roman" w:hAnsi="Times New Roman" w:cs="Times New Roman"/>
          <w:b/>
        </w:rPr>
      </w:pPr>
      <w:r w:rsidRPr="008342B4">
        <w:rPr>
          <w:rFonts w:ascii="Times New Roman" w:hAnsi="Times New Roman" w:cs="Times New Roman"/>
          <w:b/>
        </w:rPr>
        <w:t>Milestones 2.1-2.2</w:t>
      </w:r>
    </w:p>
    <w:p w14:paraId="5908E078" w14:textId="22779B4E" w:rsidR="00CF211C" w:rsidRPr="008342B4" w:rsidRDefault="00CF211C" w:rsidP="00510F78">
      <w:pPr>
        <w:rPr>
          <w:rFonts w:ascii="Times New Roman" w:hAnsi="Times New Roman" w:cs="Times New Roman"/>
        </w:rPr>
      </w:pPr>
      <w:r w:rsidRPr="00F402BD">
        <w:rPr>
          <w:rFonts w:ascii="Times New Roman" w:hAnsi="Times New Roman" w:cs="Times New Roman"/>
        </w:rPr>
        <w:t xml:space="preserve">We have done the network reconstruction process many times before and so I don’t anticipate any significant risk to not completing this milestone.  The one issue that comes up with these reconstructions however is that the early stages generally move much faster than the last stages in terms of getting to a model that has high accuracy.  Often one can build 90% of the model quite quickly, and it is the final 5-10% of the genes and the iterative comparison with data that takes all the time.  We have developed a number of tools to help accelerate these processes (this is the fastest we have ever delivered a working draft genome-scale metabolic model), but I want to emphasize </w:t>
      </w:r>
      <w:r w:rsidR="00F143FE" w:rsidRPr="00F402BD">
        <w:rPr>
          <w:rFonts w:ascii="Times New Roman" w:hAnsi="Times New Roman" w:cs="Times New Roman"/>
        </w:rPr>
        <w:t xml:space="preserve">that while I am very happy with our progress so far, </w:t>
      </w:r>
      <w:r w:rsidRPr="00F402BD">
        <w:rPr>
          <w:rFonts w:ascii="Times New Roman" w:hAnsi="Times New Roman" w:cs="Times New Roman"/>
        </w:rPr>
        <w:t>there is still a lot of curation needed to get it to the level of predictive power that we need here.</w:t>
      </w:r>
    </w:p>
    <w:p w14:paraId="218434AE" w14:textId="77777777" w:rsidR="00CF211C" w:rsidRPr="008342B4" w:rsidRDefault="00CF211C" w:rsidP="00510F78">
      <w:pPr>
        <w:rPr>
          <w:rFonts w:ascii="Times New Roman" w:hAnsi="Times New Roman" w:cs="Times New Roman"/>
        </w:rPr>
      </w:pPr>
    </w:p>
    <w:p w14:paraId="300C97E1" w14:textId="15E5762E" w:rsidR="0057074C" w:rsidRPr="008342B4" w:rsidRDefault="0057074C" w:rsidP="0057074C">
      <w:pPr>
        <w:rPr>
          <w:rFonts w:ascii="Times New Roman" w:hAnsi="Times New Roman" w:cs="Times New Roman"/>
          <w:b/>
        </w:rPr>
      </w:pPr>
      <w:r w:rsidRPr="008342B4">
        <w:rPr>
          <w:rFonts w:ascii="Times New Roman" w:hAnsi="Times New Roman" w:cs="Times New Roman"/>
          <w:b/>
        </w:rPr>
        <w:t>Milestones 3.1-3.2</w:t>
      </w:r>
    </w:p>
    <w:p w14:paraId="6F82DE87" w14:textId="21F5C2F4" w:rsidR="00C04A88" w:rsidRPr="008342B4" w:rsidRDefault="00331BD8" w:rsidP="00C04A88">
      <w:pPr>
        <w:rPr>
          <w:rFonts w:ascii="Times New Roman" w:hAnsi="Times New Roman" w:cs="Times New Roman"/>
        </w:rPr>
      </w:pPr>
      <w:r w:rsidRPr="008342B4">
        <w:rPr>
          <w:rFonts w:ascii="Times New Roman" w:hAnsi="Times New Roman" w:cs="Times New Roman"/>
        </w:rPr>
        <w:t xml:space="preserve">The most serious concerns </w:t>
      </w:r>
      <w:r w:rsidR="00D41CD2" w:rsidRPr="008342B4">
        <w:rPr>
          <w:rFonts w:ascii="Times New Roman" w:hAnsi="Times New Roman" w:cs="Times New Roman"/>
        </w:rPr>
        <w:t>at present</w:t>
      </w:r>
      <w:r w:rsidRPr="008342B4">
        <w:rPr>
          <w:rFonts w:ascii="Times New Roman" w:hAnsi="Times New Roman" w:cs="Times New Roman"/>
        </w:rPr>
        <w:t xml:space="preserve"> are (1) the low expression of the </w:t>
      </w:r>
      <w:proofErr w:type="spellStart"/>
      <w:r w:rsidRPr="008342B4">
        <w:rPr>
          <w:rFonts w:ascii="Times New Roman" w:hAnsi="Times New Roman" w:cs="Times New Roman"/>
        </w:rPr>
        <w:t>heterologously</w:t>
      </w:r>
      <w:proofErr w:type="spellEnd"/>
      <w:r w:rsidRPr="008342B4">
        <w:rPr>
          <w:rFonts w:ascii="Times New Roman" w:hAnsi="Times New Roman" w:cs="Times New Roman"/>
        </w:rPr>
        <w:t xml:space="preserve"> expressed MCRs from methanogens and anaerobic </w:t>
      </w:r>
      <w:proofErr w:type="spellStart"/>
      <w:r w:rsidRPr="008342B4">
        <w:rPr>
          <w:rFonts w:ascii="Times New Roman" w:hAnsi="Times New Roman" w:cs="Times New Roman"/>
        </w:rPr>
        <w:t>methanotrophs</w:t>
      </w:r>
      <w:proofErr w:type="spellEnd"/>
      <w:r w:rsidRPr="008342B4">
        <w:rPr>
          <w:rFonts w:ascii="Times New Roman" w:hAnsi="Times New Roman" w:cs="Times New Roman"/>
        </w:rPr>
        <w:t xml:space="preserve"> (ANMEs)</w:t>
      </w:r>
      <w:r w:rsidR="00D41CD2" w:rsidRPr="008342B4">
        <w:rPr>
          <w:rFonts w:ascii="Times New Roman" w:hAnsi="Times New Roman" w:cs="Times New Roman"/>
        </w:rPr>
        <w:t xml:space="preserve"> and (2) the low inherent activity of methane oxidation relative to methane synthesis</w:t>
      </w:r>
      <w:r w:rsidRPr="008342B4">
        <w:rPr>
          <w:rFonts w:ascii="Times New Roman" w:hAnsi="Times New Roman" w:cs="Times New Roman"/>
        </w:rPr>
        <w:t xml:space="preserve">. Regarding the first concern, we </w:t>
      </w:r>
      <w:r w:rsidR="002434DB">
        <w:rPr>
          <w:rFonts w:ascii="Times New Roman" w:hAnsi="Times New Roman" w:cs="Times New Roman"/>
        </w:rPr>
        <w:t>are optimistic about use of</w:t>
      </w:r>
      <w:r w:rsidRPr="008342B4">
        <w:rPr>
          <w:rFonts w:ascii="Times New Roman" w:hAnsi="Times New Roman" w:cs="Times New Roman"/>
        </w:rPr>
        <w:t xml:space="preserve"> the codon-optimized MCRs, which </w:t>
      </w:r>
      <w:r w:rsidR="002434DB">
        <w:rPr>
          <w:rFonts w:ascii="Times New Roman" w:hAnsi="Times New Roman" w:cs="Times New Roman"/>
        </w:rPr>
        <w:t>provide</w:t>
      </w:r>
      <w:r w:rsidRPr="008342B4">
        <w:rPr>
          <w:rFonts w:ascii="Times New Roman" w:hAnsi="Times New Roman" w:cs="Times New Roman"/>
        </w:rPr>
        <w:t xml:space="preserve"> increased expression. </w:t>
      </w:r>
      <w:r w:rsidR="00D41CD2" w:rsidRPr="008342B4">
        <w:rPr>
          <w:rFonts w:ascii="Times New Roman" w:hAnsi="Times New Roman" w:cs="Times New Roman"/>
        </w:rPr>
        <w:t xml:space="preserve">Regarding the second concern, </w:t>
      </w:r>
      <w:r w:rsidR="002434DB">
        <w:rPr>
          <w:rFonts w:ascii="Times New Roman" w:hAnsi="Times New Roman" w:cs="Times New Roman"/>
        </w:rPr>
        <w:t>our recent results using single turnover kinetics indicate that the rates of methane oxidation are not as slow as expected; in fact, the chemical steps seem to be near our goal. We are developing methods for measuring steady-state kinetics to see where the bottleneck in the mechanism lies.  One important effort is to identify</w:t>
      </w:r>
      <w:r w:rsidR="00D41CD2" w:rsidRPr="008342B4">
        <w:rPr>
          <w:rFonts w:ascii="Times New Roman" w:hAnsi="Times New Roman" w:cs="Times New Roman"/>
        </w:rPr>
        <w:t xml:space="preserve"> the rate-limiting step so that we can work with D. Smith at PNNL to </w:t>
      </w:r>
      <w:r w:rsidR="002434DB">
        <w:rPr>
          <w:rFonts w:ascii="Times New Roman" w:hAnsi="Times New Roman" w:cs="Times New Roman"/>
        </w:rPr>
        <w:t>guide our mutagenesis efforts if we do indeed need to</w:t>
      </w:r>
      <w:r w:rsidR="00D41CD2" w:rsidRPr="008342B4">
        <w:rPr>
          <w:rFonts w:ascii="Times New Roman" w:hAnsi="Times New Roman" w:cs="Times New Roman"/>
        </w:rPr>
        <w:t xml:space="preserve"> lower the activation barrier for that </w:t>
      </w:r>
      <w:r w:rsidR="00D71214">
        <w:rPr>
          <w:rFonts w:ascii="Times New Roman" w:hAnsi="Times New Roman" w:cs="Times New Roman"/>
        </w:rPr>
        <w:t>step</w:t>
      </w:r>
      <w:r w:rsidR="00D41CD2" w:rsidRPr="008342B4">
        <w:rPr>
          <w:rFonts w:ascii="Times New Roman" w:hAnsi="Times New Roman" w:cs="Times New Roman"/>
        </w:rPr>
        <w:t xml:space="preserve">. We also are considering strategies for </w:t>
      </w:r>
      <w:r w:rsidR="004F1747" w:rsidRPr="008342B4">
        <w:rPr>
          <w:rFonts w:ascii="Times New Roman" w:hAnsi="Times New Roman" w:cs="Times New Roman"/>
        </w:rPr>
        <w:t xml:space="preserve">random mutagenesis and selection for a higher activity of methane oxidation. </w:t>
      </w:r>
    </w:p>
    <w:p w14:paraId="707C214F" w14:textId="77777777" w:rsidR="00331BD8" w:rsidRPr="008342B4" w:rsidRDefault="00331BD8" w:rsidP="00C04A88">
      <w:pPr>
        <w:rPr>
          <w:rFonts w:ascii="Times New Roman" w:hAnsi="Times New Roman" w:cs="Times New Roman"/>
        </w:rPr>
      </w:pPr>
    </w:p>
    <w:p w14:paraId="5B32470D" w14:textId="16E6BE61" w:rsidR="00EE194E" w:rsidRPr="008342B4" w:rsidRDefault="00EE194E" w:rsidP="00EE194E">
      <w:pPr>
        <w:rPr>
          <w:rFonts w:ascii="Times New Roman" w:hAnsi="Times New Roman" w:cs="Times New Roman"/>
          <w:b/>
        </w:rPr>
      </w:pPr>
      <w:r w:rsidRPr="008342B4">
        <w:rPr>
          <w:rFonts w:ascii="Times New Roman" w:hAnsi="Times New Roman" w:cs="Times New Roman"/>
          <w:b/>
        </w:rPr>
        <w:t>Milestone 4.1</w:t>
      </w:r>
      <w:r w:rsidR="005B1A95">
        <w:rPr>
          <w:rFonts w:ascii="Times New Roman" w:hAnsi="Times New Roman" w:cs="Times New Roman"/>
          <w:b/>
        </w:rPr>
        <w:t>-4.3</w:t>
      </w:r>
    </w:p>
    <w:p w14:paraId="168BE852" w14:textId="152CE640" w:rsidR="005B1A95" w:rsidRPr="005B1A95" w:rsidRDefault="005B1A95" w:rsidP="005B1A95">
      <w:pPr>
        <w:rPr>
          <w:rFonts w:ascii="Times New Roman" w:hAnsi="Times New Roman" w:cs="Times New Roman"/>
          <w:b/>
        </w:rPr>
      </w:pPr>
      <w:r w:rsidRPr="005B1A95">
        <w:rPr>
          <w:rFonts w:ascii="Times New Roman" w:hAnsi="Times New Roman" w:cs="Times New Roman"/>
          <w:b/>
        </w:rPr>
        <w:t>Milestone 4.1</w:t>
      </w:r>
      <w:r>
        <w:rPr>
          <w:rFonts w:ascii="Times New Roman" w:hAnsi="Times New Roman" w:cs="Times New Roman"/>
          <w:b/>
        </w:rPr>
        <w:t xml:space="preserve">: </w:t>
      </w:r>
      <w:r w:rsidRPr="005B1A95">
        <w:rPr>
          <w:rFonts w:ascii="Times New Roman" w:hAnsi="Times New Roman" w:cs="Times New Roman"/>
        </w:rPr>
        <w:t xml:space="preserve">Our chances of success of achieving milestones 4.2-4.3 is maximized by the high-level derivation of force field parameters using Density Functional Theory achieved in this aim. The resulting potential energy terms validate the experimentally-measured structures of MCR and bound </w:t>
      </w:r>
      <w:proofErr w:type="gramStart"/>
      <w:r w:rsidRPr="005B1A95">
        <w:rPr>
          <w:rFonts w:ascii="Times New Roman" w:hAnsi="Times New Roman" w:cs="Times New Roman"/>
        </w:rPr>
        <w:t>cofactors,</w:t>
      </w:r>
      <w:proofErr w:type="gramEnd"/>
      <w:r w:rsidRPr="005B1A95">
        <w:rPr>
          <w:rFonts w:ascii="Times New Roman" w:hAnsi="Times New Roman" w:cs="Times New Roman"/>
        </w:rPr>
        <w:t xml:space="preserve"> therefore this milestone is complete (as described in the 1</w:t>
      </w:r>
      <w:r w:rsidRPr="005B1A95">
        <w:rPr>
          <w:rFonts w:ascii="Times New Roman" w:hAnsi="Times New Roman" w:cs="Times New Roman"/>
          <w:vertAlign w:val="superscript"/>
        </w:rPr>
        <w:t>st</w:t>
      </w:r>
      <w:r w:rsidRPr="005B1A95">
        <w:rPr>
          <w:rFonts w:ascii="Times New Roman" w:hAnsi="Times New Roman" w:cs="Times New Roman"/>
        </w:rPr>
        <w:t xml:space="preserve"> quarter report). </w:t>
      </w:r>
    </w:p>
    <w:p w14:paraId="105C56CD" w14:textId="77777777" w:rsidR="005B1A95" w:rsidRPr="005B1A95" w:rsidRDefault="005B1A95" w:rsidP="005B1A95">
      <w:pPr>
        <w:rPr>
          <w:rFonts w:ascii="Times New Roman" w:hAnsi="Times New Roman" w:cs="Times New Roman"/>
          <w:b/>
        </w:rPr>
      </w:pPr>
    </w:p>
    <w:p w14:paraId="1B82EDAF" w14:textId="254E5B13" w:rsidR="005B1A95" w:rsidRPr="005B1A95" w:rsidRDefault="005B1A95" w:rsidP="005B1A95">
      <w:pPr>
        <w:rPr>
          <w:rFonts w:ascii="Times New Roman" w:hAnsi="Times New Roman" w:cs="Times New Roman"/>
          <w:b/>
        </w:rPr>
      </w:pPr>
      <w:r w:rsidRPr="005B1A95">
        <w:rPr>
          <w:rFonts w:ascii="Times New Roman" w:hAnsi="Times New Roman" w:cs="Times New Roman"/>
          <w:b/>
        </w:rPr>
        <w:t>Milestone 4.2</w:t>
      </w:r>
      <w:r>
        <w:rPr>
          <w:rFonts w:ascii="Times New Roman" w:hAnsi="Times New Roman" w:cs="Times New Roman"/>
          <w:b/>
        </w:rPr>
        <w:t xml:space="preserve">: </w:t>
      </w:r>
      <w:r w:rsidRPr="005B1A95">
        <w:rPr>
          <w:rFonts w:ascii="Times New Roman" w:hAnsi="Times New Roman" w:cs="Times New Roman"/>
        </w:rPr>
        <w:t xml:space="preserve">Our chances of success in predicting structural, dynamic and thermodynamic properties of MCR reactivity via classical mechanics are high based on the observations so far. MD calculations of MCR-Red1 bound to CoB6/7/8 cofactors have “equilibrated” (relaxed in the solvent environment under ambient conditions). Currently the &gt; 100 ns MD simulations are </w:t>
      </w:r>
      <w:r w:rsidRPr="005B1A95">
        <w:rPr>
          <w:rFonts w:ascii="Times New Roman" w:hAnsi="Times New Roman" w:cs="Times New Roman"/>
        </w:rPr>
        <w:lastRenderedPageBreak/>
        <w:t xml:space="preserve">running, and preliminary analysis indicates that the observed relative flexibility of the cofactors is due to differing numbers of hydrogen bonds to the protein environment. </w:t>
      </w:r>
    </w:p>
    <w:p w14:paraId="08E50561" w14:textId="77777777" w:rsidR="005B1A95" w:rsidRPr="005B1A95" w:rsidRDefault="005B1A95" w:rsidP="005B1A95">
      <w:pPr>
        <w:rPr>
          <w:rFonts w:ascii="Times New Roman" w:hAnsi="Times New Roman" w:cs="Times New Roman"/>
        </w:rPr>
      </w:pPr>
    </w:p>
    <w:p w14:paraId="784BC110" w14:textId="4AEC7F7E" w:rsidR="008256DA" w:rsidRPr="005B1A95" w:rsidRDefault="005B1A95" w:rsidP="005B1A95">
      <w:pPr>
        <w:rPr>
          <w:rFonts w:ascii="Times New Roman" w:hAnsi="Times New Roman" w:cs="Times New Roman"/>
          <w:b/>
        </w:rPr>
      </w:pPr>
      <w:r w:rsidRPr="005B1A95">
        <w:rPr>
          <w:rFonts w:ascii="Times New Roman" w:hAnsi="Times New Roman" w:cs="Times New Roman"/>
          <w:b/>
        </w:rPr>
        <w:t>Milestone 4.3</w:t>
      </w:r>
      <w:r>
        <w:rPr>
          <w:rFonts w:ascii="Times New Roman" w:hAnsi="Times New Roman" w:cs="Times New Roman"/>
          <w:b/>
        </w:rPr>
        <w:t xml:space="preserve">: </w:t>
      </w:r>
      <w:r w:rsidRPr="005B1A95">
        <w:rPr>
          <w:rFonts w:ascii="Times New Roman" w:hAnsi="Times New Roman" w:cs="Times New Roman"/>
        </w:rPr>
        <w:t xml:space="preserve">The work related to milestone 4.3 is very far ahead of schedule, due to the fact that a novel and promising mechanism was very recently proposed by Ragsdale’s lab.  It is preferable to model this new reaction parallel with the experiments to optimizing links between Aims 3 and 4. For this reason we are embarking on this task ahead of schedule (FY16 as initially scheduled). This work is in the very preliminary stages, setting up and testing the appropriate computational parameters. The risk associated with this milestone is the possibility of being “scooped” by competing scientists. </w:t>
      </w:r>
      <w:r w:rsidR="008256DA" w:rsidRPr="008342B4">
        <w:rPr>
          <w:rFonts w:ascii="Times New Roman" w:hAnsi="Times New Roman" w:cs="Times New Roman"/>
        </w:rPr>
        <w:t xml:space="preserve"> </w:t>
      </w:r>
    </w:p>
    <w:p w14:paraId="333A9814" w14:textId="77777777" w:rsidR="00C04A88" w:rsidRPr="008342B4" w:rsidRDefault="00C04A88" w:rsidP="00C04A88">
      <w:pPr>
        <w:rPr>
          <w:rFonts w:ascii="Times New Roman" w:hAnsi="Times New Roman" w:cs="Times New Roman"/>
        </w:rPr>
      </w:pPr>
    </w:p>
    <w:p w14:paraId="7766DCD5" w14:textId="42598926" w:rsidR="00510F78" w:rsidRPr="008342B4" w:rsidRDefault="00510F78" w:rsidP="00510F78">
      <w:pPr>
        <w:rPr>
          <w:rFonts w:ascii="Times New Roman" w:hAnsi="Times New Roman" w:cs="Times New Roman"/>
          <w:b/>
        </w:rPr>
      </w:pPr>
      <w:r w:rsidRPr="008342B4">
        <w:rPr>
          <w:rFonts w:ascii="Times New Roman" w:hAnsi="Times New Roman" w:cs="Times New Roman"/>
          <w:b/>
        </w:rPr>
        <w:t xml:space="preserve">E.    Budget Summary: </w:t>
      </w:r>
    </w:p>
    <w:p w14:paraId="4032D8A1" w14:textId="77777777" w:rsidR="002C2AC4" w:rsidRPr="008342B4" w:rsidRDefault="002C2AC4">
      <w:pPr>
        <w:rPr>
          <w:rFonts w:ascii="Times New Roman" w:hAnsi="Times New Roman" w:cs="Times New Roman"/>
        </w:rPr>
      </w:pPr>
    </w:p>
    <w:p w14:paraId="67E5ADD5" w14:textId="27729669" w:rsidR="00CF211C" w:rsidRPr="008342B4" w:rsidRDefault="00AF638A">
      <w:pPr>
        <w:rPr>
          <w:rFonts w:ascii="Times New Roman" w:hAnsi="Times New Roman" w:cs="Times New Roman"/>
        </w:rPr>
      </w:pPr>
      <w:r w:rsidRPr="008342B4">
        <w:rPr>
          <w:rFonts w:ascii="Times New Roman" w:hAnsi="Times New Roman" w:cs="Times New Roman"/>
        </w:rPr>
        <w:t>The project is</w:t>
      </w:r>
      <w:r w:rsidR="00CF211C" w:rsidRPr="008342B4">
        <w:rPr>
          <w:rFonts w:ascii="Times New Roman" w:hAnsi="Times New Roman" w:cs="Times New Roman"/>
        </w:rPr>
        <w:t xml:space="preserve"> on budget </w:t>
      </w:r>
      <w:r w:rsidRPr="008342B4">
        <w:rPr>
          <w:rFonts w:ascii="Times New Roman" w:hAnsi="Times New Roman" w:cs="Times New Roman"/>
        </w:rPr>
        <w:t>for the current period</w:t>
      </w:r>
      <w:r w:rsidR="00CF211C" w:rsidRPr="008342B4">
        <w:rPr>
          <w:rFonts w:ascii="Times New Roman" w:hAnsi="Times New Roman" w:cs="Times New Roman"/>
        </w:rPr>
        <w:t>.</w:t>
      </w:r>
    </w:p>
    <w:sectPr w:rsidR="00CF211C" w:rsidRPr="008342B4" w:rsidSect="00F240DC">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39638F" w14:textId="77777777" w:rsidR="009F7044" w:rsidRDefault="009F7044" w:rsidP="00183C4F">
      <w:r>
        <w:separator/>
      </w:r>
    </w:p>
  </w:endnote>
  <w:endnote w:type="continuationSeparator" w:id="0">
    <w:p w14:paraId="58ADA44C" w14:textId="77777777" w:rsidR="009F7044" w:rsidRDefault="009F7044" w:rsidP="00183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6308C" w14:textId="77777777" w:rsidR="002C6DED" w:rsidRDefault="002C6DED" w:rsidP="001940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6E0DD9" w14:textId="77777777" w:rsidR="002C6DED" w:rsidRDefault="002C6D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7F52" w14:textId="77777777" w:rsidR="002C6DED" w:rsidRDefault="002C6DED" w:rsidP="001940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402BD">
      <w:rPr>
        <w:rStyle w:val="PageNumber"/>
        <w:noProof/>
      </w:rPr>
      <w:t>10</w:t>
    </w:r>
    <w:r>
      <w:rPr>
        <w:rStyle w:val="PageNumber"/>
      </w:rPr>
      <w:fldChar w:fldCharType="end"/>
    </w:r>
  </w:p>
  <w:p w14:paraId="564F527E" w14:textId="77777777" w:rsidR="002C6DED" w:rsidRDefault="002C6D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C7F011" w14:textId="77777777" w:rsidR="009F7044" w:rsidRDefault="009F7044" w:rsidP="00183C4F">
      <w:r>
        <w:separator/>
      </w:r>
    </w:p>
  </w:footnote>
  <w:footnote w:type="continuationSeparator" w:id="0">
    <w:p w14:paraId="68D88170" w14:textId="77777777" w:rsidR="009F7044" w:rsidRDefault="009F7044" w:rsidP="00183C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20BA4" w14:textId="77777777" w:rsidR="002C6DED" w:rsidRPr="00813E47" w:rsidRDefault="002C6DED" w:rsidP="004E2C20">
    <w:pPr>
      <w:pStyle w:val="Header"/>
      <w:jc w:val="right"/>
      <w:rPr>
        <w:b/>
      </w:rPr>
    </w:pPr>
    <w:r w:rsidRPr="00813E47">
      <w:rPr>
        <w:b/>
      </w:rPr>
      <w:t xml:space="preserve">Applicant Name: Ragsdale, S.W.       </w:t>
    </w:r>
  </w:p>
  <w:p w14:paraId="74D58E35" w14:textId="24B9DF2C" w:rsidR="002C6DED" w:rsidRDefault="002C6DED" w:rsidP="004E2C20">
    <w:pPr>
      <w:pStyle w:val="Header"/>
      <w:jc w:val="right"/>
    </w:pPr>
    <w:r>
      <w:rPr>
        <w:b/>
      </w:rPr>
      <w:t>ARPA-E Award</w:t>
    </w:r>
    <w:r w:rsidRPr="00813E47">
      <w:rPr>
        <w:b/>
      </w:rPr>
      <w:t xml:space="preserve"> Number:  </w:t>
    </w:r>
    <w:r w:rsidRPr="00E22E87">
      <w:rPr>
        <w:b/>
        <w:bCs/>
      </w:rPr>
      <w:t>DE-AR0000426</w:t>
    </w:r>
    <w:r w:rsidRPr="00813E47">
      <w:rPr>
        <w:b/>
      </w:rPr>
      <w:t xml:space="preserve">               </w:t>
    </w:r>
  </w:p>
  <w:p w14:paraId="072E84EF" w14:textId="77777777" w:rsidR="002C6DED" w:rsidRDefault="002C6D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D60076"/>
    <w:multiLevelType w:val="hybridMultilevel"/>
    <w:tmpl w:val="BFCC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F78"/>
    <w:rsid w:val="00000699"/>
    <w:rsid w:val="00027C91"/>
    <w:rsid w:val="00033F8A"/>
    <w:rsid w:val="00064C4A"/>
    <w:rsid w:val="00072780"/>
    <w:rsid w:val="00074AEF"/>
    <w:rsid w:val="00077942"/>
    <w:rsid w:val="000870C1"/>
    <w:rsid w:val="000F12D4"/>
    <w:rsid w:val="000F4167"/>
    <w:rsid w:val="00101B08"/>
    <w:rsid w:val="00116A71"/>
    <w:rsid w:val="0012162D"/>
    <w:rsid w:val="001230A3"/>
    <w:rsid w:val="00131293"/>
    <w:rsid w:val="0015633F"/>
    <w:rsid w:val="0016420C"/>
    <w:rsid w:val="00183C4F"/>
    <w:rsid w:val="00184467"/>
    <w:rsid w:val="001940CF"/>
    <w:rsid w:val="001A6245"/>
    <w:rsid w:val="001B7A4D"/>
    <w:rsid w:val="001C08B3"/>
    <w:rsid w:val="001C380C"/>
    <w:rsid w:val="00214C9D"/>
    <w:rsid w:val="00225442"/>
    <w:rsid w:val="00233481"/>
    <w:rsid w:val="002434DB"/>
    <w:rsid w:val="0025148D"/>
    <w:rsid w:val="00255BA6"/>
    <w:rsid w:val="00261949"/>
    <w:rsid w:val="002800BB"/>
    <w:rsid w:val="00293BEA"/>
    <w:rsid w:val="00297688"/>
    <w:rsid w:val="002A7C75"/>
    <w:rsid w:val="002C2AC4"/>
    <w:rsid w:val="002C6DED"/>
    <w:rsid w:val="002D5E36"/>
    <w:rsid w:val="002F5CDF"/>
    <w:rsid w:val="0032509F"/>
    <w:rsid w:val="00331BD8"/>
    <w:rsid w:val="003570DE"/>
    <w:rsid w:val="00381051"/>
    <w:rsid w:val="00381401"/>
    <w:rsid w:val="003A60C1"/>
    <w:rsid w:val="003C144A"/>
    <w:rsid w:val="003D28ED"/>
    <w:rsid w:val="003E7F4B"/>
    <w:rsid w:val="0045378C"/>
    <w:rsid w:val="00487212"/>
    <w:rsid w:val="004E09E6"/>
    <w:rsid w:val="004E2C20"/>
    <w:rsid w:val="004F1747"/>
    <w:rsid w:val="00510F78"/>
    <w:rsid w:val="005218C2"/>
    <w:rsid w:val="005643ED"/>
    <w:rsid w:val="0057074C"/>
    <w:rsid w:val="00576829"/>
    <w:rsid w:val="00586955"/>
    <w:rsid w:val="00591322"/>
    <w:rsid w:val="0059380D"/>
    <w:rsid w:val="005A28DE"/>
    <w:rsid w:val="005A2D0D"/>
    <w:rsid w:val="005B1A95"/>
    <w:rsid w:val="005B2E39"/>
    <w:rsid w:val="0061188C"/>
    <w:rsid w:val="006251B5"/>
    <w:rsid w:val="006578A6"/>
    <w:rsid w:val="00680012"/>
    <w:rsid w:val="00687390"/>
    <w:rsid w:val="006A08AE"/>
    <w:rsid w:val="006A3DFC"/>
    <w:rsid w:val="006C7DFC"/>
    <w:rsid w:val="006D1FA3"/>
    <w:rsid w:val="006E49A2"/>
    <w:rsid w:val="00704340"/>
    <w:rsid w:val="0071660C"/>
    <w:rsid w:val="00790E0C"/>
    <w:rsid w:val="007A504F"/>
    <w:rsid w:val="007D787B"/>
    <w:rsid w:val="007E226D"/>
    <w:rsid w:val="00801578"/>
    <w:rsid w:val="008256DA"/>
    <w:rsid w:val="008342B4"/>
    <w:rsid w:val="00854616"/>
    <w:rsid w:val="00882F7B"/>
    <w:rsid w:val="00886B5F"/>
    <w:rsid w:val="00891F9A"/>
    <w:rsid w:val="008A4750"/>
    <w:rsid w:val="008B23BF"/>
    <w:rsid w:val="008C5D12"/>
    <w:rsid w:val="008D4502"/>
    <w:rsid w:val="008E3198"/>
    <w:rsid w:val="008F1334"/>
    <w:rsid w:val="008F21EE"/>
    <w:rsid w:val="00910C44"/>
    <w:rsid w:val="009443D0"/>
    <w:rsid w:val="00950BD7"/>
    <w:rsid w:val="009813A9"/>
    <w:rsid w:val="00982137"/>
    <w:rsid w:val="009A022D"/>
    <w:rsid w:val="009C52D0"/>
    <w:rsid w:val="009D7952"/>
    <w:rsid w:val="009F7044"/>
    <w:rsid w:val="00A02897"/>
    <w:rsid w:val="00A0455D"/>
    <w:rsid w:val="00A07024"/>
    <w:rsid w:val="00A172C9"/>
    <w:rsid w:val="00A348EF"/>
    <w:rsid w:val="00A5096C"/>
    <w:rsid w:val="00A74DD2"/>
    <w:rsid w:val="00AD25FB"/>
    <w:rsid w:val="00AF638A"/>
    <w:rsid w:val="00B0184D"/>
    <w:rsid w:val="00B262A0"/>
    <w:rsid w:val="00B32066"/>
    <w:rsid w:val="00B3405C"/>
    <w:rsid w:val="00B346C0"/>
    <w:rsid w:val="00B53C2A"/>
    <w:rsid w:val="00B71305"/>
    <w:rsid w:val="00B73C5A"/>
    <w:rsid w:val="00B752E6"/>
    <w:rsid w:val="00B8401E"/>
    <w:rsid w:val="00B92965"/>
    <w:rsid w:val="00BA17BE"/>
    <w:rsid w:val="00BE218E"/>
    <w:rsid w:val="00BF6B64"/>
    <w:rsid w:val="00C04A88"/>
    <w:rsid w:val="00C87EC0"/>
    <w:rsid w:val="00CF12BD"/>
    <w:rsid w:val="00CF211C"/>
    <w:rsid w:val="00D20289"/>
    <w:rsid w:val="00D41868"/>
    <w:rsid w:val="00D41CD2"/>
    <w:rsid w:val="00D637D5"/>
    <w:rsid w:val="00D71214"/>
    <w:rsid w:val="00D7589B"/>
    <w:rsid w:val="00D80773"/>
    <w:rsid w:val="00D87D7D"/>
    <w:rsid w:val="00DC2CBB"/>
    <w:rsid w:val="00DD44D0"/>
    <w:rsid w:val="00DD53D7"/>
    <w:rsid w:val="00E06C18"/>
    <w:rsid w:val="00E1178C"/>
    <w:rsid w:val="00E22E87"/>
    <w:rsid w:val="00E27208"/>
    <w:rsid w:val="00E43188"/>
    <w:rsid w:val="00E63DAA"/>
    <w:rsid w:val="00E94B8D"/>
    <w:rsid w:val="00EE194E"/>
    <w:rsid w:val="00EE7768"/>
    <w:rsid w:val="00F07200"/>
    <w:rsid w:val="00F143FE"/>
    <w:rsid w:val="00F240DC"/>
    <w:rsid w:val="00F402BD"/>
    <w:rsid w:val="00F528D9"/>
    <w:rsid w:val="00FA72C1"/>
    <w:rsid w:val="00FC4C0F"/>
    <w:rsid w:val="00FE1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F07C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F4B"/>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72C1"/>
    <w:rPr>
      <w:sz w:val="18"/>
      <w:szCs w:val="18"/>
    </w:rPr>
  </w:style>
  <w:style w:type="paragraph" w:styleId="CommentText">
    <w:name w:val="annotation text"/>
    <w:basedOn w:val="Normal"/>
    <w:link w:val="CommentTextChar"/>
    <w:uiPriority w:val="99"/>
    <w:semiHidden/>
    <w:unhideWhenUsed/>
    <w:rsid w:val="00FA72C1"/>
  </w:style>
  <w:style w:type="character" w:customStyle="1" w:styleId="CommentTextChar">
    <w:name w:val="Comment Text Char"/>
    <w:basedOn w:val="DefaultParagraphFont"/>
    <w:link w:val="CommentText"/>
    <w:uiPriority w:val="99"/>
    <w:semiHidden/>
    <w:rsid w:val="00FA72C1"/>
  </w:style>
  <w:style w:type="paragraph" w:styleId="CommentSubject">
    <w:name w:val="annotation subject"/>
    <w:basedOn w:val="CommentText"/>
    <w:next w:val="CommentText"/>
    <w:link w:val="CommentSubjectChar"/>
    <w:uiPriority w:val="99"/>
    <w:semiHidden/>
    <w:unhideWhenUsed/>
    <w:rsid w:val="00FA72C1"/>
    <w:rPr>
      <w:b/>
      <w:bCs/>
      <w:sz w:val="20"/>
      <w:szCs w:val="20"/>
    </w:rPr>
  </w:style>
  <w:style w:type="character" w:customStyle="1" w:styleId="CommentSubjectChar">
    <w:name w:val="Comment Subject Char"/>
    <w:basedOn w:val="CommentTextChar"/>
    <w:link w:val="CommentSubject"/>
    <w:uiPriority w:val="99"/>
    <w:semiHidden/>
    <w:rsid w:val="00FA72C1"/>
    <w:rPr>
      <w:b/>
      <w:bCs/>
      <w:sz w:val="20"/>
      <w:szCs w:val="20"/>
    </w:rPr>
  </w:style>
  <w:style w:type="paragraph" w:styleId="Revision">
    <w:name w:val="Revision"/>
    <w:hidden/>
    <w:uiPriority w:val="99"/>
    <w:semiHidden/>
    <w:rsid w:val="00FA72C1"/>
  </w:style>
  <w:style w:type="paragraph" w:styleId="Footer">
    <w:name w:val="footer"/>
    <w:basedOn w:val="Normal"/>
    <w:link w:val="FooterChar"/>
    <w:uiPriority w:val="99"/>
    <w:unhideWhenUsed/>
    <w:rsid w:val="00183C4F"/>
    <w:pPr>
      <w:tabs>
        <w:tab w:val="center" w:pos="4320"/>
        <w:tab w:val="right" w:pos="8640"/>
      </w:tabs>
    </w:pPr>
  </w:style>
  <w:style w:type="character" w:customStyle="1" w:styleId="FooterChar">
    <w:name w:val="Footer Char"/>
    <w:basedOn w:val="DefaultParagraphFont"/>
    <w:link w:val="Footer"/>
    <w:uiPriority w:val="99"/>
    <w:rsid w:val="00183C4F"/>
  </w:style>
  <w:style w:type="character" w:styleId="PageNumber">
    <w:name w:val="page number"/>
    <w:basedOn w:val="DefaultParagraphFont"/>
    <w:uiPriority w:val="99"/>
    <w:semiHidden/>
    <w:unhideWhenUsed/>
    <w:rsid w:val="00183C4F"/>
  </w:style>
  <w:style w:type="table" w:styleId="TableGrid">
    <w:name w:val="Table Grid"/>
    <w:basedOn w:val="TableNormal"/>
    <w:uiPriority w:val="59"/>
    <w:rsid w:val="003C144A"/>
    <w:rPr>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A5096C"/>
    <w:pPr>
      <w:ind w:left="720"/>
      <w:contextualSpacing/>
    </w:pPr>
  </w:style>
  <w:style w:type="paragraph" w:styleId="Header">
    <w:name w:val="header"/>
    <w:basedOn w:val="Normal"/>
    <w:link w:val="HeaderChar"/>
    <w:uiPriority w:val="99"/>
    <w:unhideWhenUsed/>
    <w:rsid w:val="004E2C20"/>
    <w:pPr>
      <w:tabs>
        <w:tab w:val="center" w:pos="4320"/>
        <w:tab w:val="right" w:pos="8640"/>
      </w:tabs>
    </w:pPr>
  </w:style>
  <w:style w:type="character" w:customStyle="1" w:styleId="HeaderChar">
    <w:name w:val="Header Char"/>
    <w:basedOn w:val="DefaultParagraphFont"/>
    <w:link w:val="Header"/>
    <w:uiPriority w:val="99"/>
    <w:rsid w:val="004E2C20"/>
  </w:style>
  <w:style w:type="character" w:customStyle="1" w:styleId="ListParagraphChar">
    <w:name w:val="List Paragraph Char"/>
    <w:basedOn w:val="DefaultParagraphFont"/>
    <w:link w:val="ListParagraph"/>
    <w:uiPriority w:val="99"/>
    <w:locked/>
    <w:rsid w:val="006A08AE"/>
  </w:style>
  <w:style w:type="paragraph" w:styleId="Caption">
    <w:name w:val="caption"/>
    <w:basedOn w:val="Normal"/>
    <w:next w:val="Normal"/>
    <w:uiPriority w:val="35"/>
    <w:unhideWhenUsed/>
    <w:qFormat/>
    <w:rsid w:val="00891F9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F4B"/>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72C1"/>
    <w:rPr>
      <w:sz w:val="18"/>
      <w:szCs w:val="18"/>
    </w:rPr>
  </w:style>
  <w:style w:type="paragraph" w:styleId="CommentText">
    <w:name w:val="annotation text"/>
    <w:basedOn w:val="Normal"/>
    <w:link w:val="CommentTextChar"/>
    <w:uiPriority w:val="99"/>
    <w:semiHidden/>
    <w:unhideWhenUsed/>
    <w:rsid w:val="00FA72C1"/>
  </w:style>
  <w:style w:type="character" w:customStyle="1" w:styleId="CommentTextChar">
    <w:name w:val="Comment Text Char"/>
    <w:basedOn w:val="DefaultParagraphFont"/>
    <w:link w:val="CommentText"/>
    <w:uiPriority w:val="99"/>
    <w:semiHidden/>
    <w:rsid w:val="00FA72C1"/>
  </w:style>
  <w:style w:type="paragraph" w:styleId="CommentSubject">
    <w:name w:val="annotation subject"/>
    <w:basedOn w:val="CommentText"/>
    <w:next w:val="CommentText"/>
    <w:link w:val="CommentSubjectChar"/>
    <w:uiPriority w:val="99"/>
    <w:semiHidden/>
    <w:unhideWhenUsed/>
    <w:rsid w:val="00FA72C1"/>
    <w:rPr>
      <w:b/>
      <w:bCs/>
      <w:sz w:val="20"/>
      <w:szCs w:val="20"/>
    </w:rPr>
  </w:style>
  <w:style w:type="character" w:customStyle="1" w:styleId="CommentSubjectChar">
    <w:name w:val="Comment Subject Char"/>
    <w:basedOn w:val="CommentTextChar"/>
    <w:link w:val="CommentSubject"/>
    <w:uiPriority w:val="99"/>
    <w:semiHidden/>
    <w:rsid w:val="00FA72C1"/>
    <w:rPr>
      <w:b/>
      <w:bCs/>
      <w:sz w:val="20"/>
      <w:szCs w:val="20"/>
    </w:rPr>
  </w:style>
  <w:style w:type="paragraph" w:styleId="Revision">
    <w:name w:val="Revision"/>
    <w:hidden/>
    <w:uiPriority w:val="99"/>
    <w:semiHidden/>
    <w:rsid w:val="00FA72C1"/>
  </w:style>
  <w:style w:type="paragraph" w:styleId="Footer">
    <w:name w:val="footer"/>
    <w:basedOn w:val="Normal"/>
    <w:link w:val="FooterChar"/>
    <w:uiPriority w:val="99"/>
    <w:unhideWhenUsed/>
    <w:rsid w:val="00183C4F"/>
    <w:pPr>
      <w:tabs>
        <w:tab w:val="center" w:pos="4320"/>
        <w:tab w:val="right" w:pos="8640"/>
      </w:tabs>
    </w:pPr>
  </w:style>
  <w:style w:type="character" w:customStyle="1" w:styleId="FooterChar">
    <w:name w:val="Footer Char"/>
    <w:basedOn w:val="DefaultParagraphFont"/>
    <w:link w:val="Footer"/>
    <w:uiPriority w:val="99"/>
    <w:rsid w:val="00183C4F"/>
  </w:style>
  <w:style w:type="character" w:styleId="PageNumber">
    <w:name w:val="page number"/>
    <w:basedOn w:val="DefaultParagraphFont"/>
    <w:uiPriority w:val="99"/>
    <w:semiHidden/>
    <w:unhideWhenUsed/>
    <w:rsid w:val="00183C4F"/>
  </w:style>
  <w:style w:type="table" w:styleId="TableGrid">
    <w:name w:val="Table Grid"/>
    <w:basedOn w:val="TableNormal"/>
    <w:uiPriority w:val="59"/>
    <w:rsid w:val="003C144A"/>
    <w:rPr>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A5096C"/>
    <w:pPr>
      <w:ind w:left="720"/>
      <w:contextualSpacing/>
    </w:pPr>
  </w:style>
  <w:style w:type="paragraph" w:styleId="Header">
    <w:name w:val="header"/>
    <w:basedOn w:val="Normal"/>
    <w:link w:val="HeaderChar"/>
    <w:uiPriority w:val="99"/>
    <w:unhideWhenUsed/>
    <w:rsid w:val="004E2C20"/>
    <w:pPr>
      <w:tabs>
        <w:tab w:val="center" w:pos="4320"/>
        <w:tab w:val="right" w:pos="8640"/>
      </w:tabs>
    </w:pPr>
  </w:style>
  <w:style w:type="character" w:customStyle="1" w:styleId="HeaderChar">
    <w:name w:val="Header Char"/>
    <w:basedOn w:val="DefaultParagraphFont"/>
    <w:link w:val="Header"/>
    <w:uiPriority w:val="99"/>
    <w:rsid w:val="004E2C20"/>
  </w:style>
  <w:style w:type="character" w:customStyle="1" w:styleId="ListParagraphChar">
    <w:name w:val="List Paragraph Char"/>
    <w:basedOn w:val="DefaultParagraphFont"/>
    <w:link w:val="ListParagraph"/>
    <w:uiPriority w:val="99"/>
    <w:locked/>
    <w:rsid w:val="006A08AE"/>
  </w:style>
  <w:style w:type="paragraph" w:styleId="Caption">
    <w:name w:val="caption"/>
    <w:basedOn w:val="Normal"/>
    <w:next w:val="Normal"/>
    <w:uiPriority w:val="35"/>
    <w:unhideWhenUsed/>
    <w:qFormat/>
    <w:rsid w:val="00891F9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262418">
      <w:bodyDiv w:val="1"/>
      <w:marLeft w:val="0"/>
      <w:marRight w:val="0"/>
      <w:marTop w:val="0"/>
      <w:marBottom w:val="0"/>
      <w:divBdr>
        <w:top w:val="none" w:sz="0" w:space="0" w:color="auto"/>
        <w:left w:val="none" w:sz="0" w:space="0" w:color="auto"/>
        <w:bottom w:val="none" w:sz="0" w:space="0" w:color="auto"/>
        <w:right w:val="none" w:sz="0" w:space="0" w:color="auto"/>
      </w:divBdr>
    </w:div>
    <w:div w:id="991444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Rxn Essentiality</c:v>
                </c:pt>
              </c:strCache>
            </c:strRef>
          </c:tx>
          <c:invertIfNegative val="0"/>
          <c:cat>
            <c:strRef>
              <c:f>Sheet1!$A$2:$A$4</c:f>
              <c:strCache>
                <c:ptCount val="3"/>
                <c:pt idx="0">
                  <c:v>M. acetivorans</c:v>
                </c:pt>
                <c:pt idx="1">
                  <c:v>M. barkeri</c:v>
                </c:pt>
                <c:pt idx="2">
                  <c:v>M. maripaludis</c:v>
                </c:pt>
              </c:strCache>
            </c:strRef>
          </c:cat>
          <c:val>
            <c:numRef>
              <c:f>Sheet1!$B$2:$B$4</c:f>
              <c:numCache>
                <c:formatCode>0%</c:formatCode>
                <c:ptCount val="3"/>
                <c:pt idx="0">
                  <c:v>0.3705050505050505</c:v>
                </c:pt>
                <c:pt idx="1">
                  <c:v>0.35539215686274511</c:v>
                </c:pt>
                <c:pt idx="2">
                  <c:v>0.51899592944369055</c:v>
                </c:pt>
              </c:numCache>
            </c:numRef>
          </c:val>
        </c:ser>
        <c:ser>
          <c:idx val="1"/>
          <c:order val="1"/>
          <c:tx>
            <c:strRef>
              <c:f>Sheet1!$C$1</c:f>
              <c:strCache>
                <c:ptCount val="1"/>
                <c:pt idx="0">
                  <c:v>Gene Essentiality</c:v>
                </c:pt>
              </c:strCache>
            </c:strRef>
          </c:tx>
          <c:invertIfNegative val="0"/>
          <c:cat>
            <c:strRef>
              <c:f>Sheet1!$A$2:$A$4</c:f>
              <c:strCache>
                <c:ptCount val="3"/>
                <c:pt idx="0">
                  <c:v>M. acetivorans</c:v>
                </c:pt>
                <c:pt idx="1">
                  <c:v>M. barkeri</c:v>
                </c:pt>
                <c:pt idx="2">
                  <c:v>M. maripaludis</c:v>
                </c:pt>
              </c:strCache>
            </c:strRef>
          </c:cat>
          <c:val>
            <c:numRef>
              <c:f>Sheet1!$C$2:$C$4</c:f>
              <c:numCache>
                <c:formatCode>0%</c:formatCode>
                <c:ptCount val="3"/>
                <c:pt idx="0">
                  <c:v>0.22818791946308725</c:v>
                </c:pt>
                <c:pt idx="1">
                  <c:v>0.20222222222222222</c:v>
                </c:pt>
                <c:pt idx="2">
                  <c:v>5.33E-2</c:v>
                </c:pt>
              </c:numCache>
            </c:numRef>
          </c:val>
        </c:ser>
        <c:dLbls>
          <c:showLegendKey val="0"/>
          <c:showVal val="0"/>
          <c:showCatName val="0"/>
          <c:showSerName val="0"/>
          <c:showPercent val="0"/>
          <c:showBubbleSize val="0"/>
        </c:dLbls>
        <c:gapWidth val="150"/>
        <c:axId val="149748352"/>
        <c:axId val="149760256"/>
      </c:barChart>
      <c:catAx>
        <c:axId val="149748352"/>
        <c:scaling>
          <c:orientation val="minMax"/>
        </c:scaling>
        <c:delete val="0"/>
        <c:axPos val="b"/>
        <c:majorTickMark val="out"/>
        <c:minorTickMark val="none"/>
        <c:tickLblPos val="nextTo"/>
        <c:txPr>
          <a:bodyPr/>
          <a:lstStyle/>
          <a:p>
            <a:pPr>
              <a:defRPr sz="900" i="1">
                <a:latin typeface="Times New Roman" panose="02020603050405020304" pitchFamily="18" charset="0"/>
                <a:cs typeface="Times New Roman" panose="02020603050405020304" pitchFamily="18" charset="0"/>
              </a:defRPr>
            </a:pPr>
            <a:endParaRPr lang="en-US"/>
          </a:p>
        </c:txPr>
        <c:crossAx val="149760256"/>
        <c:crosses val="autoZero"/>
        <c:auto val="1"/>
        <c:lblAlgn val="ctr"/>
        <c:lblOffset val="100"/>
        <c:noMultiLvlLbl val="0"/>
      </c:catAx>
      <c:valAx>
        <c:axId val="149760256"/>
        <c:scaling>
          <c:orientation val="minMax"/>
        </c:scaling>
        <c:delete val="0"/>
        <c:axPos val="l"/>
        <c:majorGridlines/>
        <c:numFmt formatCode="0%" sourceLinked="1"/>
        <c:majorTickMark val="out"/>
        <c:minorTickMark val="none"/>
        <c:tickLblPos val="nextTo"/>
        <c:txPr>
          <a:bodyPr/>
          <a:lstStyle/>
          <a:p>
            <a:pPr>
              <a:defRPr sz="900">
                <a:latin typeface="Times New Roman" panose="02020603050405020304" pitchFamily="18" charset="0"/>
                <a:cs typeface="Times New Roman" panose="02020603050405020304" pitchFamily="18" charset="0"/>
              </a:defRPr>
            </a:pPr>
            <a:endParaRPr lang="en-US"/>
          </a:p>
        </c:txPr>
        <c:crossAx val="149748352"/>
        <c:crosses val="autoZero"/>
        <c:crossBetween val="between"/>
      </c:valAx>
    </c:plotArea>
    <c:legend>
      <c:legendPos val="r"/>
      <c:layout>
        <c:manualLayout>
          <c:xMode val="edge"/>
          <c:yMode val="edge"/>
          <c:x val="0.20911366848374727"/>
          <c:y val="8.5441714384497366E-2"/>
          <c:w val="0.31697876537220443"/>
          <c:h val="0.23060108038820729"/>
        </c:manualLayout>
      </c:layout>
      <c:overlay val="1"/>
      <c:txPr>
        <a:bodyPr/>
        <a:lstStyle/>
        <a:p>
          <a:pPr>
            <a:defRPr sz="900">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txPr>
    <a:bodyPr/>
    <a:lstStyle/>
    <a:p>
      <a:pPr>
        <a:defRPr sz="18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11</Pages>
  <Words>3889</Words>
  <Characters>22169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UofM</Company>
  <LinksUpToDate>false</LinksUpToDate>
  <CharactersWithSpaces>26006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Matt</cp:lastModifiedBy>
  <cp:revision>11</cp:revision>
  <cp:lastPrinted>2014-07-30T20:02:00Z</cp:lastPrinted>
  <dcterms:created xsi:type="dcterms:W3CDTF">2014-07-30T20:02:00Z</dcterms:created>
  <dcterms:modified xsi:type="dcterms:W3CDTF">2014-10-01T18:05:00Z</dcterms:modified>
</cp:coreProperties>
</file>