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7E108648" w:rsidR="00D212BA" w:rsidRPr="00D212BA" w:rsidRDefault="009E330D" w:rsidP="00D212BA">
      <w:pPr>
        <w:jc w:val="left"/>
        <w:rPr>
          <w:b/>
          <w:bCs/>
        </w:rPr>
      </w:pPr>
      <w:del w:id="0" w:author="Matt Richards" w:date="2015-07-11T12:26:00Z">
        <w:r w:rsidDel="00FA0454">
          <w:rPr>
            <w:b/>
            <w:bCs/>
          </w:rPr>
          <w:delText>Second</w:delText>
        </w:r>
        <w:r w:rsidR="00D212BA" w:rsidRPr="00D212BA" w:rsidDel="00FA0454">
          <w:rPr>
            <w:b/>
            <w:bCs/>
          </w:rPr>
          <w:delText xml:space="preserve"> </w:delText>
        </w:r>
      </w:del>
      <w:ins w:id="1" w:author="Matt Richards" w:date="2015-07-11T12:26:00Z">
        <w:r w:rsidR="00FA0454">
          <w:rPr>
            <w:b/>
            <w:bCs/>
          </w:rPr>
          <w:t>Third</w:t>
        </w:r>
        <w:r w:rsidR="00FA0454" w:rsidRPr="00D212BA">
          <w:rPr>
            <w:b/>
            <w:bCs/>
          </w:rPr>
          <w:t xml:space="preserve"> </w:t>
        </w:r>
      </w:ins>
      <w:r w:rsidR="00D212BA" w:rsidRPr="00D212BA">
        <w:rPr>
          <w:b/>
          <w:bCs/>
        </w:rPr>
        <w:t xml:space="preserve">Quarter </w:t>
      </w:r>
      <w:r w:rsidR="001F40F4">
        <w:rPr>
          <w:b/>
          <w:bCs/>
        </w:rPr>
        <w:t>(</w:t>
      </w:r>
      <w:del w:id="2" w:author="Matt Richards" w:date="2015-07-11T12:26:00Z">
        <w:r w:rsidDel="00FA0454">
          <w:rPr>
            <w:b/>
            <w:bCs/>
          </w:rPr>
          <w:delText>January</w:delText>
        </w:r>
        <w:r w:rsidR="001F40F4" w:rsidDel="00FA0454">
          <w:rPr>
            <w:b/>
            <w:bCs/>
          </w:rPr>
          <w:delText xml:space="preserve"> </w:delText>
        </w:r>
      </w:del>
      <w:ins w:id="3" w:author="Matt Richards" w:date="2015-07-11T12:26:00Z">
        <w:r w:rsidR="00FA0454">
          <w:rPr>
            <w:b/>
            <w:bCs/>
          </w:rPr>
          <w:t>April</w:t>
        </w:r>
        <w:r w:rsidR="00FA0454">
          <w:rPr>
            <w:b/>
            <w:bCs/>
          </w:rPr>
          <w:t xml:space="preserve"> </w:t>
        </w:r>
      </w:ins>
      <w:r w:rsidR="001F40F4">
        <w:rPr>
          <w:b/>
          <w:bCs/>
        </w:rPr>
        <w:t>1-</w:t>
      </w:r>
      <w:del w:id="4" w:author="Matt Richards" w:date="2015-07-11T12:26:00Z">
        <w:r w:rsidDel="00FA0454">
          <w:rPr>
            <w:b/>
            <w:bCs/>
          </w:rPr>
          <w:delText xml:space="preserve">March </w:delText>
        </w:r>
      </w:del>
      <w:ins w:id="5" w:author="Matt Richards" w:date="2015-07-11T12:26:00Z">
        <w:r w:rsidR="00FA0454">
          <w:rPr>
            <w:b/>
            <w:bCs/>
          </w:rPr>
          <w:t>June</w:t>
        </w:r>
        <w:r w:rsidR="00FA0454">
          <w:rPr>
            <w:b/>
            <w:bCs/>
          </w:rPr>
          <w:t xml:space="preserve"> </w:t>
        </w:r>
      </w:ins>
      <w:r>
        <w:rPr>
          <w:b/>
          <w:bCs/>
        </w:rPr>
        <w:t>31, 2015</w:t>
      </w:r>
      <w:r w:rsidR="001F40F4">
        <w:rPr>
          <w:b/>
          <w:bCs/>
        </w:rPr>
        <w:t xml:space="preserve">) </w:t>
      </w:r>
      <w:r w:rsidR="00D212BA" w:rsidRPr="00D212BA">
        <w:rPr>
          <w:b/>
          <w:bCs/>
        </w:rPr>
        <w:t>Report – Team Michigan</w:t>
      </w:r>
    </w:p>
    <w:p w14:paraId="399D455C" w14:textId="123FD017" w:rsidR="00D212BA" w:rsidRPr="00D212BA" w:rsidRDefault="00D212BA" w:rsidP="00D212BA">
      <w:pPr>
        <w:jc w:val="left"/>
        <w:rPr>
          <w:b/>
          <w:bCs/>
        </w:rPr>
      </w:pPr>
      <w:r w:rsidRPr="00D212BA">
        <w:rPr>
          <w:b/>
          <w:bCs/>
        </w:rPr>
        <w:t xml:space="preserve">Reducing Emissions Using </w:t>
      </w:r>
      <w:proofErr w:type="spellStart"/>
      <w:r w:rsidRPr="00D212BA">
        <w:rPr>
          <w:b/>
          <w:bCs/>
        </w:rPr>
        <w:t>Methanotrophic</w:t>
      </w:r>
      <w:proofErr w:type="spellEnd"/>
      <w:r w:rsidRPr="00D212BA">
        <w:rPr>
          <w:b/>
          <w:bCs/>
        </w:rPr>
        <w:t xml:space="preserve"> Organisms </w:t>
      </w:r>
      <w:proofErr w:type="gramStart"/>
      <w:r w:rsidRPr="00D212BA">
        <w:rPr>
          <w:b/>
          <w:bCs/>
        </w:rPr>
        <w:t>For</w:t>
      </w:r>
      <w:proofErr w:type="gramEnd"/>
      <w:r w:rsidRPr="00D212BA">
        <w:rPr>
          <w:b/>
          <w:bCs/>
        </w:rPr>
        <w:t xml:space="preserve"> Transportation Energy </w:t>
      </w:r>
      <w:r w:rsidR="00A22E6F">
        <w:rPr>
          <w:b/>
          <w:bCs/>
        </w:rPr>
        <w:t>(REMOTE)</w:t>
      </w:r>
    </w:p>
    <w:p w14:paraId="617ABD2D" w14:textId="7105A1B0" w:rsidR="00D212BA" w:rsidRPr="00D212BA" w:rsidRDefault="00D212BA" w:rsidP="00D212BA">
      <w:pPr>
        <w:jc w:val="left"/>
        <w:rPr>
          <w:b/>
          <w:bCs/>
        </w:rPr>
      </w:pPr>
      <w:r w:rsidRPr="00D212BA">
        <w:rPr>
          <w:b/>
          <w:bCs/>
        </w:rPr>
        <w:t xml:space="preserve">Anaerobic Bioconversion </w:t>
      </w:r>
      <w:proofErr w:type="gramStart"/>
      <w:r w:rsidRPr="00D212BA">
        <w:rPr>
          <w:b/>
          <w:bCs/>
        </w:rPr>
        <w:t>Of</w:t>
      </w:r>
      <w:proofErr w:type="gramEnd"/>
      <w:r w:rsidRPr="00D212BA">
        <w:rPr>
          <w:b/>
          <w:bCs/>
        </w:rPr>
        <w:t xml:space="preserve"> Methane To Methanol</w:t>
      </w:r>
      <w:r w:rsidRPr="00D212BA">
        <w:rPr>
          <w:b/>
        </w:rPr>
        <w:br/>
      </w:r>
      <w:r w:rsidRPr="00D212BA">
        <w:t> </w:t>
      </w:r>
      <w:ins w:id="6" w:author="Matt Richards" w:date="2015-07-11T12:26:00Z">
        <w:r w:rsidR="00B9617B">
          <w:t xml:space="preserve"> </w:t>
        </w:r>
      </w:ins>
      <w:bookmarkStart w:id="7" w:name="_GoBack"/>
      <w:bookmarkEnd w:id="7"/>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proofErr w:type="spellStart"/>
      <w:r w:rsidRPr="00D212BA">
        <w:rPr>
          <w:i/>
        </w:rPr>
        <w:t>Methanococcus</w:t>
      </w:r>
      <w:proofErr w:type="spellEnd"/>
      <w:r w:rsidRPr="00D212BA">
        <w:rPr>
          <w:i/>
        </w:rPr>
        <w:t xml:space="preserve"> </w:t>
      </w:r>
      <w:proofErr w:type="spellStart"/>
      <w:r w:rsidRPr="00D212BA">
        <w:rPr>
          <w:i/>
        </w:rPr>
        <w:t>maripaludis</w:t>
      </w:r>
      <w:proofErr w:type="spellEnd"/>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77777777"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D212BA">
        <w:t>Dayle</w:t>
      </w:r>
      <w:proofErr w:type="spellEnd"/>
      <w:r w:rsidRPr="00D212BA">
        <w:t xml:space="preserve"> Smith (PNNL). Nadine Wong in our technology transfer office is our T2M </w:t>
      </w:r>
      <w:proofErr w:type="spellStart"/>
      <w:r w:rsidRPr="00D212BA">
        <w:t>liason</w:t>
      </w:r>
      <w:proofErr w:type="spellEnd"/>
      <w:r w:rsidRPr="00D212BA">
        <w:rPr>
          <w:bCs/>
        </w:rPr>
        <w:t>.</w:t>
      </w:r>
      <w:r w:rsidRPr="00D212BA">
        <w:rPr>
          <w:b/>
          <w:bCs/>
        </w:rPr>
        <w:t xml:space="preserve"> </w:t>
      </w:r>
      <w:r w:rsidRPr="00D212BA">
        <w:t>Briefly, our scientific specific aims are:</w:t>
      </w:r>
    </w:p>
    <w:p w14:paraId="1AAC8B4F" w14:textId="77777777" w:rsidR="00D212BA" w:rsidRPr="00D212BA" w:rsidRDefault="00D212BA" w:rsidP="00D212BA">
      <w:pPr>
        <w:numPr>
          <w:ilvl w:val="0"/>
          <w:numId w:val="1"/>
        </w:numPr>
      </w:pPr>
      <w:r w:rsidRPr="00D212BA">
        <w:t xml:space="preserve">To actively express the gene clusters encoding the MCRs from </w:t>
      </w:r>
      <w:r w:rsidRPr="00D212BA">
        <w:rPr>
          <w:i/>
        </w:rPr>
        <w:t xml:space="preserve">M. </w:t>
      </w:r>
      <w:proofErr w:type="spellStart"/>
      <w:r w:rsidRPr="00D212BA">
        <w:rPr>
          <w:i/>
        </w:rPr>
        <w:t>marburgensis</w:t>
      </w:r>
      <w:proofErr w:type="spellEnd"/>
      <w:r w:rsidRPr="00D212BA">
        <w:t xml:space="preserve"> and from the anaerobic methane oxidizers, ANME-1 and ANME-2, in a genetically tractable methanogen; to genetically engineer the pathways for converting methane to methanol and to couple this pathway to the sulfate reduction path, </w:t>
      </w:r>
      <w:proofErr w:type="gramStart"/>
      <w:r w:rsidRPr="00D212BA">
        <w:t>which makes this process thermodynamically favorable.</w:t>
      </w:r>
      <w:proofErr w:type="gramEnd"/>
      <w:r w:rsidRPr="00D212BA">
        <w:t xml:space="preserv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w:t>
      </w:r>
      <w:proofErr w:type="spellStart"/>
      <w:r w:rsidRPr="00D212BA">
        <w:rPr>
          <w:i/>
        </w:rPr>
        <w:t>maripaludis</w:t>
      </w:r>
      <w:proofErr w:type="spellEnd"/>
      <w:r w:rsidRPr="00D212BA">
        <w:t xml:space="preserve"> strains, thus, ensuring that enzymes in the engineered pathway can operate at high efficiency in the new organism. We will also reengineer other aspects of </w:t>
      </w:r>
      <w:r w:rsidRPr="00D212BA">
        <w:rPr>
          <w:i/>
        </w:rPr>
        <w:t xml:space="preserve">M. </w:t>
      </w:r>
      <w:proofErr w:type="spellStart"/>
      <w:r w:rsidRPr="00D212BA">
        <w:rPr>
          <w:i/>
        </w:rPr>
        <w:t>maripaludis</w:t>
      </w:r>
      <w:proofErr w:type="spellEnd"/>
      <w:r w:rsidRPr="00D212BA">
        <w:t xml:space="preserve"> metabolism by performing genetic alterations to optimize the methanol pathway in its new metabolic context and perform </w:t>
      </w:r>
      <w:proofErr w:type="spellStart"/>
      <w:r w:rsidRPr="00D212BA">
        <w:t>metabolomic</w:t>
      </w:r>
      <w:proofErr w:type="spellEnd"/>
      <w:r w:rsidRPr="00D212BA">
        <w:t xml:space="preserve">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 xml:space="preserve">M. </w:t>
      </w:r>
      <w:proofErr w:type="spellStart"/>
      <w:r w:rsidRPr="00D212BA">
        <w:rPr>
          <w:i/>
        </w:rPr>
        <w:t>maripaludis</w:t>
      </w:r>
      <w:proofErr w:type="spellEnd"/>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 xml:space="preserve">To use computational studies to understand the mechanism of the anaerobic methane oxidizing </w:t>
      </w:r>
      <w:proofErr w:type="gramStart"/>
      <w:r w:rsidRPr="00D212BA">
        <w:t>enzyme</w:t>
      </w:r>
      <w:proofErr w:type="gramEnd"/>
      <w:r w:rsidRPr="00D212BA">
        <w:t>, MCR, and to predict the effects of site-directed mutagenesis on the reaction mechanism.</w:t>
      </w:r>
    </w:p>
    <w:p w14:paraId="5FC87C80" w14:textId="77777777" w:rsidR="00D212BA" w:rsidRPr="00D212BA" w:rsidRDefault="00D212BA" w:rsidP="00D212BA"/>
    <w:p w14:paraId="295D2E1E" w14:textId="267968DF" w:rsidR="00D212BA" w:rsidRPr="00D212BA" w:rsidRDefault="00D212BA" w:rsidP="00D212BA">
      <w:r w:rsidRPr="00D212BA">
        <w:t xml:space="preserve">We have made progress on each of these aims and all scientific aims are on track to timely completion. </w:t>
      </w:r>
      <w:r w:rsidR="002B3D3F">
        <w:t xml:space="preserve">Below, </w:t>
      </w:r>
      <w:r w:rsidRPr="00D212BA">
        <w:t xml:space="preserve">I have outlined challenges and risks associated with the work and identified alternative strategies should any of the current plans fail. </w:t>
      </w:r>
      <w:r w:rsidR="002B3D3F">
        <w:t xml:space="preserve">Although the major aims (above) remain intact, I proposed some </w:t>
      </w:r>
      <w:r w:rsidR="000A1CD9">
        <w:t>changes in approach</w:t>
      </w:r>
      <w:r w:rsidR="002B3D3F">
        <w:t xml:space="preserve"> that should facilitate accomplishing the GTL goals. </w:t>
      </w:r>
      <w:r w:rsidRPr="00D212BA">
        <w:t xml:space="preserve">We also are on budget. </w:t>
      </w:r>
    </w:p>
    <w:p w14:paraId="76BEF2C9" w14:textId="77777777" w:rsidR="00644C14" w:rsidRDefault="00644C14"/>
    <w:p w14:paraId="51AE61E9" w14:textId="3CF7C199" w:rsidR="00131C28" w:rsidRDefault="009A078D" w:rsidP="003B4BE9">
      <w:r w:rsidRPr="00C727D2">
        <w:t>With respect to Aim 1,</w:t>
      </w:r>
      <w:r w:rsidR="00E65B7E">
        <w:t xml:space="preserve"> we previously reported successful</w:t>
      </w:r>
      <w:r w:rsidR="00E65B7E" w:rsidRPr="00E65B7E">
        <w:t xml:space="preserve"> clon</w:t>
      </w:r>
      <w:r w:rsidR="00E65B7E">
        <w:t>ing</w:t>
      </w:r>
      <w:r w:rsidR="00E65B7E" w:rsidRPr="00E65B7E">
        <w:t xml:space="preserve"> and express</w:t>
      </w:r>
      <w:r w:rsidR="00E65B7E">
        <w:t>ion of</w:t>
      </w:r>
      <w:r w:rsidR="00E65B7E" w:rsidRPr="00E65B7E">
        <w:t xml:space="preserve"> tagged versions of the ANME 2c and </w:t>
      </w:r>
      <w:r w:rsidR="00E65B7E" w:rsidRPr="00E65B7E">
        <w:rPr>
          <w:i/>
        </w:rPr>
        <w:t xml:space="preserve">M. </w:t>
      </w:r>
      <w:proofErr w:type="spellStart"/>
      <w:r w:rsidR="00E65B7E" w:rsidRPr="00E65B7E">
        <w:rPr>
          <w:i/>
        </w:rPr>
        <w:t>marburgensis</w:t>
      </w:r>
      <w:proofErr w:type="spellEnd"/>
      <w:r w:rsidR="00E65B7E" w:rsidRPr="00E65B7E">
        <w:t xml:space="preserve"> MCRs in </w:t>
      </w:r>
      <w:r w:rsidR="00E65B7E" w:rsidRPr="00E65B7E">
        <w:rPr>
          <w:i/>
        </w:rPr>
        <w:t xml:space="preserve">M. </w:t>
      </w:r>
      <w:proofErr w:type="spellStart"/>
      <w:r w:rsidR="00E65B7E" w:rsidRPr="00E65B7E">
        <w:rPr>
          <w:i/>
        </w:rPr>
        <w:t>maripaludis</w:t>
      </w:r>
      <w:proofErr w:type="spellEnd"/>
      <w:r w:rsidR="00E65B7E">
        <w:t xml:space="preserve"> as well as</w:t>
      </w:r>
      <w:r w:rsidR="00E65B7E" w:rsidRPr="00E65B7E">
        <w:t xml:space="preserve"> a His-tagged version of the </w:t>
      </w:r>
      <w:r w:rsidR="00E65B7E" w:rsidRPr="00E65B7E">
        <w:rPr>
          <w:i/>
        </w:rPr>
        <w:t xml:space="preserve">M. </w:t>
      </w:r>
      <w:proofErr w:type="spellStart"/>
      <w:r w:rsidR="00E65B7E" w:rsidRPr="00E65B7E">
        <w:rPr>
          <w:i/>
        </w:rPr>
        <w:t>maripaludis</w:t>
      </w:r>
      <w:proofErr w:type="spellEnd"/>
      <w:r w:rsidR="00E65B7E">
        <w:t xml:space="preserve"> MCR at levels that exceed our </w:t>
      </w:r>
      <w:r w:rsidR="00E65B7E" w:rsidRPr="00E65B7E">
        <w:t xml:space="preserve">milestone goal of 0.1 mg </w:t>
      </w:r>
      <w:r w:rsidR="00E65B7E" w:rsidRPr="00E65B7E">
        <w:rPr>
          <w:bCs/>
        </w:rPr>
        <w:t xml:space="preserve">protein/g cell </w:t>
      </w:r>
      <w:proofErr w:type="spellStart"/>
      <w:r w:rsidR="00E65B7E" w:rsidRPr="00E65B7E">
        <w:rPr>
          <w:bCs/>
        </w:rPr>
        <w:t>dw</w:t>
      </w:r>
      <w:proofErr w:type="spellEnd"/>
      <w:r w:rsidR="00E65B7E">
        <w:t xml:space="preserve"> and</w:t>
      </w:r>
      <w:r w:rsidR="00E65B7E" w:rsidRPr="00E65B7E">
        <w:t xml:space="preserve"> demonstrated the three subunits of the </w:t>
      </w:r>
      <w:r w:rsidR="00E65B7E">
        <w:t xml:space="preserve">targeted </w:t>
      </w:r>
      <w:r w:rsidR="00E65B7E" w:rsidRPr="00E65B7E">
        <w:t>enzyme</w:t>
      </w:r>
      <w:r w:rsidR="00E65B7E">
        <w:t>s</w:t>
      </w:r>
      <w:r w:rsidR="00E65B7E" w:rsidRPr="00E65B7E">
        <w:t xml:space="preserve"> are present and that the F</w:t>
      </w:r>
      <w:r w:rsidR="00E65B7E" w:rsidRPr="00123562">
        <w:rPr>
          <w:vertAlign w:val="subscript"/>
        </w:rPr>
        <w:t>430</w:t>
      </w:r>
      <w:r w:rsidR="00E65B7E" w:rsidRPr="00E65B7E">
        <w:t xml:space="preserve"> cofactor is incorporated.  </w:t>
      </w:r>
    </w:p>
    <w:p w14:paraId="583B3F5A" w14:textId="27A8FC59" w:rsidR="009A078D" w:rsidRDefault="00E65B7E" w:rsidP="003B4BE9">
      <w:r>
        <w:t xml:space="preserve">In the last quarter, we </w:t>
      </w:r>
      <w:r w:rsidR="00876C2D">
        <w:t xml:space="preserve">determined that the levels of the </w:t>
      </w:r>
      <w:proofErr w:type="spellStart"/>
      <w:r w:rsidR="00876C2D">
        <w:t>heterologously</w:t>
      </w:r>
      <w:proofErr w:type="spellEnd"/>
      <w:r w:rsidR="00876C2D">
        <w:t xml:space="preserve"> expressed ANME and </w:t>
      </w:r>
      <w:r w:rsidR="00876C2D" w:rsidRPr="00123562">
        <w:rPr>
          <w:i/>
        </w:rPr>
        <w:t xml:space="preserve">M. </w:t>
      </w:r>
      <w:proofErr w:type="spellStart"/>
      <w:r w:rsidR="00876C2D" w:rsidRPr="00123562">
        <w:rPr>
          <w:i/>
        </w:rPr>
        <w:t>marburgensis</w:t>
      </w:r>
      <w:proofErr w:type="spellEnd"/>
      <w:r w:rsidR="00876C2D">
        <w:t xml:space="preserve"> enzyme</w:t>
      </w:r>
      <w:r w:rsidR="003B4BE9">
        <w:t xml:space="preserve">s are lower than our target levels and do not complement the native enzyme; thus, we are working to increase these levels, in the event that the </w:t>
      </w:r>
      <w:r w:rsidR="003B4BE9" w:rsidRPr="00E65B7E">
        <w:rPr>
          <w:i/>
        </w:rPr>
        <w:t xml:space="preserve">M. </w:t>
      </w:r>
      <w:proofErr w:type="spellStart"/>
      <w:r w:rsidR="003B4BE9" w:rsidRPr="00E65B7E">
        <w:rPr>
          <w:i/>
        </w:rPr>
        <w:t>maripaludis</w:t>
      </w:r>
      <w:proofErr w:type="spellEnd"/>
      <w:r w:rsidR="003B4BE9">
        <w:t xml:space="preserve"> MCR does not work sufficiently well in catalyzing the reverse reaction. We </w:t>
      </w:r>
      <w:r w:rsidR="00876C2D" w:rsidRPr="00876C2D">
        <w:t>successfully cloned the heterologous</w:t>
      </w:r>
      <w:r w:rsidR="00876C2D">
        <w:rPr>
          <w:i/>
        </w:rPr>
        <w:t xml:space="preserve"> </w:t>
      </w:r>
      <w:r w:rsidR="00876C2D" w:rsidRPr="00876C2D">
        <w:t xml:space="preserve">methanol </w:t>
      </w:r>
      <w:proofErr w:type="spellStart"/>
      <w:r w:rsidR="00876C2D" w:rsidRPr="00876C2D">
        <w:t>methyltransferase</w:t>
      </w:r>
      <w:proofErr w:type="spellEnd"/>
      <w:r w:rsidR="00876C2D" w:rsidRPr="00876C2D">
        <w:t xml:space="preserve"> genes into </w:t>
      </w:r>
      <w:r w:rsidR="00876C2D" w:rsidRPr="00876C2D">
        <w:rPr>
          <w:i/>
        </w:rPr>
        <w:t xml:space="preserve">M. </w:t>
      </w:r>
      <w:proofErr w:type="spellStart"/>
      <w:r w:rsidR="00876C2D" w:rsidRPr="00876C2D">
        <w:rPr>
          <w:i/>
        </w:rPr>
        <w:t>maripaludis</w:t>
      </w:r>
      <w:proofErr w:type="spellEnd"/>
      <w:r w:rsidR="00876C2D" w:rsidRPr="00876C2D">
        <w:t xml:space="preserve"> and verified expression by Western blot</w:t>
      </w:r>
      <w:r w:rsidR="00876C2D">
        <w:t xml:space="preserve">. </w:t>
      </w:r>
    </w:p>
    <w:p w14:paraId="54D038E9" w14:textId="77777777" w:rsidR="00131C28" w:rsidRDefault="00131C28" w:rsidP="009A078D"/>
    <w:p w14:paraId="332DB5C9" w14:textId="77777777" w:rsidR="00B0484E" w:rsidRPr="00883594" w:rsidRDefault="00B0484E" w:rsidP="00B0484E">
      <w:pPr>
        <w:rPr>
          <w:highlight w:val="yellow"/>
        </w:rPr>
      </w:pPr>
      <w:r w:rsidRPr="00883594">
        <w:rPr>
          <w:highlight w:val="yellow"/>
        </w:rPr>
        <w:t xml:space="preserve">With respect to Aim 2, we have previously reported construction and completion of the initial genome scale flux balance model for </w:t>
      </w:r>
      <w:r w:rsidRPr="00883594">
        <w:rPr>
          <w:i/>
          <w:highlight w:val="yellow"/>
        </w:rPr>
        <w:t xml:space="preserve">M. </w:t>
      </w:r>
      <w:proofErr w:type="spellStart"/>
      <w:r w:rsidRPr="00883594">
        <w:rPr>
          <w:i/>
          <w:highlight w:val="yellow"/>
        </w:rPr>
        <w:t>marapaludis</w:t>
      </w:r>
      <w:proofErr w:type="spellEnd"/>
      <w:r w:rsidRPr="00883594">
        <w:rPr>
          <w:highlight w:val="yellow"/>
        </w:rPr>
        <w:t xml:space="preserve"> metabolism using a maximum likelihood </w:t>
      </w:r>
      <w:proofErr w:type="spellStart"/>
      <w:r w:rsidRPr="00883594">
        <w:rPr>
          <w:highlight w:val="yellow"/>
        </w:rPr>
        <w:t>orthology</w:t>
      </w:r>
      <w:proofErr w:type="spellEnd"/>
      <w:r w:rsidRPr="00883594">
        <w:rPr>
          <w:highlight w:val="yellow"/>
        </w:rPr>
        <w:t xml:space="preserve"> approach and refinement through manual curation based on biochemical, genetic, and physiological data from literature.</w:t>
      </w:r>
    </w:p>
    <w:p w14:paraId="22BF9D29" w14:textId="76CE8638" w:rsidR="009A078D" w:rsidRDefault="00B0484E" w:rsidP="00B0484E">
      <w:r w:rsidRPr="00883594">
        <w:rPr>
          <w:highlight w:val="yellow"/>
        </w:rPr>
        <w:lastRenderedPageBreak/>
        <w:t xml:space="preserve">In the last quarter, we </w:t>
      </w:r>
      <w:del w:id="8" w:author="Matt Richards" w:date="2015-07-11T12:17:00Z">
        <w:r w:rsidR="002B3D3F" w:rsidRPr="00883594" w:rsidDel="009B4F07">
          <w:rPr>
            <w:highlight w:val="yellow"/>
          </w:rPr>
          <w:delText>computationally and experimentally</w:delText>
        </w:r>
        <w:r w:rsidRPr="00883594" w:rsidDel="009B4F07">
          <w:rPr>
            <w:highlight w:val="yellow"/>
          </w:rPr>
          <w:delText xml:space="preserve"> refine our model outside of the well-characterized methanogenesis pathway</w:delText>
        </w:r>
        <w:r w:rsidR="002B3D3F" w:rsidRPr="00883594" w:rsidDel="009B4F07">
          <w:rPr>
            <w:highlight w:val="yellow"/>
          </w:rPr>
          <w:delText>.</w:delText>
        </w:r>
        <w:r w:rsidRPr="00883594" w:rsidDel="009B4F07">
          <w:rPr>
            <w:highlight w:val="yellow"/>
          </w:rPr>
          <w:delText xml:space="preserve"> </w:delText>
        </w:r>
      </w:del>
      <w:ins w:id="9" w:author="Matt Richards" w:date="2015-07-11T12:17:00Z">
        <w:r w:rsidR="009B4F07">
          <w:rPr>
            <w:highlight w:val="yellow"/>
          </w:rPr>
          <w:t xml:space="preserve">added incremental improvements to our model and </w:t>
        </w:r>
      </w:ins>
      <w:ins w:id="10" w:author="Matt Richards" w:date="2015-07-11T12:18:00Z">
        <w:r w:rsidR="009B4F07">
          <w:rPr>
            <w:highlight w:val="yellow"/>
          </w:rPr>
          <w:t>created a gene knockout panel based on literature data to test the model</w:t>
        </w:r>
      </w:ins>
      <w:ins w:id="11" w:author="Matt Richards" w:date="2015-07-11T12:19:00Z">
        <w:r w:rsidR="009B4F07">
          <w:rPr>
            <w:highlight w:val="yellow"/>
          </w:rPr>
          <w:t xml:space="preserve">’s </w:t>
        </w:r>
      </w:ins>
      <w:ins w:id="12" w:author="Matt Richards" w:date="2015-07-11T12:17:00Z">
        <w:r w:rsidR="009B4F07">
          <w:rPr>
            <w:highlight w:val="yellow"/>
          </w:rPr>
          <w:t>ability to accurately predict gene knockout lethality</w:t>
        </w:r>
      </w:ins>
      <w:ins w:id="13" w:author="Matt Richards" w:date="2015-07-11T12:19:00Z">
        <w:r w:rsidR="009B4F07">
          <w:rPr>
            <w:highlight w:val="yellow"/>
          </w:rPr>
          <w:t xml:space="preserve">. Our model is above the 85% accuracy threshold we set for this metric and we are awaiting parts for the </w:t>
        </w:r>
        <w:proofErr w:type="spellStart"/>
        <w:r w:rsidR="00C67C10">
          <w:rPr>
            <w:highlight w:val="yellow"/>
          </w:rPr>
          <w:t>chemostats</w:t>
        </w:r>
        <w:proofErr w:type="spellEnd"/>
        <w:r w:rsidR="00C67C10">
          <w:rPr>
            <w:highlight w:val="yellow"/>
          </w:rPr>
          <w:t xml:space="preserve"> in the Leigh lab to test our model’s </w:t>
        </w:r>
      </w:ins>
      <w:ins w:id="14" w:author="Matt Richards" w:date="2015-07-11T12:20:00Z">
        <w:r w:rsidR="00C67C10">
          <w:rPr>
            <w:highlight w:val="yellow"/>
          </w:rPr>
          <w:t xml:space="preserve">predictions for </w:t>
        </w:r>
      </w:ins>
      <w:ins w:id="15" w:author="Matt Richards" w:date="2015-07-11T12:19:00Z">
        <w:r w:rsidR="00C67C10">
          <w:rPr>
            <w:highlight w:val="yellow"/>
          </w:rPr>
          <w:t>growth yield and byproduct secretion rates</w:t>
        </w:r>
      </w:ins>
      <w:ins w:id="16" w:author="Matt Richards" w:date="2015-07-11T12:20:00Z">
        <w:r w:rsidR="00C67C10">
          <w:rPr>
            <w:highlight w:val="yellow"/>
          </w:rPr>
          <w:t xml:space="preserve"> as well as results from our metabolomics harvests</w:t>
        </w:r>
      </w:ins>
      <w:ins w:id="17" w:author="Matt Richards" w:date="2015-07-11T12:19:00Z">
        <w:r w:rsidR="00C67C10">
          <w:rPr>
            <w:highlight w:val="yellow"/>
          </w:rPr>
          <w:t xml:space="preserve">. </w:t>
        </w:r>
      </w:ins>
      <w:ins w:id="18" w:author="Matt Richards" w:date="2015-07-11T12:20:00Z">
        <w:r w:rsidR="00C67C10">
          <w:rPr>
            <w:highlight w:val="yellow"/>
          </w:rPr>
          <w:t xml:space="preserve">We have made progress on generating </w:t>
        </w:r>
      </w:ins>
      <w:ins w:id="19" w:author="Matt Richards" w:date="2015-07-11T12:21:00Z">
        <w:r w:rsidR="00C67C10">
          <w:rPr>
            <w:highlight w:val="yellow"/>
          </w:rPr>
          <w:t>engineering</w:t>
        </w:r>
      </w:ins>
      <w:ins w:id="20" w:author="Matt Richards" w:date="2015-07-11T12:20:00Z">
        <w:r w:rsidR="00C67C10">
          <w:rPr>
            <w:highlight w:val="yellow"/>
          </w:rPr>
          <w:t xml:space="preserve"> </w:t>
        </w:r>
      </w:ins>
      <w:ins w:id="21" w:author="Matt Richards" w:date="2015-07-11T12:21:00Z">
        <w:r w:rsidR="00C67C10">
          <w:rPr>
            <w:highlight w:val="yellow"/>
          </w:rPr>
          <w:t xml:space="preserve">designs by successfully predicting methanogenesis from methanol and reverse methanogenesis to create methanol. Generating our first design for methane oxidation has convinced us that adding thermodynamic constraints to our model will be a vital step in providing feasible strain designs. Therefore, we have implemented a novel method of applying free energy values to </w:t>
        </w:r>
      </w:ins>
      <w:ins w:id="22" w:author="Matt Richards" w:date="2015-07-11T12:22:00Z">
        <w:r w:rsidR="00C67C10">
          <w:rPr>
            <w:highlight w:val="yellow"/>
          </w:rPr>
          <w:t>the model</w:t>
        </w:r>
      </w:ins>
      <w:ins w:id="23" w:author="Matt Richards" w:date="2015-07-11T12:23:00Z">
        <w:r w:rsidR="00C67C10">
          <w:rPr>
            <w:highlight w:val="yellow"/>
          </w:rPr>
          <w:t>’s</w:t>
        </w:r>
      </w:ins>
      <w:ins w:id="24" w:author="Matt Richards" w:date="2015-07-11T12:21:00Z">
        <w:r w:rsidR="00C67C10">
          <w:rPr>
            <w:highlight w:val="yellow"/>
          </w:rPr>
          <w:t xml:space="preserve"> extracellular me</w:t>
        </w:r>
      </w:ins>
      <w:ins w:id="25" w:author="Matt Richards" w:date="2015-07-11T12:23:00Z">
        <w:r w:rsidR="00C67C10">
          <w:rPr>
            <w:highlight w:val="yellow"/>
          </w:rPr>
          <w:t xml:space="preserve">tabolites to ensure that our engineering solutions fulfill energetic requirements. In the next quarter, we expect to use our thermodynamically-constrained model to </w:t>
        </w:r>
      </w:ins>
      <w:ins w:id="26" w:author="Matt Richards" w:date="2015-07-11T12:25:00Z">
        <w:r w:rsidR="00C67C10">
          <w:rPr>
            <w:highlight w:val="yellow"/>
          </w:rPr>
          <w:t xml:space="preserve">provide multiple different strain designs for converting methane to methanol. </w:t>
        </w:r>
      </w:ins>
      <w:del w:id="27" w:author="Matt Richards" w:date="2015-07-11T12:25:00Z">
        <w:r w:rsidRPr="00883594" w:rsidDel="00C67C10">
          <w:rPr>
            <w:highlight w:val="yellow"/>
          </w:rPr>
          <w:delText>Though the core metabolism of our model remains largely unchanged, we have improved the model’s portrayal of various uptake and biosynthesis pathways, as well as revising our biomass composition. We have also concluded harvests for targeted metabolomics experiments a</w:delText>
        </w:r>
        <w:r w:rsidR="002B3D3F" w:rsidRPr="00883594" w:rsidDel="00C67C10">
          <w:rPr>
            <w:highlight w:val="yellow"/>
          </w:rPr>
          <w:delText>nd submitted cells for analysis;</w:delText>
        </w:r>
        <w:r w:rsidRPr="00883594" w:rsidDel="00C67C10">
          <w:rPr>
            <w:highlight w:val="yellow"/>
          </w:rPr>
          <w:delText xml:space="preserve"> we expect to receive these data in the next quarter. We have begun experiments to measure dry cell weights and growth yields which, coupled with the results of our metabolomics experiments, will give us a more robust set of data to use for model training and validation.   We have started using our model to probe possible engineering strategies to alter </w:delText>
        </w:r>
        <w:r w:rsidRPr="00883594" w:rsidDel="00C67C10">
          <w:rPr>
            <w:i/>
            <w:highlight w:val="yellow"/>
          </w:rPr>
          <w:delText>M. maripaludis</w:delText>
        </w:r>
        <w:r w:rsidRPr="00883594" w:rsidDel="00C67C10">
          <w:rPr>
            <w:highlight w:val="yellow"/>
          </w:rPr>
          <w:delText xml:space="preserve"> for conversion of methane to methanol and expect to have preliminary predictions in the next quarter.</w:delText>
        </w:r>
      </w:del>
    </w:p>
    <w:p w14:paraId="432A9F5E" w14:textId="77777777" w:rsidR="00095AFB" w:rsidRDefault="00095AFB" w:rsidP="004618D8"/>
    <w:p w14:paraId="6D832E70" w14:textId="5BDDB7C7" w:rsidR="006E0FAA" w:rsidRDefault="006E0FAA" w:rsidP="00CB0631">
      <w:r w:rsidRPr="00C727D2">
        <w:t xml:space="preserve">With respect to Aim </w:t>
      </w:r>
      <w:r>
        <w:t>3</w:t>
      </w:r>
      <w:r w:rsidRPr="00C727D2">
        <w:t>,</w:t>
      </w:r>
      <w:r>
        <w:t xml:space="preserve"> we </w:t>
      </w:r>
      <w:r w:rsidR="00CB0631">
        <w:t xml:space="preserve">validated the </w:t>
      </w:r>
      <w:r>
        <w:t>previously</w:t>
      </w:r>
      <w:r w:rsidRPr="003B4BE9">
        <w:t xml:space="preserve"> </w:t>
      </w:r>
      <w:r>
        <w:t>reported</w:t>
      </w:r>
      <w:r w:rsidRPr="003B4BE9">
        <w:t xml:space="preserve"> </w:t>
      </w:r>
      <w:r w:rsidR="00CB0631">
        <w:t xml:space="preserve">and </w:t>
      </w:r>
      <w:r w:rsidRPr="003B4BE9">
        <w:t xml:space="preserve">surprisingly rapid rates </w:t>
      </w:r>
      <w:r>
        <w:t>(</w:t>
      </w:r>
      <w:r w:rsidRPr="003B4BE9">
        <w:t>&gt;0.8 s</w:t>
      </w:r>
      <w:r w:rsidRPr="003B4BE9">
        <w:rPr>
          <w:vertAlign w:val="superscript"/>
        </w:rPr>
        <w:t>-1</w:t>
      </w:r>
      <w:r w:rsidRPr="003B4BE9">
        <w:t xml:space="preserve">) of anaerobic methane oxidation by the thermophilic </w:t>
      </w:r>
      <w:r w:rsidRPr="003B4BE9">
        <w:rPr>
          <w:i/>
        </w:rPr>
        <w:t xml:space="preserve">M. </w:t>
      </w:r>
      <w:proofErr w:type="spellStart"/>
      <w:r w:rsidRPr="003B4BE9">
        <w:rPr>
          <w:i/>
        </w:rPr>
        <w:t>marburgensis</w:t>
      </w:r>
      <w:proofErr w:type="spellEnd"/>
      <w:r w:rsidR="00CB0631">
        <w:t xml:space="preserve"> MCR under single-</w:t>
      </w:r>
      <w:r w:rsidRPr="003B4BE9">
        <w:t>t</w:t>
      </w:r>
      <w:r>
        <w:t xml:space="preserve">urnover conditions. We </w:t>
      </w:r>
      <w:r w:rsidR="00CB0631">
        <w:t xml:space="preserve">have developed a novel and straightforward steady-state assay for reverse methanogenesis that couples </w:t>
      </w:r>
      <w:proofErr w:type="spellStart"/>
      <w:r w:rsidR="00CB0631">
        <w:t>Thiol</w:t>
      </w:r>
      <w:proofErr w:type="gramStart"/>
      <w:r w:rsidR="00CB0631">
        <w:t>:Fumarate</w:t>
      </w:r>
      <w:proofErr w:type="spellEnd"/>
      <w:proofErr w:type="gramEnd"/>
      <w:r w:rsidR="00CB0631">
        <w:t xml:space="preserve"> Reductase (TFR) to MCR and have partially purified this enzyme</w:t>
      </w:r>
      <w:r>
        <w:t xml:space="preserve">. </w:t>
      </w:r>
      <w:r w:rsidR="00CB0631">
        <w:t xml:space="preserve">We have been successful in obtaining some activation of the </w:t>
      </w:r>
      <w:r w:rsidR="00CB0631" w:rsidRPr="00E44951">
        <w:rPr>
          <w:i/>
        </w:rPr>
        <w:t xml:space="preserve">M. </w:t>
      </w:r>
      <w:proofErr w:type="spellStart"/>
      <w:r w:rsidR="00CB0631" w:rsidRPr="00E44951">
        <w:rPr>
          <w:i/>
        </w:rPr>
        <w:t>maripaludis</w:t>
      </w:r>
      <w:proofErr w:type="spellEnd"/>
      <w:r w:rsidR="00CB0631">
        <w:t xml:space="preserve"> MCR</w:t>
      </w:r>
      <w:r w:rsidR="00E44951">
        <w:t xml:space="preserve"> using </w:t>
      </w:r>
      <w:proofErr w:type="spellStart"/>
      <w:r w:rsidR="00E44951">
        <w:t>formate</w:t>
      </w:r>
      <w:proofErr w:type="spellEnd"/>
      <w:r w:rsidR="00E44951">
        <w:t xml:space="preserve"> and CO</w:t>
      </w:r>
      <w:r w:rsidR="00CB0631">
        <w:t xml:space="preserve">, but the activity is well below that of </w:t>
      </w:r>
      <w:r w:rsidR="00CB0631" w:rsidRPr="00301904">
        <w:rPr>
          <w:i/>
        </w:rPr>
        <w:t xml:space="preserve">M. </w:t>
      </w:r>
      <w:proofErr w:type="spellStart"/>
      <w:r w:rsidR="00CB0631" w:rsidRPr="00301904">
        <w:rPr>
          <w:i/>
        </w:rPr>
        <w:t>marburgensis</w:t>
      </w:r>
      <w:proofErr w:type="spellEnd"/>
      <w:r w:rsidR="00301904">
        <w:t xml:space="preserve">. </w:t>
      </w:r>
    </w:p>
    <w:p w14:paraId="5C9975C9" w14:textId="77777777" w:rsidR="006E0FAA" w:rsidRDefault="006E0FAA" w:rsidP="006E0FAA"/>
    <w:p w14:paraId="2251ED38" w14:textId="08A35158" w:rsidR="00821871" w:rsidRPr="00C23F21" w:rsidRDefault="00821871" w:rsidP="00821871">
      <w:r w:rsidRPr="00C23F21">
        <w:t>With respect to Aim 4, we have calculated the structures of the MCR</w:t>
      </w:r>
      <w:r w:rsidRPr="00C23F21">
        <w:rPr>
          <w:vertAlign w:val="subscript"/>
        </w:rPr>
        <w:t xml:space="preserve">ox1 </w:t>
      </w:r>
      <w:r w:rsidRPr="00C23F21">
        <w:t>and MCR</w:t>
      </w:r>
      <w:r w:rsidRPr="00C23F21">
        <w:rPr>
          <w:vertAlign w:val="subscript"/>
        </w:rPr>
        <w:t xml:space="preserve">red1 </w:t>
      </w:r>
      <w:r w:rsidRPr="00C23F21">
        <w:t>reaction intermediates using hybrid quantum/classical mechanics. The MCR</w:t>
      </w:r>
      <w:r w:rsidRPr="00C23F21">
        <w:rPr>
          <w:vertAlign w:val="subscript"/>
        </w:rPr>
        <w:t xml:space="preserve">red1 </w:t>
      </w:r>
      <w:r w:rsidRPr="00C23F21">
        <w:t xml:space="preserve">structure has not been measured experimentally; therefore our QMMM structure is an important and novel discovery. </w:t>
      </w:r>
      <w:r w:rsidR="005E3695" w:rsidRPr="00C23F21">
        <w:t>MD simulations show fluctuations of th</w:t>
      </w:r>
      <w:r w:rsidR="0038682B" w:rsidRPr="00C23F21">
        <w:t xml:space="preserve">e </w:t>
      </w:r>
      <w:proofErr w:type="spellStart"/>
      <w:r w:rsidR="0038682B" w:rsidRPr="00C23F21">
        <w:t>CoBSH</w:t>
      </w:r>
      <w:proofErr w:type="spellEnd"/>
      <w:r w:rsidR="0038682B" w:rsidRPr="00C23F21">
        <w:t xml:space="preserve"> substrate that </w:t>
      </w:r>
      <w:r w:rsidR="00987996" w:rsidRPr="00C23F21">
        <w:t>may promote C-H bond formation (or cleavage in the reverse direction)</w:t>
      </w:r>
      <w:r w:rsidRPr="00C23F21">
        <w:t>.     </w:t>
      </w:r>
    </w:p>
    <w:p w14:paraId="26B9B01C" w14:textId="31C9C507" w:rsidR="006E0FAA" w:rsidRDefault="00821871" w:rsidP="00821871">
      <w:r w:rsidRPr="00C23F21">
        <w:t> </w:t>
      </w:r>
      <w:r w:rsidR="00987996" w:rsidRPr="00C23F21">
        <w:t>W</w:t>
      </w:r>
      <w:r w:rsidRPr="00C23F21">
        <w:t xml:space="preserve">e </w:t>
      </w:r>
      <w:r w:rsidR="00987996" w:rsidRPr="00C23F21">
        <w:t xml:space="preserve">also </w:t>
      </w:r>
      <w:r w:rsidRPr="00C23F21">
        <w:t xml:space="preserve">deployed Potential of Mean Force (PMF) molecular dynamics to calculate the free energy surface for </w:t>
      </w:r>
      <w:proofErr w:type="spellStart"/>
      <w:proofErr w:type="gramStart"/>
      <w:r w:rsidRPr="00C23F21">
        <w:t>CoB</w:t>
      </w:r>
      <w:proofErr w:type="spellEnd"/>
      <w:r w:rsidRPr="00C23F21">
        <w:t>(</w:t>
      </w:r>
      <w:proofErr w:type="gramEnd"/>
      <w:r w:rsidRPr="00C23F21">
        <w:t>SH) insertion into MCR</w:t>
      </w:r>
      <w:r w:rsidRPr="00C23F21">
        <w:rPr>
          <w:vertAlign w:val="subscript"/>
        </w:rPr>
        <w:t>red1</w:t>
      </w:r>
      <w:r w:rsidRPr="00C23F21">
        <w:t xml:space="preserve">. </w:t>
      </w:r>
      <w:r w:rsidR="00987996" w:rsidRPr="00C23F21">
        <w:t>T</w:t>
      </w:r>
      <w:r w:rsidRPr="00C23F21">
        <w:t xml:space="preserve">hese results </w:t>
      </w:r>
      <w:r w:rsidR="00987996" w:rsidRPr="00C23F21">
        <w:t>are expected to</w:t>
      </w:r>
      <w:r w:rsidRPr="00C23F21">
        <w:t xml:space="preserve"> quantitative</w:t>
      </w:r>
      <w:r w:rsidR="00987996" w:rsidRPr="00C23F21">
        <w:t>ly predict</w:t>
      </w:r>
      <w:r w:rsidRPr="00C23F21">
        <w:t xml:space="preserve"> how structure and dynamics of </w:t>
      </w:r>
      <w:r w:rsidR="00987996" w:rsidRPr="00C23F21">
        <w:t>MCR</w:t>
      </w:r>
      <w:r w:rsidRPr="00C23F21">
        <w:t xml:space="preserve"> dictate </w:t>
      </w:r>
      <w:proofErr w:type="spellStart"/>
      <w:r w:rsidRPr="00C23F21">
        <w:t>CoB</w:t>
      </w:r>
      <w:proofErr w:type="spellEnd"/>
      <w:r w:rsidRPr="00C23F21">
        <w:t xml:space="preserve"> uptake and binding and provide insights into the relative binding affinities of </w:t>
      </w:r>
      <w:proofErr w:type="spellStart"/>
      <w:r w:rsidRPr="00C23F21">
        <w:t>CoB</w:t>
      </w:r>
      <w:proofErr w:type="spellEnd"/>
      <w:r w:rsidRPr="00C23F21">
        <w:t xml:space="preserve"> in the presence and absence of </w:t>
      </w:r>
      <w:proofErr w:type="spellStart"/>
      <w:r w:rsidRPr="00C23F21">
        <w:t>CoM.</w:t>
      </w:r>
      <w:proofErr w:type="spellEnd"/>
    </w:p>
    <w:p w14:paraId="3CA5FA5D" w14:textId="77777777" w:rsidR="006E0FAA" w:rsidRDefault="006E0FAA" w:rsidP="006E0FAA"/>
    <w:p w14:paraId="4682939B" w14:textId="77777777" w:rsidR="006E0FAA" w:rsidRDefault="006E0FAA" w:rsidP="006E0FAA">
      <w:r w:rsidRPr="00C727D2">
        <w:t xml:space="preserve">With respect to Aim </w:t>
      </w:r>
      <w:r>
        <w:t>5</w:t>
      </w:r>
      <w:r w:rsidRPr="00C727D2">
        <w:t>,</w:t>
      </w:r>
      <w:r>
        <w:t xml:space="preserve"> </w:t>
      </w:r>
      <w:r w:rsidRPr="00E04C0D">
        <w:t xml:space="preserve">we </w:t>
      </w:r>
      <w:r>
        <w:t>previously finalized</w:t>
      </w:r>
      <w:r w:rsidRPr="00927C44">
        <w:t xml:space="preserve"> an IP sharing agreement among U. </w:t>
      </w:r>
      <w:proofErr w:type="spellStart"/>
      <w:r w:rsidRPr="00927C44">
        <w:t>Mich</w:t>
      </w:r>
      <w:proofErr w:type="spellEnd"/>
      <w:r w:rsidRPr="00927C44">
        <w:t>, U. Washington, PNNL, and ISB</w:t>
      </w:r>
      <w:r>
        <w:t xml:space="preserve"> (participating institutions), </w:t>
      </w:r>
      <w:r w:rsidRPr="00927C44">
        <w:t>developed a profile of the existing patents related to methane to m</w:t>
      </w:r>
      <w:r>
        <w:t xml:space="preserve">ethanol (and GTL) biotechnology, </w:t>
      </w:r>
      <w:r w:rsidRPr="00927C44">
        <w:t xml:space="preserve">completed a preliminary market assessment of the methane to methanol conversion market and identified several potential competing technologies in the market. We </w:t>
      </w:r>
      <w:r>
        <w:t>also hired</w:t>
      </w:r>
      <w:r w:rsidRPr="00927C44">
        <w:t xml:space="preserve"> </w:t>
      </w:r>
      <w:r>
        <w:t xml:space="preserve">a consultant (Rich </w:t>
      </w:r>
      <w:proofErr w:type="spellStart"/>
      <w:r>
        <w:t>Zvosec</w:t>
      </w:r>
      <w:proofErr w:type="spellEnd"/>
      <w:r>
        <w:t xml:space="preserve"> of High Hurdles), who has extensive</w:t>
      </w:r>
      <w:r w:rsidRPr="00927C44">
        <w:t xml:space="preserve"> experience in the biofuel space.</w:t>
      </w:r>
      <w:r w:rsidRPr="00D2151B">
        <w:t xml:space="preserve"> </w:t>
      </w:r>
      <w:r>
        <w:t xml:space="preserve">We </w:t>
      </w:r>
      <w:r w:rsidRPr="00E04C0D">
        <w:t>developed an IP strategy document that sets forth a protocol and strategy for best practices capture of IP generated during the project.  </w:t>
      </w:r>
    </w:p>
    <w:p w14:paraId="0CF99A8A" w14:textId="1A6588A3" w:rsidR="00095AFB" w:rsidRDefault="006E0FAA" w:rsidP="006E0FAA">
      <w:r>
        <w:t>In the past quarter, we filed a provisional patent application on generation of a new organism that contains the MCR gene, developed our initial T2M plan, and are beginning to develop a pitch deck to use in meetings with potential partners, funders, etc.</w:t>
      </w:r>
    </w:p>
    <w:p w14:paraId="5EAA5900" w14:textId="77777777" w:rsidR="00095AFB" w:rsidRDefault="00095AFB" w:rsidP="004618D8"/>
    <w:p w14:paraId="2677D745" w14:textId="1A61ECB8" w:rsidR="006E0FAA" w:rsidRDefault="006E0FAA" w:rsidP="006E0FAA">
      <w:r w:rsidRPr="00C727D2">
        <w:rPr>
          <w:b/>
        </w:rPr>
        <w:lastRenderedPageBreak/>
        <w:t>B.    Status of milestones due in the current quarter (Q</w:t>
      </w:r>
      <w:r w:rsidR="005F7E4F">
        <w:rPr>
          <w:b/>
        </w:rPr>
        <w:t>2</w:t>
      </w:r>
      <w:r w:rsidRPr="00C727D2">
        <w:rPr>
          <w:b/>
        </w:rPr>
        <w:t>FY1</w:t>
      </w:r>
      <w:r>
        <w:rPr>
          <w:b/>
        </w:rPr>
        <w:t>5</w:t>
      </w:r>
      <w:r w:rsidRPr="00C727D2">
        <w:rPr>
          <w:b/>
        </w:rPr>
        <w:t>) and status of any overdue milestones</w:t>
      </w:r>
      <w:r w:rsidRPr="00C727D2">
        <w:t xml:space="preserve">. I included all milestones that being currently worked on. </w:t>
      </w:r>
    </w:p>
    <w:p w14:paraId="48255008" w14:textId="77AB9540" w:rsidR="00994493" w:rsidRDefault="00994493">
      <w:pPr>
        <w:ind w:firstLine="0"/>
        <w:jc w:val="left"/>
      </w:pPr>
      <w:r>
        <w:br w:type="page"/>
      </w:r>
    </w:p>
    <w:p w14:paraId="0C89B7EE" w14:textId="77777777" w:rsidR="00095AFB" w:rsidRDefault="00095AFB" w:rsidP="004618D8"/>
    <w:tbl>
      <w:tblPr>
        <w:tblpPr w:leftFromText="180" w:rightFromText="180" w:vertAnchor="text" w:horzAnchor="page" w:tblpX="1450" w:tblpY="40"/>
        <w:tblW w:w="0" w:type="auto"/>
        <w:tblLayout w:type="fixed"/>
        <w:tblCellMar>
          <w:left w:w="0" w:type="dxa"/>
          <w:right w:w="0" w:type="dxa"/>
        </w:tblCellMar>
        <w:tblLook w:val="04A0" w:firstRow="1" w:lastRow="0" w:firstColumn="1" w:lastColumn="0" w:noHBand="0" w:noVBand="1"/>
      </w:tblPr>
      <w:tblGrid>
        <w:gridCol w:w="918"/>
        <w:gridCol w:w="1350"/>
        <w:gridCol w:w="1260"/>
        <w:gridCol w:w="5940"/>
      </w:tblGrid>
      <w:tr w:rsidR="00095AFB" w:rsidRPr="00C727D2" w14:paraId="7058EEAB" w14:textId="77777777" w:rsidTr="00095AFB">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6FD6C42" w14:textId="77777777" w:rsidR="00095AFB" w:rsidRPr="00C727D2" w:rsidRDefault="00095AFB" w:rsidP="00095AFB">
            <w:pPr>
              <w:ind w:firstLine="0"/>
            </w:pPr>
            <w:r w:rsidRPr="00C727D2">
              <w:rPr>
                <w:b/>
                <w:bCs/>
              </w:rPr>
              <w:t>WBS</w:t>
            </w:r>
          </w:p>
        </w:tc>
        <w:tc>
          <w:tcPr>
            <w:tcW w:w="135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032EE92F" w14:textId="77777777" w:rsidR="00095AFB" w:rsidRPr="00C727D2" w:rsidRDefault="00095AFB" w:rsidP="00095AFB">
            <w:pPr>
              <w:ind w:right="109"/>
            </w:pPr>
            <w:r w:rsidRPr="00C727D2">
              <w:rPr>
                <w:b/>
                <w:bCs/>
              </w:rPr>
              <w:t>Due Date</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39B4754F" w14:textId="77777777" w:rsidR="00095AFB" w:rsidRPr="00C727D2" w:rsidRDefault="00095AFB" w:rsidP="00095AFB">
            <w:r w:rsidRPr="00C727D2">
              <w:rPr>
                <w:b/>
                <w:bCs/>
              </w:rPr>
              <w:t>Status</w:t>
            </w:r>
          </w:p>
        </w:tc>
        <w:tc>
          <w:tcPr>
            <w:tcW w:w="59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5B052B3F" w14:textId="77777777" w:rsidR="00095AFB" w:rsidRPr="00C727D2" w:rsidRDefault="00095AFB" w:rsidP="00095AFB">
            <w:r w:rsidRPr="00C727D2">
              <w:rPr>
                <w:b/>
                <w:bCs/>
              </w:rPr>
              <w:t>Summary</w:t>
            </w:r>
          </w:p>
        </w:tc>
      </w:tr>
      <w:tr w:rsidR="00095AFB" w:rsidRPr="00C727D2" w14:paraId="4364859B" w14:textId="77777777" w:rsidTr="00095AFB">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EC90DB6" w14:textId="77777777" w:rsidR="00095AFB" w:rsidRPr="00C727D2" w:rsidRDefault="00095AFB" w:rsidP="00095AFB">
            <w:pPr>
              <w:ind w:firstLine="0"/>
            </w:pPr>
            <w:r w:rsidRPr="00C727D2">
              <w:t>M1.3</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21FAEB3" w14:textId="77777777" w:rsidR="00095AFB" w:rsidRPr="00C727D2" w:rsidRDefault="00095AFB" w:rsidP="00095AFB">
            <w:pPr>
              <w:ind w:right="109" w:firstLine="0"/>
            </w:pPr>
            <w:r w:rsidRPr="00C727D2">
              <w:t>12/31/14</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347DC99E" w14:textId="3C034BDD" w:rsidR="00095AFB" w:rsidRPr="00C727D2" w:rsidRDefault="00C244BC" w:rsidP="00095AFB">
            <w:pPr>
              <w:ind w:firstLine="0"/>
            </w:pPr>
            <w:r>
              <w:t>3</w:t>
            </w:r>
            <w:r w:rsidR="00095AFB">
              <w:t>0</w:t>
            </w:r>
            <w:r w:rsidR="00095AFB" w:rsidRPr="00C727D2">
              <w:t>%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58AC7BE7" w14:textId="77777777" w:rsidR="00095AFB" w:rsidRPr="00C727D2" w:rsidRDefault="00095AFB" w:rsidP="00095AFB">
            <w:pPr>
              <w:rPr>
                <w:b/>
              </w:rPr>
            </w:pPr>
            <w:r w:rsidRPr="00C727D2">
              <w:rPr>
                <w:b/>
              </w:rPr>
              <w:t xml:space="preserve">Test for genetic complementation of MCR deletion mutation in </w:t>
            </w:r>
            <w:r w:rsidRPr="00C727D2">
              <w:rPr>
                <w:b/>
                <w:i/>
              </w:rPr>
              <w:t xml:space="preserve">M. </w:t>
            </w:r>
            <w:proofErr w:type="spellStart"/>
            <w:r w:rsidRPr="00C727D2">
              <w:rPr>
                <w:b/>
                <w:i/>
              </w:rPr>
              <w:t>maripaludis</w:t>
            </w:r>
            <w:proofErr w:type="spellEnd"/>
            <w:r w:rsidRPr="00C727D2">
              <w:rPr>
                <w:b/>
              </w:rPr>
              <w:t xml:space="preserve">.  Confirm activity of introduced enzymes by demonstrating viability of </w:t>
            </w:r>
            <w:r w:rsidRPr="00C727D2">
              <w:rPr>
                <w:b/>
                <w:i/>
              </w:rPr>
              <w:t xml:space="preserve">M. </w:t>
            </w:r>
            <w:proofErr w:type="spellStart"/>
            <w:r w:rsidRPr="00C727D2">
              <w:rPr>
                <w:b/>
                <w:i/>
              </w:rPr>
              <w:t>maripaludis</w:t>
            </w:r>
            <w:proofErr w:type="spellEnd"/>
            <w:r w:rsidRPr="00C727D2">
              <w:rPr>
                <w:b/>
              </w:rPr>
              <w:t xml:space="preserve"> MCR deletion mutants in expression strains.</w:t>
            </w:r>
          </w:p>
          <w:p w14:paraId="6C1A2E06" w14:textId="65823027" w:rsidR="00095AFB" w:rsidRPr="00C727D2" w:rsidRDefault="00C244BC" w:rsidP="00C244BC">
            <w:pPr>
              <w:rPr>
                <w:rFonts w:eastAsia="Times New Roman"/>
                <w:b/>
                <w:bCs/>
                <w:color w:val="000000"/>
              </w:rPr>
            </w:pPr>
            <w:r>
              <w:rPr>
                <w:rFonts w:eastAsia="Times New Roman"/>
                <w:color w:val="000000"/>
              </w:rPr>
              <w:t xml:space="preserve">As explained in the last report, this has been unsuccessful with the heterologous </w:t>
            </w:r>
            <w:r w:rsidR="00095AFB" w:rsidRPr="00C727D2">
              <w:rPr>
                <w:rFonts w:eastAsia="Times New Roman"/>
                <w:i/>
                <w:color w:val="000000"/>
              </w:rPr>
              <w:t xml:space="preserve">M. </w:t>
            </w:r>
            <w:proofErr w:type="spellStart"/>
            <w:r w:rsidR="00095AFB" w:rsidRPr="00C727D2">
              <w:rPr>
                <w:rFonts w:eastAsia="Times New Roman"/>
                <w:i/>
                <w:color w:val="000000"/>
              </w:rPr>
              <w:t>marburgensis</w:t>
            </w:r>
            <w:proofErr w:type="spellEnd"/>
            <w:r w:rsidR="00095AFB" w:rsidRPr="00C727D2">
              <w:rPr>
                <w:rFonts w:eastAsia="Times New Roman"/>
                <w:color w:val="000000"/>
              </w:rPr>
              <w:t xml:space="preserve"> </w:t>
            </w:r>
            <w:r w:rsidR="00095AFB">
              <w:rPr>
                <w:rFonts w:eastAsia="Times New Roman"/>
                <w:color w:val="000000"/>
              </w:rPr>
              <w:t>MCR</w:t>
            </w:r>
            <w:r w:rsidR="00095AFB" w:rsidRPr="00C727D2">
              <w:rPr>
                <w:rFonts w:eastAsia="Times New Roman"/>
                <w:color w:val="000000"/>
              </w:rPr>
              <w:t xml:space="preserve">.  </w:t>
            </w:r>
            <w:r>
              <w:rPr>
                <w:rFonts w:eastAsia="Times New Roman"/>
                <w:color w:val="000000"/>
              </w:rPr>
              <w:t xml:space="preserve">Our focus now is to demonstrate that complementation will work with the </w:t>
            </w:r>
            <w:r w:rsidRPr="00C244BC">
              <w:rPr>
                <w:rFonts w:eastAsia="Times New Roman"/>
                <w:i/>
                <w:color w:val="000000"/>
              </w:rPr>
              <w:t xml:space="preserve">M. </w:t>
            </w:r>
            <w:proofErr w:type="spellStart"/>
            <w:r w:rsidRPr="00C244BC">
              <w:rPr>
                <w:rFonts w:eastAsia="Times New Roman"/>
                <w:i/>
                <w:color w:val="000000"/>
              </w:rPr>
              <w:t>maripaludis</w:t>
            </w:r>
            <w:proofErr w:type="spellEnd"/>
            <w:r>
              <w:rPr>
                <w:rFonts w:eastAsia="Times New Roman"/>
                <w:color w:val="000000"/>
              </w:rPr>
              <w:t xml:space="preserve"> </w:t>
            </w:r>
            <w:proofErr w:type="spellStart"/>
            <w:r>
              <w:rPr>
                <w:rFonts w:eastAsia="Times New Roman"/>
                <w:color w:val="000000"/>
              </w:rPr>
              <w:t>Mcr</w:t>
            </w:r>
            <w:proofErr w:type="spellEnd"/>
            <w:r>
              <w:rPr>
                <w:rFonts w:eastAsia="Times New Roman"/>
                <w:color w:val="000000"/>
              </w:rPr>
              <w:t xml:space="preserve">, allowing the native gene to be deleted.  This construct is being made.  </w:t>
            </w:r>
          </w:p>
        </w:tc>
      </w:tr>
      <w:tr w:rsidR="00095AFB" w:rsidRPr="00C727D2" w14:paraId="34D2FE34" w14:textId="77777777" w:rsidTr="00095AFB">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26654AB" w14:textId="77777777" w:rsidR="00095AFB" w:rsidRPr="00C727D2" w:rsidRDefault="00095AFB" w:rsidP="00095AFB">
            <w:pPr>
              <w:ind w:firstLine="0"/>
            </w:pPr>
            <w:r w:rsidRPr="00C727D2">
              <w:t>M1.4</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ACAD0EE" w14:textId="77777777" w:rsidR="00095AFB" w:rsidRPr="00C727D2" w:rsidRDefault="00095AFB" w:rsidP="00095AFB">
            <w:pPr>
              <w:ind w:right="109" w:firstLine="0"/>
            </w:pPr>
            <w:r w:rsidRPr="00C727D2">
              <w:t>4/30/15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1BE05C4" w14:textId="78D2242F" w:rsidR="00095AFB" w:rsidRPr="00C727D2" w:rsidRDefault="00897732" w:rsidP="00095AFB">
            <w:pPr>
              <w:ind w:firstLine="0"/>
            </w:pPr>
            <w:r>
              <w:t>6</w:t>
            </w:r>
            <w:r w:rsidR="00095AFB" w:rsidRPr="00C727D2">
              <w:t>0%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31F00FBD" w14:textId="77777777" w:rsidR="00095AFB" w:rsidRPr="00C727D2" w:rsidRDefault="00095AFB" w:rsidP="00095AFB">
            <w:pPr>
              <w:ind w:firstLine="0"/>
              <w:rPr>
                <w:b/>
              </w:rPr>
            </w:pPr>
            <w:r w:rsidRPr="00C727D2">
              <w:rPr>
                <w:b/>
              </w:rPr>
              <w:t xml:space="preserve">Clone </w:t>
            </w:r>
            <w:proofErr w:type="spellStart"/>
            <w:r w:rsidRPr="00C727D2">
              <w:rPr>
                <w:b/>
                <w:i/>
              </w:rPr>
              <w:t>Methanosarcina</w:t>
            </w:r>
            <w:proofErr w:type="spellEnd"/>
            <w:r w:rsidRPr="00C727D2">
              <w:rPr>
                <w:b/>
              </w:rPr>
              <w:t xml:space="preserve"> and </w:t>
            </w:r>
            <w:proofErr w:type="spellStart"/>
            <w:r w:rsidRPr="00C727D2">
              <w:rPr>
                <w:b/>
                <w:i/>
              </w:rPr>
              <w:t>Methanosphaera</w:t>
            </w:r>
            <w:proofErr w:type="spellEnd"/>
            <w:r w:rsidRPr="00C727D2">
              <w:rPr>
                <w:b/>
              </w:rPr>
              <w:t xml:space="preserve"> methanol </w:t>
            </w:r>
            <w:proofErr w:type="spellStart"/>
            <w:r w:rsidRPr="00C727D2">
              <w:rPr>
                <w:b/>
              </w:rPr>
              <w:t>methyltransferase</w:t>
            </w:r>
            <w:proofErr w:type="spellEnd"/>
            <w:r w:rsidRPr="00C727D2">
              <w:rPr>
                <w:b/>
              </w:rPr>
              <w:t xml:space="preserve"> genes into </w:t>
            </w:r>
            <w:r w:rsidRPr="00C727D2">
              <w:rPr>
                <w:b/>
                <w:i/>
              </w:rPr>
              <w:t xml:space="preserve">M. </w:t>
            </w:r>
            <w:proofErr w:type="spellStart"/>
            <w:r w:rsidRPr="00C727D2">
              <w:rPr>
                <w:b/>
                <w:i/>
              </w:rPr>
              <w:t>maripaludis</w:t>
            </w:r>
            <w:proofErr w:type="spellEnd"/>
            <w:r w:rsidRPr="00C727D2">
              <w:rPr>
                <w:b/>
              </w:rPr>
              <w:t xml:space="preserve"> and verify expression.  Confirm presence of introduced genes and expressed protein by RT-PCR and Western blot, and obtain at least 0.1 mg protein/g cell </w:t>
            </w:r>
            <w:proofErr w:type="spellStart"/>
            <w:r w:rsidRPr="00C727D2">
              <w:rPr>
                <w:b/>
              </w:rPr>
              <w:t>dw</w:t>
            </w:r>
            <w:proofErr w:type="spellEnd"/>
            <w:r w:rsidRPr="00C727D2">
              <w:rPr>
                <w:b/>
              </w:rPr>
              <w:t>.</w:t>
            </w:r>
          </w:p>
          <w:p w14:paraId="61988FD6" w14:textId="66CBC49C" w:rsidR="00095AFB" w:rsidRPr="00C727D2" w:rsidRDefault="00897732" w:rsidP="00897732">
            <w:pPr>
              <w:rPr>
                <w:rFonts w:eastAsia="Times New Roman"/>
                <w:b/>
                <w:bCs/>
                <w:color w:val="000000"/>
              </w:rPr>
            </w:pPr>
            <w:r>
              <w:rPr>
                <w:rFonts w:eastAsia="Times New Roman"/>
              </w:rPr>
              <w:t xml:space="preserve">As </w:t>
            </w:r>
            <w:r w:rsidR="00C244BC">
              <w:rPr>
                <w:rFonts w:eastAsia="Times New Roman"/>
              </w:rPr>
              <w:t xml:space="preserve">stated </w:t>
            </w:r>
            <w:r>
              <w:rPr>
                <w:rFonts w:eastAsia="Times New Roman"/>
              </w:rPr>
              <w:t>in the previous report, we</w:t>
            </w:r>
            <w:r w:rsidR="00095AFB">
              <w:rPr>
                <w:rFonts w:eastAsia="Times New Roman"/>
              </w:rPr>
              <w:t xml:space="preserve"> have successfully cloned the </w:t>
            </w:r>
            <w:proofErr w:type="spellStart"/>
            <w:r w:rsidR="00095AFB" w:rsidRPr="001F6C7A">
              <w:rPr>
                <w:i/>
              </w:rPr>
              <w:t>Methanosphaera</w:t>
            </w:r>
            <w:proofErr w:type="spellEnd"/>
            <w:r w:rsidR="00095AFB" w:rsidRPr="001F6C7A">
              <w:t xml:space="preserve"> methanol </w:t>
            </w:r>
            <w:proofErr w:type="spellStart"/>
            <w:r w:rsidR="00095AFB" w:rsidRPr="001F6C7A">
              <w:t>methyltransferase</w:t>
            </w:r>
            <w:proofErr w:type="spellEnd"/>
            <w:r w:rsidR="00095AFB" w:rsidRPr="001F6C7A">
              <w:t xml:space="preserve"> genes into </w:t>
            </w:r>
            <w:r w:rsidR="00095AFB" w:rsidRPr="001F6C7A">
              <w:rPr>
                <w:i/>
              </w:rPr>
              <w:t xml:space="preserve">M. </w:t>
            </w:r>
            <w:proofErr w:type="spellStart"/>
            <w:r w:rsidR="00095AFB" w:rsidRPr="001F6C7A">
              <w:rPr>
                <w:i/>
              </w:rPr>
              <w:t>maripaludis</w:t>
            </w:r>
            <w:proofErr w:type="spellEnd"/>
            <w:r w:rsidR="00095AFB">
              <w:t xml:space="preserve"> and verified</w:t>
            </w:r>
            <w:r w:rsidR="00095AFB" w:rsidRPr="001F6C7A">
              <w:t xml:space="preserve"> expression</w:t>
            </w:r>
            <w:r w:rsidR="00095AFB">
              <w:t xml:space="preserve"> by Western blot.  </w:t>
            </w:r>
            <w:r w:rsidR="00877297">
              <w:t xml:space="preserve">We have now conducted RT-PCR and have found that mRNA levels are low.  </w:t>
            </w:r>
            <w:r>
              <w:t>Two new constructs are under way, one containing</w:t>
            </w:r>
            <w:r w:rsidRPr="001F6C7A">
              <w:rPr>
                <w:i/>
              </w:rPr>
              <w:t xml:space="preserve"> </w:t>
            </w:r>
            <w:proofErr w:type="spellStart"/>
            <w:r w:rsidRPr="001F6C7A">
              <w:rPr>
                <w:i/>
              </w:rPr>
              <w:t>Methanosphaera</w:t>
            </w:r>
            <w:proofErr w:type="spellEnd"/>
            <w:r w:rsidRPr="001F6C7A">
              <w:t xml:space="preserve"> methanol </w:t>
            </w:r>
            <w:proofErr w:type="spellStart"/>
            <w:r w:rsidRPr="001F6C7A">
              <w:t>methyltransferase</w:t>
            </w:r>
            <w:proofErr w:type="spellEnd"/>
            <w:r w:rsidRPr="001F6C7A">
              <w:t xml:space="preserve"> genes</w:t>
            </w:r>
            <w:r>
              <w:t xml:space="preserve"> where we expect improved</w:t>
            </w:r>
            <w:r w:rsidR="00C244BC">
              <w:t xml:space="preserve"> expression, and one containing</w:t>
            </w:r>
            <w:r w:rsidRPr="001F6C7A">
              <w:rPr>
                <w:i/>
              </w:rPr>
              <w:t xml:space="preserve"> </w:t>
            </w:r>
            <w:proofErr w:type="spellStart"/>
            <w:r>
              <w:rPr>
                <w:i/>
              </w:rPr>
              <w:t>Methanosarcina</w:t>
            </w:r>
            <w:proofErr w:type="spellEnd"/>
            <w:r w:rsidRPr="001F6C7A">
              <w:t xml:space="preserve"> methanol </w:t>
            </w:r>
            <w:proofErr w:type="spellStart"/>
            <w:r w:rsidRPr="001F6C7A">
              <w:t>methyltransferase</w:t>
            </w:r>
            <w:proofErr w:type="spellEnd"/>
            <w:r w:rsidRPr="001F6C7A">
              <w:t xml:space="preserve"> genes</w:t>
            </w:r>
            <w:r>
              <w:t>.</w:t>
            </w:r>
          </w:p>
        </w:tc>
      </w:tr>
      <w:tr w:rsidR="00095AFB" w:rsidRPr="00C727D2" w14:paraId="16E1BB8B"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D6ED53A" w14:textId="280D4C88" w:rsidR="00095AFB" w:rsidRPr="00AA50B6" w:rsidRDefault="00620951" w:rsidP="00095AFB">
            <w:pPr>
              <w:ind w:firstLine="0"/>
            </w:pPr>
            <w:r>
              <w:t>M1.5.</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FF6DEB9" w14:textId="67C01E2F" w:rsidR="00095AFB" w:rsidRPr="00AA50B6" w:rsidRDefault="00620951" w:rsidP="00095AFB">
            <w:pPr>
              <w:ind w:right="109" w:firstLine="0"/>
            </w:pPr>
            <w:r w:rsidRPr="00F356D7">
              <w:t>6/1/15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CCB3213" w14:textId="40A27BF2" w:rsidR="00095AFB" w:rsidRPr="00AA50B6" w:rsidRDefault="00770F29" w:rsidP="00095AFB">
            <w:pPr>
              <w:ind w:firstLine="0"/>
            </w:pPr>
            <w:r>
              <w:t>0%</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A4CFF10" w14:textId="5C449488" w:rsidR="00095AFB" w:rsidRPr="00095AFB" w:rsidRDefault="00620951" w:rsidP="00095AFB">
            <w:pPr>
              <w:ind w:firstLine="0"/>
              <w:rPr>
                <w:b/>
              </w:rPr>
            </w:pPr>
            <w:r w:rsidRPr="00F356D7">
              <w:t>Demo</w:t>
            </w:r>
            <w:r w:rsidR="00C244BC">
              <w:t xml:space="preserve">nstrate activity of introduced </w:t>
            </w:r>
            <w:r w:rsidRPr="00F356D7">
              <w:t xml:space="preserve">methanol </w:t>
            </w:r>
            <w:proofErr w:type="spellStart"/>
            <w:proofErr w:type="gramStart"/>
            <w:r w:rsidRPr="00F356D7">
              <w:t>methyltransferase</w:t>
            </w:r>
            <w:proofErr w:type="spellEnd"/>
            <w:r w:rsidRPr="00F356D7">
              <w:t xml:space="preserve">  by</w:t>
            </w:r>
            <w:proofErr w:type="gramEnd"/>
            <w:r w:rsidRPr="00F356D7">
              <w:t xml:space="preserve"> in vitro assay.  Obtain at least 2x10-4 </w:t>
            </w:r>
            <w:proofErr w:type="spellStart"/>
            <w:r w:rsidRPr="00F356D7">
              <w:t>umoles</w:t>
            </w:r>
            <w:proofErr w:type="spellEnd"/>
            <w:r w:rsidRPr="00F356D7">
              <w:t xml:space="preserve"> CH3OH/g total cell protein/second.</w:t>
            </w:r>
          </w:p>
        </w:tc>
      </w:tr>
      <w:tr w:rsidR="00620951" w:rsidRPr="00C727D2" w14:paraId="3DFC1DF8"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2156231" w14:textId="595A30C9" w:rsidR="00620951" w:rsidRDefault="00620951" w:rsidP="00095AFB">
            <w:pPr>
              <w:ind w:firstLine="0"/>
            </w:pPr>
            <w:r>
              <w:t>M1.6</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6964E065" w14:textId="740E7FEF" w:rsidR="00620951" w:rsidRPr="00F356D7" w:rsidRDefault="00620951" w:rsidP="00095AFB">
            <w:pPr>
              <w:ind w:right="109" w:firstLine="0"/>
            </w:pPr>
            <w:r>
              <w:t>7/1/15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E01606D" w14:textId="198C90FA" w:rsidR="00620951" w:rsidRPr="00AA50B6" w:rsidRDefault="00770F29" w:rsidP="00095AFB">
            <w:pPr>
              <w:ind w:firstLine="0"/>
            </w:pPr>
            <w:r>
              <w:t>10%</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DD185A" w14:textId="2E17E38C" w:rsidR="00620951" w:rsidRPr="00F356D7" w:rsidRDefault="00620951" w:rsidP="00095AFB">
            <w:pPr>
              <w:ind w:firstLine="0"/>
            </w:pPr>
            <w:r w:rsidRPr="00F356D7">
              <w:t xml:space="preserve">Demonstrate 2x10-4 </w:t>
            </w:r>
            <w:proofErr w:type="spellStart"/>
            <w:r w:rsidRPr="00F356D7">
              <w:t>umoles</w:t>
            </w:r>
            <w:proofErr w:type="spellEnd"/>
            <w:r w:rsidRPr="00F356D7">
              <w:t xml:space="preserve"> CH3OH to CH4/g total cell protein/second, OR show flux of CH4 to CH3OH (the latter will be limited at this stage due to thermodynamic limitations).</w:t>
            </w:r>
            <w:r w:rsidR="00770F29">
              <w:t xml:space="preserve"> </w:t>
            </w:r>
            <w:r w:rsidR="00770F29">
              <w:rPr>
                <w:rFonts w:ascii="Helvetica" w:eastAsiaTheme="minorEastAsia" w:hAnsi="Helvetica" w:cs="Helvetica"/>
                <w:sz w:val="26"/>
                <w:szCs w:val="26"/>
                <w:lang w:eastAsia="ja-JP"/>
              </w:rPr>
              <w:t xml:space="preserve"> </w:t>
            </w:r>
            <w:r w:rsidR="00770F29" w:rsidRPr="00770F29">
              <w:t xml:space="preserve">We have initiated cultures of the strain expressing the </w:t>
            </w:r>
            <w:proofErr w:type="spellStart"/>
            <w:r w:rsidR="00770F29" w:rsidRPr="00770F29">
              <w:t>Methanosphaera</w:t>
            </w:r>
            <w:proofErr w:type="spellEnd"/>
            <w:r w:rsidR="00770F29" w:rsidRPr="00770F29">
              <w:t xml:space="preserve"> methanol </w:t>
            </w:r>
            <w:proofErr w:type="spellStart"/>
            <w:r w:rsidR="00770F29" w:rsidRPr="00770F29">
              <w:t>methyltransferase</w:t>
            </w:r>
            <w:proofErr w:type="spellEnd"/>
            <w:r w:rsidR="00770F29" w:rsidRPr="00770F29">
              <w:t xml:space="preserve"> for growth and methanogenesis on H</w:t>
            </w:r>
            <w:r w:rsidR="00770F29" w:rsidRPr="00770F29">
              <w:rPr>
                <w:vertAlign w:val="subscript"/>
              </w:rPr>
              <w:t>2</w:t>
            </w:r>
            <w:r w:rsidR="00770F29" w:rsidRPr="00770F29">
              <w:t xml:space="preserve"> and methanol.  To date, no growth has been observed.  These efforts will be continued after we have obtained higher expression of the </w:t>
            </w:r>
            <w:proofErr w:type="spellStart"/>
            <w:r w:rsidR="00770F29" w:rsidRPr="00770F29">
              <w:t>methyltransferase</w:t>
            </w:r>
            <w:proofErr w:type="spellEnd"/>
            <w:r w:rsidR="00770F29" w:rsidRPr="00770F29">
              <w:t xml:space="preserve"> protein.</w:t>
            </w:r>
          </w:p>
        </w:tc>
      </w:tr>
      <w:tr w:rsidR="00620951" w:rsidRPr="00C727D2" w14:paraId="235569F7"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49981A" w14:textId="65AB9D55" w:rsidR="00620951" w:rsidRPr="00AA50B6" w:rsidRDefault="00620951" w:rsidP="00620951">
            <w:pPr>
              <w:ind w:firstLine="0"/>
            </w:pPr>
            <w:r w:rsidRPr="00AA50B6">
              <w:t>M1.15</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45D1B7A" w14:textId="03BFBEF8" w:rsidR="00620951" w:rsidRPr="00AA50B6" w:rsidRDefault="00620951" w:rsidP="00620951">
            <w:pPr>
              <w:ind w:right="109" w:firstLine="0"/>
              <w:rPr>
                <w:bCs/>
              </w:rPr>
            </w:pPr>
            <w:r w:rsidRPr="00AA50B6">
              <w:rPr>
                <w:bCs/>
              </w:rPr>
              <w:t>3/1/16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F3DEBB" w14:textId="6E0DD196" w:rsidR="00620951" w:rsidRPr="00AA50B6" w:rsidRDefault="00620951" w:rsidP="00620951">
            <w:pPr>
              <w:ind w:firstLine="0"/>
            </w:pPr>
            <w:r w:rsidRPr="00AA50B6">
              <w:t>50%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0B46362" w14:textId="732E8608" w:rsidR="00620951" w:rsidRPr="00095AFB" w:rsidRDefault="00620951" w:rsidP="00897732">
            <w:pPr>
              <w:ind w:firstLine="0"/>
              <w:rPr>
                <w:b/>
              </w:rPr>
            </w:pPr>
            <w:r w:rsidRPr="00095AFB">
              <w:rPr>
                <w:b/>
              </w:rPr>
              <w:t xml:space="preserve">Clone the </w:t>
            </w:r>
            <w:r w:rsidRPr="00095AFB">
              <w:rPr>
                <w:b/>
                <w:i/>
              </w:rPr>
              <w:t xml:space="preserve">M. </w:t>
            </w:r>
            <w:proofErr w:type="spellStart"/>
            <w:r w:rsidRPr="00095AFB">
              <w:rPr>
                <w:b/>
                <w:i/>
              </w:rPr>
              <w:t>maripaludis</w:t>
            </w:r>
            <w:proofErr w:type="spellEnd"/>
            <w:r w:rsidRPr="00095AFB">
              <w:rPr>
                <w:b/>
              </w:rPr>
              <w:t xml:space="preserve"> MCR genes into </w:t>
            </w:r>
            <w:r w:rsidRPr="00095AFB">
              <w:rPr>
                <w:b/>
                <w:i/>
              </w:rPr>
              <w:t xml:space="preserve">M. </w:t>
            </w:r>
            <w:proofErr w:type="spellStart"/>
            <w:r w:rsidRPr="00095AFB">
              <w:rPr>
                <w:b/>
                <w:i/>
              </w:rPr>
              <w:t>maripaludis</w:t>
            </w:r>
            <w:proofErr w:type="spellEnd"/>
            <w:r w:rsidRPr="00095AFB">
              <w:rPr>
                <w:b/>
              </w:rPr>
              <w:t xml:space="preserve"> and verify expression. </w:t>
            </w:r>
            <w:r w:rsidR="00897732">
              <w:t xml:space="preserve">A plasmid containing the </w:t>
            </w:r>
            <w:r w:rsidR="00897732" w:rsidRPr="00C244BC">
              <w:rPr>
                <w:i/>
              </w:rPr>
              <w:t xml:space="preserve">M. </w:t>
            </w:r>
            <w:proofErr w:type="spellStart"/>
            <w:r w:rsidR="00897732" w:rsidRPr="00C244BC">
              <w:rPr>
                <w:i/>
              </w:rPr>
              <w:t>maripaludis</w:t>
            </w:r>
            <w:proofErr w:type="spellEnd"/>
            <w:r w:rsidR="00897732">
              <w:t xml:space="preserve"> MCR genes was obtained from </w:t>
            </w:r>
            <w:proofErr w:type="spellStart"/>
            <w:r w:rsidR="00897732">
              <w:t>Arzeda</w:t>
            </w:r>
            <w:proofErr w:type="spellEnd"/>
            <w:r w:rsidR="00897732">
              <w:t xml:space="preserve"> and introduced into </w:t>
            </w:r>
            <w:r w:rsidR="00897732" w:rsidRPr="00C244BC">
              <w:rPr>
                <w:i/>
              </w:rPr>
              <w:t xml:space="preserve">M. </w:t>
            </w:r>
            <w:proofErr w:type="spellStart"/>
            <w:r w:rsidR="00897732" w:rsidRPr="00C244BC">
              <w:rPr>
                <w:i/>
              </w:rPr>
              <w:t>maripaludis</w:t>
            </w:r>
            <w:proofErr w:type="spellEnd"/>
            <w:r w:rsidR="00897732">
              <w:t>.  An attempt to then delete the native MCR was unsuccessful.  A new construct is being made.</w:t>
            </w:r>
            <w:r w:rsidRPr="00095AFB">
              <w:t xml:space="preserve"> </w:t>
            </w:r>
          </w:p>
        </w:tc>
      </w:tr>
      <w:tr w:rsidR="00B0484E" w:rsidRPr="00C727D2" w14:paraId="51287B86"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10F574" w14:textId="086338DE" w:rsidR="00B0484E" w:rsidRPr="00C727D2" w:rsidRDefault="00B0484E" w:rsidP="00B0484E">
            <w:pPr>
              <w:ind w:firstLine="0"/>
            </w:pPr>
            <w:r w:rsidRPr="00C727D2">
              <w:t>M2.1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8A527ED" w14:textId="6189554B" w:rsidR="00B0484E" w:rsidRPr="00095AFB" w:rsidRDefault="00B0484E" w:rsidP="00B0484E">
            <w:pPr>
              <w:ind w:right="109" w:firstLine="0"/>
            </w:pPr>
            <w:r w:rsidRPr="00C727D2">
              <w:t>12/1/14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2F97F33" w14:textId="6C9A045F" w:rsidR="00B0484E" w:rsidRDefault="00B0484E" w:rsidP="00B0484E">
            <w:pPr>
              <w:ind w:firstLine="0"/>
            </w:pPr>
            <w:r w:rsidRPr="007C601E">
              <w:t>100%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89181AD" w14:textId="69C25E5E" w:rsidR="00B0484E" w:rsidRPr="00C727D2" w:rsidRDefault="00B0484E" w:rsidP="00C90CAB">
            <w:pPr>
              <w:ind w:firstLine="0"/>
              <w:rPr>
                <w:b/>
              </w:rPr>
            </w:pPr>
            <w:r w:rsidRPr="00C727D2">
              <w:rPr>
                <w:rFonts w:eastAsia="Times New Roman"/>
                <w:b/>
                <w:bCs/>
                <w:color w:val="000000"/>
              </w:rPr>
              <w:t xml:space="preserve">Build draft genome scale flux balance and core metabolic flux models for </w:t>
            </w:r>
            <w:r w:rsidRPr="00C727D2">
              <w:rPr>
                <w:rFonts w:eastAsia="Times New Roman"/>
                <w:b/>
                <w:bCs/>
                <w:i/>
                <w:color w:val="000000"/>
              </w:rPr>
              <w:t xml:space="preserve">M. </w:t>
            </w:r>
            <w:proofErr w:type="spellStart"/>
            <w:r w:rsidRPr="00C727D2">
              <w:rPr>
                <w:rFonts w:eastAsia="Times New Roman"/>
                <w:b/>
                <w:bCs/>
                <w:i/>
                <w:color w:val="000000"/>
              </w:rPr>
              <w:t>maripaludis</w:t>
            </w:r>
            <w:proofErr w:type="spellEnd"/>
            <w:r w:rsidRPr="00C727D2">
              <w:rPr>
                <w:rFonts w:eastAsia="Times New Roman"/>
                <w:b/>
                <w:bCs/>
                <w:color w:val="000000"/>
              </w:rPr>
              <w:t xml:space="preserve"> metabolism:</w:t>
            </w:r>
            <w:r w:rsidRPr="00C727D2">
              <w:rPr>
                <w:rFonts w:eastAsia="Times New Roman"/>
                <w:color w:val="000000"/>
              </w:rPr>
              <w:t xml:space="preserve"> </w:t>
            </w:r>
            <w:r w:rsidRPr="00C727D2">
              <w:rPr>
                <w:rFonts w:eastAsia="Times New Roman"/>
                <w:b/>
                <w:bCs/>
                <w:color w:val="000000"/>
              </w:rPr>
              <w:t xml:space="preserve">Deliver first genome-scale metabolic model capable of simulating growth and byproduct section </w:t>
            </w:r>
            <w:proofErr w:type="gramStart"/>
            <w:r w:rsidRPr="00C727D2">
              <w:rPr>
                <w:rFonts w:eastAsia="Times New Roman"/>
                <w:b/>
                <w:bCs/>
                <w:color w:val="000000"/>
              </w:rPr>
              <w:t>with  &gt;</w:t>
            </w:r>
            <w:proofErr w:type="gramEnd"/>
            <w:r w:rsidRPr="00C727D2">
              <w:rPr>
                <w:rFonts w:eastAsia="Times New Roman"/>
                <w:b/>
                <w:bCs/>
                <w:color w:val="000000"/>
              </w:rPr>
              <w:t>75% accuracy.</w:t>
            </w:r>
            <w:r w:rsidRPr="00C727D2">
              <w:rPr>
                <w:color w:val="DD0806"/>
              </w:rPr>
              <w:t xml:space="preserve"> </w:t>
            </w:r>
            <w:r w:rsidRPr="004618D8">
              <w:rPr>
                <w:rFonts w:eastAsia="Times New Roman"/>
                <w:color w:val="000000"/>
              </w:rPr>
              <w:t xml:space="preserve">We have completed the M. </w:t>
            </w:r>
            <w:proofErr w:type="spellStart"/>
            <w:r w:rsidRPr="004618D8">
              <w:rPr>
                <w:rFonts w:eastAsia="Times New Roman"/>
                <w:color w:val="000000"/>
              </w:rPr>
              <w:t>maripaludis</w:t>
            </w:r>
            <w:proofErr w:type="spellEnd"/>
            <w:r w:rsidRPr="004618D8">
              <w:rPr>
                <w:rFonts w:eastAsia="Times New Roman"/>
                <w:color w:val="000000"/>
              </w:rPr>
              <w:t xml:space="preserve"> model using our maximum likelihood </w:t>
            </w:r>
            <w:proofErr w:type="spellStart"/>
            <w:r w:rsidRPr="004618D8">
              <w:rPr>
                <w:rFonts w:eastAsia="Times New Roman"/>
                <w:color w:val="000000"/>
              </w:rPr>
              <w:t>orthology</w:t>
            </w:r>
            <w:proofErr w:type="spellEnd"/>
            <w:r w:rsidRPr="004618D8">
              <w:rPr>
                <w:rFonts w:eastAsia="Times New Roman"/>
                <w:color w:val="000000"/>
              </w:rPr>
              <w:t xml:space="preserve"> approach (See Section C, Figure 2) and literature-based manual curation. Our model accurately depicts methanogenesis and can reasonably predict growth and </w:t>
            </w:r>
            <w:r w:rsidRPr="004618D8">
              <w:rPr>
                <w:rFonts w:eastAsia="Times New Roman"/>
                <w:color w:val="000000"/>
              </w:rPr>
              <w:lastRenderedPageBreak/>
              <w:t xml:space="preserve">byproduct secretion as compared to experimental data. </w:t>
            </w:r>
            <w:del w:id="28" w:author="Matt Richards" w:date="2015-07-11T11:47:00Z">
              <w:r w:rsidRPr="004618D8" w:rsidDel="00C90CAB">
                <w:rPr>
                  <w:rFonts w:eastAsia="Times New Roman"/>
                  <w:color w:val="000000"/>
                </w:rPr>
                <w:delText>We are setting up metabolomics experiments to gather additional model validation data and will be using SimOptStrain with our model to predict viable engineering designs for conversion of methane to methanol.</w:delText>
              </w:r>
            </w:del>
          </w:p>
        </w:tc>
      </w:tr>
      <w:tr w:rsidR="00B0484E" w:rsidRPr="00C727D2" w14:paraId="26B424B8"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0922AE" w14:textId="334420B3" w:rsidR="00B0484E" w:rsidRPr="00C727D2" w:rsidRDefault="00B0484E" w:rsidP="00B0484E">
            <w:pPr>
              <w:ind w:firstLine="0"/>
            </w:pPr>
            <w:r w:rsidRPr="00C727D2">
              <w:lastRenderedPageBreak/>
              <w:t>M2.</w:t>
            </w:r>
            <w:ins w:id="29" w:author="Matt Richards" w:date="2015-07-11T11:46:00Z">
              <w:r w:rsidR="00C90CAB">
                <w:t>3</w:t>
              </w:r>
            </w:ins>
            <w:del w:id="30" w:author="Matt Richards" w:date="2015-07-11T11:46:00Z">
              <w:r w:rsidRPr="00C727D2" w:rsidDel="00C90CAB">
                <w:delText>2</w:delText>
              </w:r>
            </w:del>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B8422CA" w14:textId="2DCA895D" w:rsidR="00B0484E" w:rsidRPr="00095AFB" w:rsidRDefault="004721F3" w:rsidP="00B0484E">
            <w:pPr>
              <w:ind w:right="109" w:firstLine="0"/>
            </w:pPr>
            <w:ins w:id="31" w:author="Matt Richards" w:date="2015-07-11T11:51:00Z">
              <w:r>
                <w:t>6</w:t>
              </w:r>
            </w:ins>
            <w:del w:id="32" w:author="Matt Richards" w:date="2015-07-11T11:51:00Z">
              <w:r w:rsidR="00B0484E" w:rsidRPr="00C727D2" w:rsidDel="004721F3">
                <w:delText>2</w:delText>
              </w:r>
            </w:del>
            <w:r w:rsidR="00B0484E" w:rsidRPr="00C727D2">
              <w:t>/1/15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7374DFD" w14:textId="4E04834F" w:rsidR="00B0484E" w:rsidRDefault="004721F3" w:rsidP="00B0484E">
            <w:pPr>
              <w:ind w:firstLine="0"/>
            </w:pPr>
            <w:ins w:id="33" w:author="Matt Richards" w:date="2015-07-11T11:51:00Z">
              <w:r>
                <w:t>8</w:t>
              </w:r>
            </w:ins>
            <w:del w:id="34" w:author="Matt Richards" w:date="2015-07-11T11:51:00Z">
              <w:r w:rsidR="00B0484E" w:rsidRPr="007C601E" w:rsidDel="004721F3">
                <w:delText>1</w:delText>
              </w:r>
            </w:del>
            <w:r w:rsidR="00B0484E" w:rsidRPr="007C601E">
              <w:t>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FB7BC00" w14:textId="23C65D74" w:rsidR="00B0484E" w:rsidRPr="00C727D2" w:rsidRDefault="00C90CAB" w:rsidP="00F22C3E">
            <w:pPr>
              <w:ind w:firstLine="0"/>
              <w:rPr>
                <w:b/>
              </w:rPr>
            </w:pPr>
            <w:ins w:id="35" w:author="Matt Richards" w:date="2015-07-11T11:47:00Z">
              <w:r w:rsidRPr="00C90CAB">
                <w:rPr>
                  <w:b/>
                  <w:rPrChange w:id="36" w:author="Matt Richards" w:date="2015-07-11T11:47:00Z">
                    <w:rPr/>
                  </w:rPrChange>
                </w:rPr>
                <w:t xml:space="preserve">Deliver improved model that enables predictions with &gt;85% predictive accuracy for knockout lethality, and &lt;20% error for </w:t>
              </w:r>
              <w:proofErr w:type="spellStart"/>
              <w:r w:rsidRPr="00C90CAB">
                <w:rPr>
                  <w:b/>
                  <w:rPrChange w:id="37" w:author="Matt Richards" w:date="2015-07-11T11:47:00Z">
                    <w:rPr/>
                  </w:rPrChange>
                </w:rPr>
                <w:t>wildtype</w:t>
              </w:r>
              <w:proofErr w:type="spellEnd"/>
              <w:r w:rsidRPr="00C90CAB">
                <w:rPr>
                  <w:b/>
                  <w:rPrChange w:id="38" w:author="Matt Richards" w:date="2015-07-11T11:47:00Z">
                    <w:rPr/>
                  </w:rPrChange>
                </w:rPr>
                <w:t xml:space="preserve"> growth and byproduct yield predictions</w:t>
              </w:r>
            </w:ins>
            <w:ins w:id="39" w:author="Matt Richards" w:date="2015-07-11T11:50:00Z">
              <w:r w:rsidR="00F22C3E">
                <w:rPr>
                  <w:b/>
                </w:rPr>
                <w:t>.</w:t>
              </w:r>
            </w:ins>
            <w:ins w:id="40" w:author="Matt Richards" w:date="2015-07-11T11:47:00Z">
              <w:r w:rsidRPr="00B0484E" w:rsidDel="00C90CAB">
                <w:rPr>
                  <w:rFonts w:eastAsia="Times New Roman"/>
                  <w:b/>
                  <w:color w:val="000000"/>
                </w:rPr>
                <w:t xml:space="preserve"> </w:t>
              </w:r>
            </w:ins>
            <w:del w:id="41" w:author="Matt Richards" w:date="2015-07-11T11:47:00Z">
              <w:r w:rsidR="00B0484E" w:rsidRPr="00B0484E" w:rsidDel="00C90CAB">
                <w:rPr>
                  <w:rFonts w:eastAsia="Times New Roman"/>
                  <w:b/>
                  <w:color w:val="000000"/>
                </w:rPr>
                <w:delText xml:space="preserve">Deliver first model of core metabolism in </w:delText>
              </w:r>
              <w:r w:rsidR="00B0484E" w:rsidRPr="00B0484E" w:rsidDel="00C90CAB">
                <w:rPr>
                  <w:rFonts w:eastAsia="Times New Roman"/>
                  <w:b/>
                  <w:i/>
                  <w:color w:val="000000"/>
                </w:rPr>
                <w:delText>M. marapaludis</w:delText>
              </w:r>
              <w:r w:rsidR="00B0484E" w:rsidRPr="00B0484E" w:rsidDel="00C90CAB">
                <w:rPr>
                  <w:rFonts w:eastAsia="Times New Roman"/>
                  <w:color w:val="000000"/>
                </w:rPr>
                <w:delText xml:space="preserve"> </w:delText>
              </w:r>
              <w:r w:rsidR="00B0484E" w:rsidRPr="00B0484E" w:rsidDel="00C90CAB">
                <w:rPr>
                  <w:rFonts w:eastAsia="Times New Roman"/>
                  <w:b/>
                  <w:color w:val="000000"/>
                </w:rPr>
                <w:delText>with atom-level detail for molecular transformations as needed for flux measurements</w:delText>
              </w:r>
              <w:r w:rsidR="00B0484E" w:rsidRPr="00B0484E" w:rsidDel="00C90CAB">
                <w:rPr>
                  <w:rFonts w:eastAsia="Times New Roman"/>
                  <w:color w:val="000000"/>
                </w:rPr>
                <w:delText xml:space="preserve">. </w:delText>
              </w:r>
            </w:del>
            <w:ins w:id="42" w:author="Matt Richards" w:date="2015-07-11T11:47:00Z">
              <w:r>
                <w:rPr>
                  <w:rFonts w:eastAsia="Times New Roman"/>
                  <w:color w:val="000000"/>
                </w:rPr>
                <w:t xml:space="preserve">We have improved our model’s predictive accuracy for knockout lethality and have achieved 90% agreement </w:t>
              </w:r>
            </w:ins>
            <w:ins w:id="43" w:author="Matt Richards" w:date="2015-07-11T11:48:00Z">
              <w:r>
                <w:rPr>
                  <w:rFonts w:eastAsia="Times New Roman"/>
                  <w:color w:val="000000"/>
                </w:rPr>
                <w:t xml:space="preserve">of our predictions </w:t>
              </w:r>
            </w:ins>
            <w:ins w:id="44" w:author="Matt Richards" w:date="2015-07-11T11:47:00Z">
              <w:r>
                <w:rPr>
                  <w:rFonts w:eastAsia="Times New Roman"/>
                  <w:color w:val="000000"/>
                </w:rPr>
                <w:t>with experimental re</w:t>
              </w:r>
            </w:ins>
            <w:ins w:id="45" w:author="Matt Richards" w:date="2015-07-11T11:48:00Z">
              <w:r>
                <w:rPr>
                  <w:rFonts w:eastAsia="Times New Roman"/>
                  <w:color w:val="000000"/>
                </w:rPr>
                <w:t xml:space="preserve">sults. Our comparison with growth and yield measurements has been delayed </w:t>
              </w:r>
              <w:r w:rsidR="00F22C3E">
                <w:rPr>
                  <w:rFonts w:eastAsia="Times New Roman"/>
                  <w:color w:val="000000"/>
                </w:rPr>
                <w:t xml:space="preserve">because of </w:t>
              </w:r>
              <w:proofErr w:type="spellStart"/>
              <w:r w:rsidR="00F22C3E">
                <w:rPr>
                  <w:rFonts w:eastAsia="Times New Roman"/>
                  <w:color w:val="000000"/>
                </w:rPr>
                <w:t>chemostat</w:t>
              </w:r>
              <w:proofErr w:type="spellEnd"/>
              <w:r w:rsidR="00F22C3E">
                <w:rPr>
                  <w:rFonts w:eastAsia="Times New Roman"/>
                  <w:color w:val="000000"/>
                </w:rPr>
                <w:t xml:space="preserve"> equipment failure. Once the </w:t>
              </w:r>
              <w:proofErr w:type="spellStart"/>
              <w:r w:rsidR="00F22C3E">
                <w:rPr>
                  <w:rFonts w:eastAsia="Times New Roman"/>
                  <w:color w:val="000000"/>
                </w:rPr>
                <w:t>chemostats</w:t>
              </w:r>
              <w:proofErr w:type="spellEnd"/>
              <w:r w:rsidR="00F22C3E">
                <w:rPr>
                  <w:rFonts w:eastAsia="Times New Roman"/>
                  <w:color w:val="000000"/>
                </w:rPr>
                <w:t xml:space="preserve"> have been returned to their fully-operational state, we will resume our growth experiments and gather data that </w:t>
              </w:r>
            </w:ins>
            <w:ins w:id="46" w:author="Matt Richards" w:date="2015-07-11T11:50:00Z">
              <w:r w:rsidR="00F22C3E">
                <w:rPr>
                  <w:rFonts w:eastAsia="Times New Roman"/>
                  <w:color w:val="000000"/>
                </w:rPr>
                <w:t xml:space="preserve">will allow us to test </w:t>
              </w:r>
            </w:ins>
            <w:ins w:id="47" w:author="Matt Richards" w:date="2015-07-11T11:48:00Z">
              <w:r w:rsidR="00F22C3E">
                <w:rPr>
                  <w:rFonts w:eastAsia="Times New Roman"/>
                  <w:color w:val="000000"/>
                </w:rPr>
                <w:t>the accuracy of our model</w:t>
              </w:r>
            </w:ins>
            <w:ins w:id="48" w:author="Matt Richards" w:date="2015-07-11T11:50:00Z">
              <w:r w:rsidR="00F22C3E">
                <w:rPr>
                  <w:rFonts w:eastAsia="Times New Roman"/>
                  <w:color w:val="000000"/>
                </w:rPr>
                <w:t>’</w:t>
              </w:r>
              <w:r w:rsidR="004721F3">
                <w:rPr>
                  <w:rFonts w:eastAsia="Times New Roman"/>
                  <w:color w:val="000000"/>
                </w:rPr>
                <w:t>s predictions.</w:t>
              </w:r>
            </w:ins>
            <w:del w:id="49" w:author="Matt Richards" w:date="2015-07-11T11:48:00Z">
              <w:r w:rsidR="00B0484E" w:rsidRPr="00B0484E" w:rsidDel="00C90CAB">
                <w:rPr>
                  <w:rFonts w:eastAsia="Times New Roman"/>
                  <w:color w:val="000000"/>
                </w:rPr>
                <w:delText xml:space="preserve">Our genome-scale metabolic model depicts a clear picture of core metabolism with regard to primary metabolites, methanogenesis intermediates, and methanogen-specific coenzymes. We are working to confirm metabolite presence through metabolomics experiments.    </w:delText>
              </w:r>
            </w:del>
          </w:p>
        </w:tc>
      </w:tr>
      <w:tr w:rsidR="00B0484E" w:rsidRPr="00C727D2" w14:paraId="121AF729"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A56735" w14:textId="48E64AB1" w:rsidR="00B0484E" w:rsidRPr="00C727D2" w:rsidRDefault="00B0484E" w:rsidP="00C90CAB">
            <w:pPr>
              <w:ind w:firstLine="0"/>
            </w:pPr>
            <w:r>
              <w:t>M2.</w:t>
            </w:r>
            <w:del w:id="50" w:author="Matt Richards" w:date="2015-07-11T11:46:00Z">
              <w:r w:rsidDel="00C90CAB">
                <w:delText>3</w:delText>
              </w:r>
            </w:del>
            <w:ins w:id="51" w:author="Matt Richards" w:date="2015-07-11T11:46:00Z">
              <w:r w:rsidR="00C90CAB">
                <w:t>4</w:t>
              </w:r>
            </w:ins>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D752F32" w14:textId="07EA85BB" w:rsidR="00B0484E" w:rsidRPr="00095AFB" w:rsidRDefault="00B0484E" w:rsidP="00B0484E">
            <w:pPr>
              <w:ind w:right="109" w:firstLine="0"/>
            </w:pPr>
            <w:r w:rsidRPr="00F356D7">
              <w:t>6/1/15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3A0944A" w14:textId="1E2E5554" w:rsidR="00B0484E" w:rsidRDefault="004721F3" w:rsidP="00B0484E">
            <w:pPr>
              <w:ind w:firstLine="0"/>
            </w:pPr>
            <w:ins w:id="52" w:author="Matt Richards" w:date="2015-07-11T11:51:00Z">
              <w:r>
                <w:t>5</w:t>
              </w:r>
            </w:ins>
            <w:del w:id="53" w:author="Matt Richards" w:date="2015-07-11T11:51:00Z">
              <w:r w:rsidR="00A7128B" w:rsidDel="004721F3">
                <w:delText>8</w:delText>
              </w:r>
            </w:del>
            <w:r w:rsidR="00A7128B">
              <w:t>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265AFEE" w14:textId="6D1CFAFE" w:rsidR="00B0484E" w:rsidRPr="00F22C3E" w:rsidRDefault="00B0484E" w:rsidP="00B0484E">
            <w:pPr>
              <w:ind w:firstLine="0"/>
              <w:rPr>
                <w:rPrChange w:id="54" w:author="Matt Richards" w:date="2015-07-11T11:50:00Z">
                  <w:rPr>
                    <w:b/>
                  </w:rPr>
                </w:rPrChange>
              </w:rPr>
            </w:pPr>
            <w:del w:id="55" w:author="Matt Richards" w:date="2015-07-11T11:46:00Z">
              <w:r w:rsidRPr="00F356D7" w:rsidDel="00C90CAB">
                <w:delText>Deliver improved model that enables predictions with &gt;85% predictive accuracy for knockout lethality, and &lt;20% error for wildtype growth and byproduct yield predictions</w:delText>
              </w:r>
            </w:del>
            <w:ins w:id="56" w:author="Matt Richards" w:date="2015-07-11T11:50:00Z">
              <w:r w:rsidR="00F22C3E">
                <w:rPr>
                  <w:b/>
                </w:rPr>
                <w:t xml:space="preserve">Deliver top 5-10 strain design predictions based on methanol yield to team for implementation. </w:t>
              </w:r>
              <w:r w:rsidR="00F22C3E">
                <w:t xml:space="preserve">We have </w:t>
              </w:r>
            </w:ins>
            <w:ins w:id="57" w:author="Matt Richards" w:date="2015-07-11T11:51:00Z">
              <w:r w:rsidR="004721F3">
                <w:t xml:space="preserve">successfully proposed a design to achieve reverse methanogenesis to methanol, but we are wary that this proposed design is not energetically feasible. Rather than propose our designs based purely on stoichiometry, we have created a novel method of representing free energy output of our model </w:t>
              </w:r>
            </w:ins>
            <w:ins w:id="58" w:author="Matt Richards" w:date="2015-07-11T11:53:00Z">
              <w:r w:rsidR="004721F3">
                <w:t>and are in the process of applying this method to our strain designs. Though this represents a slight delay in achieving the milestone, we are confident that is a vital detail to add and that it will help us create more meaningful strain designs.</w:t>
              </w:r>
            </w:ins>
          </w:p>
        </w:tc>
      </w:tr>
      <w:tr w:rsidR="005340F3" w:rsidRPr="00C727D2" w14:paraId="63F64EBB"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71E769" w14:textId="2A9B7F2A" w:rsidR="005340F3" w:rsidRPr="00AA50B6" w:rsidRDefault="005340F3" w:rsidP="005340F3">
            <w:pPr>
              <w:ind w:firstLine="0"/>
            </w:pPr>
            <w:r w:rsidRPr="00C727D2">
              <w:t>M3.2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AC78C26" w14:textId="2A6A2D93" w:rsidR="005340F3" w:rsidRPr="00AA50B6" w:rsidRDefault="005340F3" w:rsidP="005340F3">
            <w:pPr>
              <w:ind w:right="109" w:firstLine="0"/>
              <w:rPr>
                <w:bCs/>
              </w:rPr>
            </w:pPr>
            <w:r w:rsidRPr="00095AFB">
              <w:t>6/30/15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45861F4" w14:textId="20CDD41F" w:rsidR="005340F3" w:rsidRPr="00AA50B6" w:rsidRDefault="005340F3" w:rsidP="005340F3">
            <w:pPr>
              <w:ind w:firstLine="0"/>
            </w:pPr>
            <w:r>
              <w:t>10</w:t>
            </w: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DB28072" w14:textId="4E2F5418" w:rsidR="005340F3" w:rsidRPr="00095AFB" w:rsidRDefault="005340F3" w:rsidP="005340F3">
            <w:pPr>
              <w:ind w:firstLine="0"/>
              <w:rPr>
                <w:b/>
              </w:rPr>
            </w:pPr>
            <w:r w:rsidRPr="00C727D2">
              <w:rPr>
                <w:b/>
              </w:rPr>
              <w:t xml:space="preserve">Deliver an HDR with a specific activity (purified protein) </w:t>
            </w:r>
            <w:proofErr w:type="gramStart"/>
            <w:r w:rsidRPr="00C727D2">
              <w:rPr>
                <w:b/>
              </w:rPr>
              <w:t>of at least 10 units/mg</w:t>
            </w:r>
            <w:proofErr w:type="gramEnd"/>
            <w:r w:rsidRPr="00C727D2">
              <w:rPr>
                <w:b/>
              </w:rPr>
              <w:t xml:space="preserve">. </w:t>
            </w:r>
            <w:r>
              <w:t xml:space="preserve">The HDR that is native to our genetic host, </w:t>
            </w:r>
            <w:r w:rsidRPr="00D212BA">
              <w:rPr>
                <w:i/>
              </w:rPr>
              <w:t>M</w:t>
            </w:r>
            <w:r>
              <w:rPr>
                <w:i/>
              </w:rPr>
              <w:t>.</w:t>
            </w:r>
            <w:r w:rsidRPr="00D212BA">
              <w:rPr>
                <w:i/>
              </w:rPr>
              <w:t xml:space="preserve"> </w:t>
            </w:r>
            <w:proofErr w:type="spellStart"/>
            <w:r w:rsidRPr="00D212BA">
              <w:rPr>
                <w:i/>
              </w:rPr>
              <w:t>maripaludis</w:t>
            </w:r>
            <w:proofErr w:type="spellEnd"/>
            <w:r>
              <w:t xml:space="preserve">, was assayed and found to have a specific activity higher than our target. Because the enzyme is highly active in both forward and reverse directions, we expect that the native enzyme will support methane oxidation to methanol. Therefore, we do not expect to need to genetically engineer an enzyme from ANME. </w:t>
            </w:r>
          </w:p>
        </w:tc>
      </w:tr>
      <w:tr w:rsidR="005340F3" w:rsidRPr="00C727D2" w14:paraId="3EC207FB"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4BACD4" w14:textId="3BA8444F" w:rsidR="005340F3" w:rsidRPr="00AA50B6" w:rsidRDefault="005340F3" w:rsidP="005340F3">
            <w:pPr>
              <w:ind w:firstLine="0"/>
            </w:pPr>
            <w:r w:rsidRPr="00C727D2">
              <w:t>M3.3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C320281" w14:textId="4151697C" w:rsidR="005340F3" w:rsidRPr="00AA50B6" w:rsidRDefault="005340F3" w:rsidP="005340F3">
            <w:pPr>
              <w:ind w:right="109" w:firstLine="0"/>
              <w:rPr>
                <w:bCs/>
              </w:rPr>
            </w:pPr>
            <w:r w:rsidRPr="00C727D2">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596DF43" w14:textId="6B488B44" w:rsidR="005340F3" w:rsidRPr="00AA50B6" w:rsidRDefault="005340F3" w:rsidP="005340F3">
            <w:pPr>
              <w:ind w:firstLine="0"/>
            </w:pP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FFE35B" w14:textId="393ED73A" w:rsidR="005340F3" w:rsidRPr="00095AFB" w:rsidRDefault="005340F3" w:rsidP="001E195F">
            <w:pPr>
              <w:ind w:firstLine="0"/>
              <w:rPr>
                <w:b/>
              </w:rPr>
            </w:pP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sidRPr="00C727D2">
              <w:rPr>
                <w:rFonts w:eastAsia="Times New Roman"/>
                <w:color w:val="000000"/>
              </w:rPr>
              <w:t xml:space="preserve">: Determine kinetic and physical properties of the </w:t>
            </w:r>
            <w:proofErr w:type="spellStart"/>
            <w:r w:rsidRPr="00C727D2">
              <w:rPr>
                <w:rFonts w:eastAsia="Times New Roman"/>
                <w:color w:val="000000"/>
              </w:rPr>
              <w:t>heterologously</w:t>
            </w:r>
            <w:proofErr w:type="spellEnd"/>
            <w:r w:rsidRPr="00C727D2">
              <w:rPr>
                <w:rFonts w:eastAsia="Times New Roman"/>
                <w:color w:val="000000"/>
              </w:rPr>
              <w:t xml:space="preserve"> expressed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Pr="00C727D2">
              <w:rPr>
                <w:rFonts w:eastAsia="Times New Roman"/>
                <w:color w:val="000000"/>
              </w:rPr>
              <w:t xml:space="preserve"> in the forward &amp; reverse direction. </w:t>
            </w:r>
            <w:proofErr w:type="gramStart"/>
            <w:r w:rsidRPr="00C727D2">
              <w:rPr>
                <w:rFonts w:eastAsia="Times New Roman"/>
                <w:color w:val="000000"/>
              </w:rPr>
              <w:t>choose</w:t>
            </w:r>
            <w:proofErr w:type="gramEnd"/>
            <w:r w:rsidRPr="00C727D2">
              <w:rPr>
                <w:rFonts w:eastAsia="Times New Roman"/>
                <w:color w:val="000000"/>
              </w:rPr>
              <w:t xml:space="preserve"> the </w:t>
            </w:r>
            <w:proofErr w:type="spellStart"/>
            <w:r w:rsidRPr="00C727D2">
              <w:rPr>
                <w:rFonts w:eastAsia="Times New Roman"/>
                <w:color w:val="000000"/>
              </w:rPr>
              <w:t>MeTr</w:t>
            </w:r>
            <w:proofErr w:type="spellEnd"/>
            <w:r w:rsidRPr="00C727D2">
              <w:rPr>
                <w:rFonts w:eastAsia="Times New Roman"/>
                <w:color w:val="000000"/>
              </w:rPr>
              <w:t xml:space="preserve"> with an activity of &gt;10 units/mg for methanol </w:t>
            </w:r>
            <w:r w:rsidRPr="00C727D2">
              <w:rPr>
                <w:rFonts w:eastAsia="Times New Roman"/>
                <w:color w:val="000000"/>
              </w:rPr>
              <w:lastRenderedPageBreak/>
              <w:t>production from methyl-</w:t>
            </w:r>
            <w:proofErr w:type="spellStart"/>
            <w:r w:rsidRPr="00C727D2">
              <w:rPr>
                <w:rFonts w:eastAsia="Times New Roman"/>
                <w:color w:val="000000"/>
              </w:rPr>
              <w:t>SCoM</w:t>
            </w:r>
            <w:proofErr w:type="spellEnd"/>
            <w:r w:rsidRPr="00C727D2">
              <w:rPr>
                <w:rFonts w:eastAsia="Times New Roman"/>
                <w:color w:val="000000"/>
              </w:rPr>
              <w:t xml:space="preserve">. </w:t>
            </w:r>
            <w:r w:rsidR="001E195F">
              <w:rPr>
                <w:rFonts w:eastAsia="Times New Roman"/>
                <w:color w:val="000000"/>
              </w:rPr>
              <w:t xml:space="preserve">As described in the M1.x section, we have been having trouble with heterologous expression of the </w:t>
            </w:r>
            <w:proofErr w:type="spellStart"/>
            <w:r w:rsidR="001E195F">
              <w:rPr>
                <w:rFonts w:eastAsia="Times New Roman"/>
                <w:color w:val="000000"/>
              </w:rPr>
              <w:t>methyl-SCoM</w:t>
            </w:r>
            <w:proofErr w:type="gramStart"/>
            <w:r w:rsidR="001E195F">
              <w:rPr>
                <w:rFonts w:eastAsia="Times New Roman"/>
                <w:color w:val="000000"/>
              </w:rPr>
              <w:t>:methanol</w:t>
            </w:r>
            <w:proofErr w:type="spellEnd"/>
            <w:proofErr w:type="gramEnd"/>
            <w:r w:rsidR="001E195F">
              <w:rPr>
                <w:rFonts w:eastAsia="Times New Roman"/>
                <w:color w:val="000000"/>
              </w:rPr>
              <w:t xml:space="preserve"> </w:t>
            </w:r>
            <w:proofErr w:type="spellStart"/>
            <w:r w:rsidR="001E195F" w:rsidRPr="00C727D2">
              <w:rPr>
                <w:rFonts w:eastAsia="Times New Roman"/>
                <w:color w:val="000000"/>
              </w:rPr>
              <w:t>MeTr</w:t>
            </w:r>
            <w:proofErr w:type="spellEnd"/>
            <w:r w:rsidR="001E195F">
              <w:rPr>
                <w:rFonts w:eastAsia="Times New Roman"/>
                <w:color w:val="000000"/>
              </w:rPr>
              <w:t xml:space="preserve">. As soon as this is accomplished, we will be able to proceed with these characterizations. </w:t>
            </w:r>
          </w:p>
        </w:tc>
      </w:tr>
      <w:tr w:rsidR="00F1753A" w:rsidRPr="00C727D2" w14:paraId="018979F3"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A3EE8C" w14:textId="76278BF5" w:rsidR="00F1753A" w:rsidRPr="00C727D2" w:rsidRDefault="00F1753A" w:rsidP="00F1753A">
            <w:pPr>
              <w:ind w:firstLine="0"/>
            </w:pPr>
            <w:r w:rsidRPr="00E037CE">
              <w:lastRenderedPageBreak/>
              <w:t>M4.1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C033F3B" w14:textId="6631245F" w:rsidR="00F1753A" w:rsidRPr="00C727D2" w:rsidRDefault="00F1753A" w:rsidP="00F1753A">
            <w:pPr>
              <w:ind w:right="109" w:firstLine="0"/>
            </w:pPr>
            <w:r w:rsidRPr="00E037CE">
              <w:t>7/1/14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9DBA7C" w14:textId="064D3FC9" w:rsidR="00F1753A" w:rsidRPr="00C727D2" w:rsidRDefault="00F1753A" w:rsidP="00F1753A">
            <w:pPr>
              <w:ind w:firstLine="0"/>
            </w:pPr>
            <w:r w:rsidRPr="00E037CE">
              <w:t>100%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081138" w14:textId="5C94AB61" w:rsidR="00F1753A" w:rsidRPr="00571CF8" w:rsidRDefault="00F1753A" w:rsidP="00F1753A">
            <w:pPr>
              <w:ind w:firstLine="0"/>
              <w:rPr>
                <w:b/>
              </w:rPr>
            </w:pPr>
            <w:r w:rsidRPr="00E037CE">
              <w:rPr>
                <w:b/>
                <w:color w:val="000000"/>
              </w:rPr>
              <w:t xml:space="preserve">Reproduce experimental MCR structure 1MRO.pdb with a root-mean-squared deviation of less than 10 </w:t>
            </w:r>
            <w:proofErr w:type="spellStart"/>
            <w:r w:rsidRPr="00E037CE">
              <w:rPr>
                <w:b/>
                <w:color w:val="000000"/>
              </w:rPr>
              <w:t>Ångstroms</w:t>
            </w:r>
            <w:proofErr w:type="spellEnd"/>
            <w:r w:rsidRPr="00E037CE">
              <w:rPr>
                <w:b/>
                <w:color w:val="000000"/>
              </w:rPr>
              <w:t xml:space="preserve">.  </w:t>
            </w:r>
            <w:r w:rsidRPr="00B02109">
              <w:rPr>
                <w:color w:val="000000"/>
              </w:rPr>
              <w:t>We have calculated all force field parameters for substrates and preliminary force field parameters for the MCR and ANME-1 cofactors. The calculated 1MRO.pdb structure differs by less than 1 Å from the initial crystal structure.</w:t>
            </w:r>
          </w:p>
        </w:tc>
      </w:tr>
      <w:tr w:rsidR="00F1753A" w:rsidRPr="00C727D2" w14:paraId="2A8191C2"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DFFC49" w14:textId="4E7F8C44" w:rsidR="00F1753A" w:rsidRPr="00C727D2" w:rsidRDefault="00F1753A" w:rsidP="00F1753A">
            <w:pPr>
              <w:ind w:firstLine="0"/>
            </w:pPr>
            <w:r w:rsidRPr="00E037CE">
              <w:t>M4.2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1DE2F53" w14:textId="0E34F95A" w:rsidR="00F1753A" w:rsidRPr="00C727D2" w:rsidRDefault="00F1753A" w:rsidP="00F1753A">
            <w:pPr>
              <w:ind w:right="109" w:firstLine="0"/>
            </w:pPr>
            <w:r w:rsidRPr="00E037CE">
              <w:t>9/1/15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3CA3C7A" w14:textId="214EB3B6" w:rsidR="00F1753A" w:rsidRPr="00C727D2" w:rsidRDefault="00F1753A" w:rsidP="00F1753A">
            <w:pPr>
              <w:ind w:firstLine="0"/>
            </w:pPr>
            <w:r>
              <w:t>65</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3510191" w14:textId="77777777" w:rsidR="00F1753A" w:rsidRDefault="00F1753A" w:rsidP="00F1753A">
            <w:pPr>
              <w:ind w:firstLine="0"/>
              <w:rPr>
                <w:b/>
                <w:color w:val="000000"/>
              </w:rPr>
            </w:pPr>
            <w:r w:rsidRPr="00E037CE">
              <w:rPr>
                <w:b/>
                <w:color w:val="000000"/>
              </w:rPr>
              <w:t xml:space="preserve">Apply potential energy function to identify amino acids that contribute to substrate binding thermodynamics. </w:t>
            </w:r>
          </w:p>
          <w:p w14:paraId="507EC612" w14:textId="35B5F736" w:rsidR="00F1753A" w:rsidRPr="00571CF8" w:rsidRDefault="00F1753A" w:rsidP="00F1753A">
            <w:pPr>
              <w:ind w:firstLine="0"/>
              <w:rPr>
                <w:b/>
              </w:rPr>
            </w:pPr>
            <w:r>
              <w:rPr>
                <w:color w:val="000000"/>
              </w:rPr>
              <w:t xml:space="preserve">We are currently performing Potential of Mean Force molecular dynamics (PMF) calculations on the red1 state of MCR to calculate the free energy surface for </w:t>
            </w:r>
            <w:proofErr w:type="spellStart"/>
            <w:r>
              <w:rPr>
                <w:color w:val="000000"/>
              </w:rPr>
              <w:t>CoB</w:t>
            </w:r>
            <w:proofErr w:type="spellEnd"/>
            <w:r>
              <w:rPr>
                <w:color w:val="000000"/>
              </w:rPr>
              <w:t xml:space="preserve"> insertion into MCR. These results will reveal the role and relative importance of MCR residues in binding and transporting </w:t>
            </w:r>
            <w:proofErr w:type="spellStart"/>
            <w:r>
              <w:rPr>
                <w:color w:val="000000"/>
              </w:rPr>
              <w:t>CoB</w:t>
            </w:r>
            <w:proofErr w:type="spellEnd"/>
            <w:r>
              <w:rPr>
                <w:color w:val="000000"/>
              </w:rPr>
              <w:t xml:space="preserve"> to the active site. (See Supporting Information) </w:t>
            </w:r>
          </w:p>
        </w:tc>
      </w:tr>
      <w:tr w:rsidR="00F1753A" w:rsidRPr="00C727D2" w14:paraId="27CCE272"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A9079D" w14:textId="20D99CCC" w:rsidR="00F1753A" w:rsidRPr="00C727D2" w:rsidRDefault="00F1753A" w:rsidP="00F1753A">
            <w:pPr>
              <w:ind w:firstLine="0"/>
            </w:pPr>
            <w:r w:rsidRPr="00E037CE">
              <w:t>M4.3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795FBE8" w14:textId="57611134" w:rsidR="00F1753A" w:rsidRPr="00C727D2" w:rsidRDefault="00F1753A" w:rsidP="00F1753A">
            <w:pPr>
              <w:ind w:right="109" w:firstLine="0"/>
            </w:pPr>
            <w:r w:rsidRPr="00E037CE">
              <w:t>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FEDE65E" w14:textId="41DDE297" w:rsidR="00F1753A" w:rsidRPr="00C727D2" w:rsidRDefault="00F1753A" w:rsidP="00F1753A">
            <w:pPr>
              <w:ind w:firstLine="0"/>
            </w:pPr>
            <w:r>
              <w:t>20</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84A8781" w14:textId="77777777" w:rsidR="00F1753A" w:rsidRDefault="00F1753A" w:rsidP="00F1753A">
            <w:pPr>
              <w:ind w:firstLine="0"/>
              <w:rPr>
                <w:b/>
                <w:color w:val="000000"/>
              </w:rPr>
            </w:pPr>
            <w:r w:rsidRPr="00E037CE">
              <w:rPr>
                <w:b/>
                <w:color w:val="000000"/>
              </w:rPr>
              <w:t xml:space="preserve">Validate activation energies in MCR pathways using experimental data from Ragsdale’s lab. </w:t>
            </w:r>
          </w:p>
          <w:p w14:paraId="64ABA459" w14:textId="5E3D5919" w:rsidR="00F1753A" w:rsidRPr="00571CF8" w:rsidRDefault="00F1753A" w:rsidP="00F1753A">
            <w:pPr>
              <w:ind w:firstLine="0"/>
              <w:rPr>
                <w:b/>
              </w:rPr>
            </w:pPr>
            <w:r w:rsidRPr="00472CAF">
              <w:rPr>
                <w:color w:val="000000"/>
              </w:rPr>
              <w:t xml:space="preserve">QM/MM geometry optimizations of reaction intermediates proposed by Ragsdale’s lab are currently underway. </w:t>
            </w:r>
            <w:r>
              <w:rPr>
                <w:color w:val="000000"/>
              </w:rPr>
              <w:t xml:space="preserve">In addition to the red1 state, the ox1 state has been optimized. Currently QM/MM is being applied to the </w:t>
            </w:r>
            <w:proofErr w:type="spellStart"/>
            <w:r>
              <w:rPr>
                <w:color w:val="000000"/>
              </w:rPr>
              <w:t>CoBS-SCoM</w:t>
            </w:r>
            <w:proofErr w:type="spellEnd"/>
            <w:r>
              <w:rPr>
                <w:color w:val="000000"/>
              </w:rPr>
              <w:t xml:space="preserve"> intermediate. </w:t>
            </w:r>
          </w:p>
        </w:tc>
      </w:tr>
      <w:tr w:rsidR="006C7CA4" w:rsidRPr="00C727D2" w14:paraId="231F0B65" w14:textId="77777777" w:rsidTr="00F3701D">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69B3DC" w14:textId="605183EE" w:rsidR="006C7CA4" w:rsidRPr="00AA50B6" w:rsidRDefault="006C7CA4" w:rsidP="006C7CA4">
            <w:pPr>
              <w:ind w:firstLine="0"/>
            </w:pPr>
            <w:r w:rsidRPr="00C727D2">
              <w:t>M5.7</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25E31A" w14:textId="323F3467" w:rsidR="006C7CA4" w:rsidRPr="00AA50B6" w:rsidRDefault="006C7CA4" w:rsidP="00F3701D">
            <w:pPr>
              <w:ind w:right="109" w:firstLine="0"/>
              <w:jc w:val="left"/>
              <w:rPr>
                <w:bCs/>
              </w:rPr>
            </w:pPr>
            <w:r w:rsidRPr="00C727D2">
              <w:t>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78630AA" w14:textId="00E65753" w:rsidR="006C7CA4" w:rsidRPr="00AA50B6" w:rsidRDefault="00981BE9" w:rsidP="006C7CA4">
            <w:pPr>
              <w:ind w:firstLine="0"/>
            </w:pPr>
            <w:r>
              <w:t>8</w:t>
            </w:r>
            <w:r w:rsidR="006C7CA4">
              <w:t>0</w:t>
            </w:r>
            <w:r w:rsidR="006C7CA4"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205C9E4" w14:textId="58325352" w:rsidR="006C7CA4" w:rsidRPr="00095AFB" w:rsidRDefault="006C7CA4" w:rsidP="006C7CA4">
            <w:pPr>
              <w:ind w:firstLine="0"/>
              <w:rPr>
                <w:b/>
              </w:rPr>
            </w:pPr>
            <w:r w:rsidRPr="00C727D2">
              <w:rPr>
                <w:rFonts w:eastAsia="Times New Roman"/>
                <w:b/>
                <w:color w:val="000000"/>
              </w:rPr>
              <w:t xml:space="preserve">Develop a pitch deck. </w:t>
            </w:r>
            <w:r w:rsidRPr="00C727D2">
              <w:rPr>
                <w:rFonts w:eastAsia="Times New Roman"/>
                <w:b/>
                <w:color w:val="000000"/>
              </w:rPr>
              <w:tab/>
            </w:r>
            <w:proofErr w:type="spellStart"/>
            <w:r w:rsidRPr="00C727D2">
              <w:t>Ppt</w:t>
            </w:r>
            <w:proofErr w:type="spellEnd"/>
            <w:r w:rsidRPr="00C727D2">
              <w:t xml:space="preserve"> presentation tailored to use in meetings with potential partners, funders, etc. Slides w</w:t>
            </w:r>
            <w:r>
              <w:t>ill</w:t>
            </w:r>
            <w:r w:rsidRPr="00C727D2">
              <w:t xml:space="preserve"> focus more on the market/commercial aspect rather than the technical. This would include market size, value proposition etc.</w:t>
            </w:r>
            <w:r w:rsidR="00981BE9">
              <w:t xml:space="preserve"> </w:t>
            </w:r>
          </w:p>
        </w:tc>
      </w:tr>
      <w:tr w:rsidR="00981BE9" w:rsidRPr="00C727D2" w14:paraId="6840E8A4" w14:textId="77777777" w:rsidTr="00F3701D">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643C87" w14:textId="30ADB94B" w:rsidR="00981BE9" w:rsidRPr="00AA50B6" w:rsidRDefault="00981BE9" w:rsidP="00F3701D">
            <w:pPr>
              <w:ind w:firstLine="0"/>
              <w:jc w:val="left"/>
            </w:pPr>
            <w:r w:rsidRPr="00F356D7">
              <w:t>M5.8.</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72AED4" w14:textId="0DBB464D" w:rsidR="00981BE9" w:rsidRPr="00AA50B6" w:rsidRDefault="00564E88" w:rsidP="00F3701D">
            <w:pPr>
              <w:ind w:right="109" w:firstLine="0"/>
              <w:jc w:val="left"/>
              <w:rPr>
                <w:bCs/>
              </w:rPr>
            </w:pPr>
            <w:r>
              <w:rPr>
                <w:bCs/>
              </w:rPr>
              <w:t>1</w:t>
            </w:r>
            <w:r w:rsidR="00981BE9">
              <w:rPr>
                <w:bCs/>
              </w:rPr>
              <w:t>2/1/1</w:t>
            </w:r>
            <w:r>
              <w:rPr>
                <w:bCs/>
              </w:rPr>
              <w:t>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BA9E629" w14:textId="323A637B" w:rsidR="00981BE9" w:rsidRPr="00AA50B6" w:rsidRDefault="00981BE9" w:rsidP="006C7CA4">
            <w:pPr>
              <w:ind w:firstLine="0"/>
            </w:pPr>
            <w:r>
              <w:t>40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FEFA95B" w14:textId="4459AC48" w:rsidR="00981BE9" w:rsidRPr="00095AFB" w:rsidRDefault="00981BE9" w:rsidP="006271C8">
            <w:pPr>
              <w:ind w:firstLine="0"/>
              <w:rPr>
                <w:b/>
              </w:rPr>
            </w:pPr>
            <w:r w:rsidRPr="00325587">
              <w:rPr>
                <w:b/>
              </w:rPr>
              <w:t>Meet with potential industrial partners</w:t>
            </w:r>
            <w:r w:rsidRPr="00F356D7">
              <w:t>.</w:t>
            </w:r>
            <w:r w:rsidR="00325587">
              <w:t xml:space="preserve"> </w:t>
            </w:r>
            <w:r w:rsidR="00052C2B">
              <w:t>Though we did have conversations with several potential partners, mostly venture funds people, we agree with the advice of R</w:t>
            </w:r>
            <w:r w:rsidR="00325587">
              <w:t xml:space="preserve">ich </w:t>
            </w:r>
            <w:proofErr w:type="spellStart"/>
            <w:r w:rsidR="00325587">
              <w:t>Zwosec</w:t>
            </w:r>
            <w:proofErr w:type="spellEnd"/>
            <w:r w:rsidR="00052C2B">
              <w:t>, our consultant, that we should not initiate meetings with potential partners until we have demonstrate</w:t>
            </w:r>
            <w:r w:rsidR="00F3701D">
              <w:t>d</w:t>
            </w:r>
            <w:r w:rsidR="00052C2B">
              <w:t xml:space="preserve"> robust conv</w:t>
            </w:r>
            <w:r w:rsidR="00F3701D">
              <w:t xml:space="preserve">ersion of methanol to methane. This can be accomplished as soon as we can </w:t>
            </w:r>
            <w:proofErr w:type="spellStart"/>
            <w:r w:rsidR="00F3701D">
              <w:t>heterologously</w:t>
            </w:r>
            <w:proofErr w:type="spellEnd"/>
            <w:r w:rsidR="00F3701D">
              <w:t xml:space="preserve"> express adequate levels of the </w:t>
            </w:r>
            <w:proofErr w:type="spellStart"/>
            <w:r w:rsidR="00F3701D">
              <w:t>methanol</w:t>
            </w:r>
            <w:proofErr w:type="gramStart"/>
            <w:r w:rsidR="00F3701D">
              <w:t>:CoM</w:t>
            </w:r>
            <w:proofErr w:type="spellEnd"/>
            <w:proofErr w:type="gramEnd"/>
            <w:r w:rsidR="00F3701D">
              <w:t xml:space="preserve"> </w:t>
            </w:r>
            <w:proofErr w:type="spellStart"/>
            <w:r w:rsidR="00F3701D">
              <w:t>MeTr</w:t>
            </w:r>
            <w:proofErr w:type="spellEnd"/>
            <w:r w:rsidR="00F3701D">
              <w:t xml:space="preserve">. </w:t>
            </w:r>
            <w:r w:rsidR="00841C08">
              <w:t xml:space="preserve">This is currently a major </w:t>
            </w:r>
            <w:r w:rsidR="006271C8">
              <w:t>focus</w:t>
            </w:r>
            <w:r w:rsidR="00841C08">
              <w:t xml:space="preserve"> and p</w:t>
            </w:r>
            <w:r w:rsidR="00073EE8">
              <w:t xml:space="preserve">rogress toward this end is described under the Milestone 1.X sections. </w:t>
            </w:r>
            <w:r w:rsidR="00564E88" w:rsidRPr="00624A22">
              <w:rPr>
                <w:b/>
                <w:color w:val="FF0000"/>
              </w:rPr>
              <w:t>The Date should have been adjusted to 12/1/</w:t>
            </w:r>
            <w:proofErr w:type="gramStart"/>
            <w:r w:rsidR="00564E88" w:rsidRPr="00624A22">
              <w:rPr>
                <w:b/>
                <w:color w:val="FF0000"/>
              </w:rPr>
              <w:t>16  and</w:t>
            </w:r>
            <w:proofErr w:type="gramEnd"/>
            <w:r w:rsidR="00564E88" w:rsidRPr="00624A22">
              <w:rPr>
                <w:b/>
                <w:color w:val="FF0000"/>
              </w:rPr>
              <w:t xml:space="preserve"> not come up as a current deadline</w:t>
            </w:r>
            <w:r w:rsidR="00564E88" w:rsidRPr="000324C6">
              <w:rPr>
                <w:b/>
              </w:rPr>
              <w:t>.</w:t>
            </w:r>
            <w:r w:rsidR="00564E88">
              <w:t xml:space="preserve"> </w:t>
            </w:r>
          </w:p>
        </w:tc>
      </w:tr>
      <w:tr w:rsidR="00981BE9" w:rsidRPr="00C727D2" w14:paraId="7CDE5E86" w14:textId="77777777" w:rsidTr="00564E88">
        <w:trPr>
          <w:trHeight w:val="1033"/>
        </w:trPr>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B998483" w14:textId="08782603" w:rsidR="00981BE9" w:rsidRPr="00AA50B6" w:rsidRDefault="002A6F3D" w:rsidP="006C7CA4">
            <w:pPr>
              <w:ind w:firstLine="0"/>
            </w:pPr>
            <w:r>
              <w:t>M5.10</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B7D859B" w14:textId="509DDD87" w:rsidR="00981BE9" w:rsidRPr="00AA50B6" w:rsidRDefault="00564E88" w:rsidP="006C7CA4">
            <w:pPr>
              <w:ind w:right="109" w:firstLine="0"/>
              <w:rPr>
                <w:bCs/>
              </w:rPr>
            </w:pPr>
            <w:r>
              <w:rPr>
                <w:bCs/>
              </w:rPr>
              <w:t>9/1/15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97B7A6E" w14:textId="5348714A" w:rsidR="00981BE9" w:rsidRPr="00AA50B6" w:rsidRDefault="002A6F3D" w:rsidP="006C7CA4">
            <w:pPr>
              <w:ind w:firstLine="0"/>
            </w:pPr>
            <w:r>
              <w:t>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DDDA17B" w14:textId="41173C62" w:rsidR="002A6F3D" w:rsidRPr="00624A22" w:rsidRDefault="002A6F3D" w:rsidP="002A6F3D">
            <w:pPr>
              <w:ind w:firstLine="0"/>
              <w:rPr>
                <w:color w:val="FF0000"/>
              </w:rPr>
            </w:pPr>
            <w:r w:rsidRPr="00564E88">
              <w:rPr>
                <w:b/>
              </w:rPr>
              <w:t xml:space="preserve">Adjust the </w:t>
            </w:r>
            <w:proofErr w:type="spellStart"/>
            <w:r w:rsidRPr="00564E88">
              <w:rPr>
                <w:b/>
              </w:rPr>
              <w:t>technoeconomic</w:t>
            </w:r>
            <w:proofErr w:type="spellEnd"/>
            <w:r w:rsidRPr="00564E88">
              <w:rPr>
                <w:b/>
              </w:rPr>
              <w:t xml:space="preserve"> model to fit the methane-to-methanol proposal so that it is ready for data inputs</w:t>
            </w:r>
            <w:r w:rsidR="00564E88" w:rsidRPr="00564E88">
              <w:rPr>
                <w:b/>
              </w:rPr>
              <w:t>.</w:t>
            </w:r>
            <w:r w:rsidR="00564E88">
              <w:t xml:space="preserve"> Based on the approval reached last quarter, </w:t>
            </w:r>
            <w:r w:rsidR="00564E88" w:rsidRPr="00624A22">
              <w:rPr>
                <w:b/>
                <w:color w:val="FF0000"/>
              </w:rPr>
              <w:t>this deadline should have been adjusted to 9/1/15 and not come up as a current deadline</w:t>
            </w:r>
            <w:r w:rsidR="00564E88" w:rsidRPr="00624A22">
              <w:rPr>
                <w:color w:val="FF0000"/>
              </w:rPr>
              <w:t>.</w:t>
            </w:r>
          </w:p>
          <w:p w14:paraId="31148FD3" w14:textId="77777777" w:rsidR="00981BE9" w:rsidRPr="00095AFB" w:rsidRDefault="00981BE9" w:rsidP="006C7CA4">
            <w:pPr>
              <w:ind w:firstLine="0"/>
              <w:rPr>
                <w:b/>
              </w:rPr>
            </w:pPr>
          </w:p>
        </w:tc>
      </w:tr>
    </w:tbl>
    <w:p w14:paraId="73FA54E1" w14:textId="77777777" w:rsidR="009A078D" w:rsidRDefault="009A078D"/>
    <w:p w14:paraId="17ACB1BC" w14:textId="77777777" w:rsidR="00A05F9C" w:rsidRPr="00C727D2" w:rsidRDefault="00A05F9C" w:rsidP="005E2EA0">
      <w:pPr>
        <w:ind w:firstLine="0"/>
      </w:pPr>
    </w:p>
    <w:p w14:paraId="1ACE03E5" w14:textId="77777777" w:rsidR="00803043" w:rsidRDefault="00803043" w:rsidP="00803043">
      <w:pPr>
        <w:ind w:firstLine="0"/>
        <w:jc w:val="left"/>
        <w:rPr>
          <w:b/>
        </w:rPr>
      </w:pPr>
    </w:p>
    <w:p w14:paraId="6E23473C" w14:textId="28D1FC6F" w:rsidR="00035B61" w:rsidRPr="00803043" w:rsidRDefault="00035B61" w:rsidP="00803043">
      <w:pPr>
        <w:ind w:firstLine="0"/>
        <w:jc w:val="left"/>
        <w:rPr>
          <w:b/>
        </w:rPr>
      </w:pPr>
      <w:r w:rsidRPr="00035B61">
        <w:rPr>
          <w:b/>
        </w:rPr>
        <w:t>C.    Supporting data &amp; additional information</w:t>
      </w:r>
    </w:p>
    <w:p w14:paraId="5A70B046" w14:textId="77777777" w:rsidR="00035B61" w:rsidRPr="00035B61" w:rsidRDefault="00035B61" w:rsidP="00035B61">
      <w:pPr>
        <w:rPr>
          <w:b/>
        </w:rPr>
      </w:pPr>
    </w:p>
    <w:p w14:paraId="41FE2F55" w14:textId="4F6A9C15" w:rsidR="00C244BC" w:rsidRDefault="00C244BC" w:rsidP="00035B61">
      <w:pPr>
        <w:ind w:firstLine="0"/>
        <w:rPr>
          <w:b/>
        </w:rPr>
      </w:pPr>
      <w:r>
        <w:rPr>
          <w:b/>
        </w:rPr>
        <w:t>Milestones 1.x</w:t>
      </w:r>
    </w:p>
    <w:p w14:paraId="47F2A10E" w14:textId="4AE15CD2" w:rsidR="00C244BC" w:rsidRDefault="00C244BC" w:rsidP="00035B61">
      <w:pPr>
        <w:ind w:firstLine="0"/>
      </w:pPr>
      <w:r w:rsidRPr="00C244BC">
        <w:tab/>
        <w:t xml:space="preserve">Although we </w:t>
      </w:r>
      <w:r>
        <w:t xml:space="preserve">have successfully expressed heterologous </w:t>
      </w:r>
      <w:proofErr w:type="spellStart"/>
      <w:r>
        <w:t>Mcr</w:t>
      </w:r>
      <w:proofErr w:type="spellEnd"/>
      <w:r>
        <w:t xml:space="preserve"> and methanol </w:t>
      </w:r>
      <w:proofErr w:type="spellStart"/>
      <w:r>
        <w:t>methyltransferase</w:t>
      </w:r>
      <w:proofErr w:type="spellEnd"/>
      <w:r>
        <w:t xml:space="preserve"> in </w:t>
      </w:r>
      <w:r w:rsidRPr="00C244BC">
        <w:rPr>
          <w:i/>
        </w:rPr>
        <w:t xml:space="preserve">M. </w:t>
      </w:r>
      <w:proofErr w:type="spellStart"/>
      <w:r w:rsidRPr="00C244BC">
        <w:rPr>
          <w:i/>
        </w:rPr>
        <w:t>maripaludis</w:t>
      </w:r>
      <w:proofErr w:type="spellEnd"/>
      <w:r>
        <w:t xml:space="preserve">, protein levels have been low.  In addition, we have recently obtained preliminary data indicating </w:t>
      </w:r>
      <w:r w:rsidR="00877297">
        <w:t xml:space="preserve">that </w:t>
      </w:r>
      <w:r>
        <w:t>the mRNA levels for heterologous genes are also low.  We have therefore determined that it is important to construct improved expression systems.</w:t>
      </w:r>
    </w:p>
    <w:p w14:paraId="5CD21785" w14:textId="31E576EA" w:rsidR="00C244BC" w:rsidRDefault="002258CC" w:rsidP="00C244BC">
      <w:pPr>
        <w:pStyle w:val="ListParagraph"/>
        <w:numPr>
          <w:ilvl w:val="0"/>
          <w:numId w:val="6"/>
        </w:numPr>
      </w:pPr>
      <w:r>
        <w:t>For cloning and expression on a replicative vector, our current vector is larger than 10 kb.  We are constructing several versions of a</w:t>
      </w:r>
      <w:r w:rsidR="00C244BC">
        <w:t xml:space="preserve"> smaller replicative vector </w:t>
      </w:r>
      <w:r>
        <w:t>that is only 5 kb.  To do this, a gene required for plasmid replication has been moved into the genome, creating a new host strain.</w:t>
      </w:r>
      <w:r w:rsidR="00E92F86">
        <w:t xml:space="preserve">  Transformation of the new host strain with the new vector suggests that this new system is working well, and with a markedly improved frequency of transformation.</w:t>
      </w:r>
    </w:p>
    <w:p w14:paraId="451635EB" w14:textId="77931099" w:rsidR="002258CC" w:rsidRDefault="002258CC" w:rsidP="00C244BC">
      <w:pPr>
        <w:pStyle w:val="ListParagraph"/>
        <w:numPr>
          <w:ilvl w:val="0"/>
          <w:numId w:val="6"/>
        </w:numPr>
      </w:pPr>
      <w:r>
        <w:t xml:space="preserve">To improve the stability of expressed proteins, we are cloning an in-frame deletion of a proteasome-activating </w:t>
      </w:r>
      <w:proofErr w:type="spellStart"/>
      <w:r>
        <w:t>nucleotidase</w:t>
      </w:r>
      <w:proofErr w:type="spellEnd"/>
      <w:r>
        <w:t>, and an extra copy of a chaperonin, both of which will also be introduced into the host strain.</w:t>
      </w:r>
    </w:p>
    <w:p w14:paraId="5FF0B10B" w14:textId="314BFACD" w:rsidR="002258CC" w:rsidRPr="00C244BC" w:rsidRDefault="002258CC" w:rsidP="00C244BC">
      <w:pPr>
        <w:pStyle w:val="ListParagraph"/>
        <w:numPr>
          <w:ilvl w:val="0"/>
          <w:numId w:val="6"/>
        </w:numPr>
      </w:pPr>
      <w:r>
        <w:t>Since we have now found that mRNA levels of heterologous genes are low, we are making a</w:t>
      </w:r>
      <w:r w:rsidR="00877297">
        <w:t xml:space="preserve"> </w:t>
      </w:r>
      <w:r>
        <w:t xml:space="preserve">new construct of the </w:t>
      </w:r>
      <w:proofErr w:type="spellStart"/>
      <w:r w:rsidRPr="00877297">
        <w:rPr>
          <w:i/>
        </w:rPr>
        <w:t>Methanosphaera</w:t>
      </w:r>
      <w:proofErr w:type="spellEnd"/>
      <w:r>
        <w:t xml:space="preserve"> methanol </w:t>
      </w:r>
      <w:proofErr w:type="spellStart"/>
      <w:r>
        <w:t>methyltransferase</w:t>
      </w:r>
      <w:proofErr w:type="spellEnd"/>
      <w:r>
        <w:t xml:space="preserve"> genes that contains intergenic sequences and a transcriptional terminator from </w:t>
      </w:r>
      <w:r w:rsidRPr="00877297">
        <w:rPr>
          <w:i/>
        </w:rPr>
        <w:t xml:space="preserve">M. </w:t>
      </w:r>
      <w:proofErr w:type="spellStart"/>
      <w:r w:rsidRPr="00877297">
        <w:rPr>
          <w:i/>
        </w:rPr>
        <w:t>maripaludis</w:t>
      </w:r>
      <w:proofErr w:type="spellEnd"/>
      <w:r>
        <w:t xml:space="preserve">.  The previous construct contained </w:t>
      </w:r>
      <w:proofErr w:type="spellStart"/>
      <w:r w:rsidR="00877297" w:rsidRPr="00877297">
        <w:rPr>
          <w:i/>
        </w:rPr>
        <w:t>Methanosphaera</w:t>
      </w:r>
      <w:proofErr w:type="spellEnd"/>
      <w:r w:rsidR="00877297">
        <w:t xml:space="preserve"> intergenic sequences and no terminator.  The </w:t>
      </w:r>
      <w:proofErr w:type="spellStart"/>
      <w:r w:rsidR="00877297" w:rsidRPr="00877297">
        <w:rPr>
          <w:i/>
        </w:rPr>
        <w:t>Methanosarcina</w:t>
      </w:r>
      <w:proofErr w:type="spellEnd"/>
      <w:r w:rsidR="00877297">
        <w:t xml:space="preserve"> methanol </w:t>
      </w:r>
      <w:proofErr w:type="spellStart"/>
      <w:r w:rsidR="00877297">
        <w:t>methyltransferase</w:t>
      </w:r>
      <w:proofErr w:type="spellEnd"/>
      <w:r w:rsidR="00877297">
        <w:t xml:space="preserve"> operon currently under construction will also contain intergenic sequences and a transcriptional terminator from </w:t>
      </w:r>
      <w:r w:rsidR="00877297" w:rsidRPr="00877297">
        <w:rPr>
          <w:i/>
        </w:rPr>
        <w:t xml:space="preserve">M. </w:t>
      </w:r>
      <w:proofErr w:type="spellStart"/>
      <w:r w:rsidR="00877297" w:rsidRPr="00877297">
        <w:rPr>
          <w:i/>
        </w:rPr>
        <w:t>maripaludis</w:t>
      </w:r>
      <w:proofErr w:type="spellEnd"/>
      <w:r w:rsidR="00877297">
        <w:t>.</w:t>
      </w:r>
    </w:p>
    <w:p w14:paraId="72F6962A" w14:textId="77777777" w:rsidR="009A078D" w:rsidRDefault="009A078D" w:rsidP="0068200E">
      <w:pPr>
        <w:ind w:firstLine="0"/>
      </w:pPr>
    </w:p>
    <w:p w14:paraId="3C74A5D2" w14:textId="7A591CB2" w:rsidR="00B0484E" w:rsidRPr="004721F3" w:rsidRDefault="00B0484E" w:rsidP="00B0484E">
      <w:pPr>
        <w:ind w:firstLine="0"/>
        <w:rPr>
          <w:b/>
          <w:i/>
          <w:highlight w:val="yellow"/>
          <w:rPrChange w:id="59" w:author="Matt Richards" w:date="2015-07-11T11:55:00Z">
            <w:rPr>
              <w:b/>
              <w:i/>
            </w:rPr>
          </w:rPrChange>
        </w:rPr>
      </w:pPr>
      <w:r w:rsidRPr="004721F3">
        <w:rPr>
          <w:b/>
          <w:highlight w:val="yellow"/>
          <w:rPrChange w:id="60" w:author="Matt Richards" w:date="2015-07-11T11:55:00Z">
            <w:rPr>
              <w:b/>
            </w:rPr>
          </w:rPrChange>
        </w:rPr>
        <w:t>Milestones 2.</w:t>
      </w:r>
      <w:ins w:id="61" w:author="Matt Richards" w:date="2015-07-11T11:56:00Z">
        <w:r w:rsidR="004721F3">
          <w:rPr>
            <w:b/>
            <w:highlight w:val="yellow"/>
          </w:rPr>
          <w:t>3</w:t>
        </w:r>
      </w:ins>
      <w:del w:id="62" w:author="Matt Richards" w:date="2015-07-11T11:56:00Z">
        <w:r w:rsidRPr="004721F3" w:rsidDel="004721F3">
          <w:rPr>
            <w:b/>
            <w:highlight w:val="yellow"/>
            <w:rPrChange w:id="63" w:author="Matt Richards" w:date="2015-07-11T11:55:00Z">
              <w:rPr>
                <w:b/>
              </w:rPr>
            </w:rPrChange>
          </w:rPr>
          <w:delText>1</w:delText>
        </w:r>
      </w:del>
      <w:r w:rsidRPr="004721F3">
        <w:rPr>
          <w:b/>
          <w:highlight w:val="yellow"/>
          <w:rPrChange w:id="64" w:author="Matt Richards" w:date="2015-07-11T11:55:00Z">
            <w:rPr>
              <w:b/>
            </w:rPr>
          </w:rPrChange>
        </w:rPr>
        <w:t>-2.</w:t>
      </w:r>
      <w:ins w:id="65" w:author="Matt Richards" w:date="2015-07-11T11:56:00Z">
        <w:r w:rsidR="004721F3">
          <w:rPr>
            <w:b/>
            <w:highlight w:val="yellow"/>
          </w:rPr>
          <w:t>4</w:t>
        </w:r>
      </w:ins>
      <w:del w:id="66" w:author="Matt Richards" w:date="2015-07-11T11:56:00Z">
        <w:r w:rsidRPr="004721F3" w:rsidDel="004721F3">
          <w:rPr>
            <w:b/>
            <w:highlight w:val="yellow"/>
            <w:rPrChange w:id="67" w:author="Matt Richards" w:date="2015-07-11T11:55:00Z">
              <w:rPr>
                <w:b/>
              </w:rPr>
            </w:rPrChange>
          </w:rPr>
          <w:delText>2</w:delText>
        </w:r>
      </w:del>
      <w:r w:rsidRPr="004721F3">
        <w:rPr>
          <w:b/>
          <w:highlight w:val="yellow"/>
          <w:rPrChange w:id="68" w:author="Matt Richards" w:date="2015-07-11T11:55:00Z">
            <w:rPr>
              <w:b/>
            </w:rPr>
          </w:rPrChange>
        </w:rPr>
        <w:t xml:space="preserve">:  Build and refine a draft metabolic model for </w:t>
      </w:r>
      <w:r w:rsidRPr="004721F3">
        <w:rPr>
          <w:b/>
          <w:i/>
          <w:highlight w:val="yellow"/>
          <w:rPrChange w:id="69" w:author="Matt Richards" w:date="2015-07-11T11:55:00Z">
            <w:rPr>
              <w:b/>
              <w:i/>
            </w:rPr>
          </w:rPrChange>
        </w:rPr>
        <w:t xml:space="preserve">M. </w:t>
      </w:r>
      <w:proofErr w:type="spellStart"/>
      <w:r w:rsidRPr="004721F3">
        <w:rPr>
          <w:b/>
          <w:i/>
          <w:highlight w:val="yellow"/>
          <w:rPrChange w:id="70" w:author="Matt Richards" w:date="2015-07-11T11:55:00Z">
            <w:rPr>
              <w:b/>
              <w:i/>
            </w:rPr>
          </w:rPrChange>
        </w:rPr>
        <w:t>maripaludis</w:t>
      </w:r>
      <w:proofErr w:type="spellEnd"/>
      <w:r w:rsidRPr="004721F3">
        <w:rPr>
          <w:b/>
          <w:i/>
          <w:highlight w:val="yellow"/>
          <w:rPrChange w:id="71" w:author="Matt Richards" w:date="2015-07-11T11:55:00Z">
            <w:rPr>
              <w:b/>
              <w:i/>
            </w:rPr>
          </w:rPrChange>
        </w:rPr>
        <w:t xml:space="preserve"> </w:t>
      </w:r>
    </w:p>
    <w:p w14:paraId="620A3A23" w14:textId="040B9BBE" w:rsidR="00B0484E" w:rsidRPr="004721F3" w:rsidRDefault="004721F3" w:rsidP="00B0484E">
      <w:pPr>
        <w:ind w:firstLine="0"/>
        <w:rPr>
          <w:b/>
          <w:highlight w:val="yellow"/>
          <w:rPrChange w:id="72" w:author="Matt Richards" w:date="2015-07-11T11:55:00Z">
            <w:rPr>
              <w:b/>
            </w:rPr>
          </w:rPrChange>
        </w:rPr>
      </w:pPr>
      <w:ins w:id="73" w:author="Matt Richards" w:date="2015-07-11T11:55:00Z">
        <w:r>
          <w:rPr>
            <w:highlight w:val="yellow"/>
          </w:rPr>
          <w:t xml:space="preserve">In previous reports, we have described in detail the process by which we built our </w:t>
        </w:r>
      </w:ins>
      <w:del w:id="74" w:author="Matt Richards" w:date="2015-07-11T11:55:00Z">
        <w:r w:rsidR="00B0484E" w:rsidRPr="004721F3" w:rsidDel="004721F3">
          <w:rPr>
            <w:highlight w:val="yellow"/>
            <w:rPrChange w:id="75" w:author="Matt Richards" w:date="2015-07-11T11:55:00Z">
              <w:rPr/>
            </w:rPrChange>
          </w:rPr>
          <w:delText xml:space="preserve">We built a </w:delText>
        </w:r>
      </w:del>
      <w:del w:id="76" w:author="Matt Richards" w:date="2015-07-11T11:56:00Z">
        <w:r w:rsidR="00B0484E" w:rsidRPr="004721F3" w:rsidDel="004721F3">
          <w:rPr>
            <w:highlight w:val="yellow"/>
            <w:rPrChange w:id="77" w:author="Matt Richards" w:date="2015-07-11T11:55:00Z">
              <w:rPr/>
            </w:rPrChange>
          </w:rPr>
          <w:delText xml:space="preserve">draft </w:delText>
        </w:r>
      </w:del>
      <w:r w:rsidR="00B0484E" w:rsidRPr="004721F3">
        <w:rPr>
          <w:highlight w:val="yellow"/>
          <w:rPrChange w:id="78" w:author="Matt Richards" w:date="2015-07-11T11:55:00Z">
            <w:rPr/>
          </w:rPrChange>
        </w:rPr>
        <w:t xml:space="preserve">metabolic model of </w:t>
      </w:r>
      <w:r w:rsidR="00B0484E" w:rsidRPr="004721F3">
        <w:rPr>
          <w:i/>
          <w:highlight w:val="yellow"/>
          <w:rPrChange w:id="79" w:author="Matt Richards" w:date="2015-07-11T11:55:00Z">
            <w:rPr>
              <w:i/>
            </w:rPr>
          </w:rPrChange>
        </w:rPr>
        <w:t xml:space="preserve">M. </w:t>
      </w:r>
      <w:proofErr w:type="spellStart"/>
      <w:r w:rsidR="00B0484E" w:rsidRPr="004721F3">
        <w:rPr>
          <w:i/>
          <w:highlight w:val="yellow"/>
          <w:rPrChange w:id="80" w:author="Matt Richards" w:date="2015-07-11T11:55:00Z">
            <w:rPr>
              <w:i/>
            </w:rPr>
          </w:rPrChange>
        </w:rPr>
        <w:t>maripaludis</w:t>
      </w:r>
      <w:proofErr w:type="spellEnd"/>
      <w:r w:rsidR="00B0484E" w:rsidRPr="004721F3">
        <w:rPr>
          <w:i/>
          <w:highlight w:val="yellow"/>
          <w:rPrChange w:id="81" w:author="Matt Richards" w:date="2015-07-11T11:55:00Z">
            <w:rPr>
              <w:i/>
            </w:rPr>
          </w:rPrChange>
        </w:rPr>
        <w:t xml:space="preserve"> S2</w:t>
      </w:r>
      <w:ins w:id="82" w:author="Matt Richards" w:date="2015-07-11T11:56:00Z">
        <w:r>
          <w:rPr>
            <w:i/>
            <w:highlight w:val="yellow"/>
          </w:rPr>
          <w:t xml:space="preserve">. </w:t>
        </w:r>
      </w:ins>
      <w:ins w:id="83" w:author="Matt Richards" w:date="2015-07-11T11:57:00Z">
        <w:r>
          <w:rPr>
            <w:highlight w:val="yellow"/>
          </w:rPr>
          <w:t xml:space="preserve">Though improving the model is an ongoing process, we have made minimal changes to the model in 2015 because it </w:t>
        </w:r>
      </w:ins>
      <w:ins w:id="84" w:author="Matt Richards" w:date="2015-07-11T11:59:00Z">
        <w:r w:rsidR="00136F9F">
          <w:rPr>
            <w:highlight w:val="yellow"/>
          </w:rPr>
          <w:t xml:space="preserve">is already an accurate depiction of central metabolism and thus fulfills its role as a platform for generating strain designs.  </w:t>
        </w:r>
      </w:ins>
      <w:ins w:id="85" w:author="Matt Richards" w:date="2015-07-11T12:00:00Z">
        <w:r w:rsidR="00136F9F">
          <w:rPr>
            <w:highlight w:val="yellow"/>
          </w:rPr>
          <w:t>At this stage in the project, we have been chiefly concerned with making incremental model improvements and using the model as a metabolic engineering tool. These two aims have been our foci during the last quarter</w:t>
        </w:r>
      </w:ins>
      <w:del w:id="86" w:author="Matt Richards" w:date="2015-07-11T12:00:00Z">
        <w:r w:rsidR="00B0484E" w:rsidRPr="004721F3" w:rsidDel="00136F9F">
          <w:rPr>
            <w:highlight w:val="yellow"/>
            <w:rPrChange w:id="87" w:author="Matt Richards" w:date="2015-07-11T11:55:00Z">
              <w:rPr/>
            </w:rPrChange>
          </w:rPr>
          <w:delText xml:space="preserve"> using the ModelSEED automated model-building pipeline with our novel likelihood-based gap filling approach that maxim</w:delText>
        </w:r>
        <w:r w:rsidR="00103B04" w:rsidRPr="004721F3" w:rsidDel="00136F9F">
          <w:rPr>
            <w:highlight w:val="yellow"/>
            <w:rPrChange w:id="88" w:author="Matt Richards" w:date="2015-07-11T11:55:00Z">
              <w:rPr/>
            </w:rPrChange>
          </w:rPr>
          <w:delText>izes consistency of gap-filling</w:delText>
        </w:r>
      </w:del>
    </w:p>
    <w:p w14:paraId="33502CD5" w14:textId="0C74E748" w:rsidR="005A43CC" w:rsidRDefault="00136F9F" w:rsidP="00B0484E">
      <w:pPr>
        <w:ind w:firstLine="0"/>
        <w:rPr>
          <w:b/>
        </w:rPr>
      </w:pPr>
      <w:ins w:id="89" w:author="Matt Richards" w:date="2015-07-11T12:04:00Z">
        <w:r>
          <w:rPr>
            <w:highlight w:val="yellow"/>
          </w:rPr>
          <w:lastRenderedPageBreak/>
          <w:t>We have made minor</w:t>
        </w:r>
      </w:ins>
      <w:ins w:id="90" w:author="Matt Richards" w:date="2015-07-11T12:03:00Z">
        <w:r>
          <w:rPr>
            <w:highlight w:val="yellow"/>
          </w:rPr>
          <w:t xml:space="preserve"> </w:t>
        </w:r>
      </w:ins>
      <w:ins w:id="91" w:author="Matt Richards" w:date="2015-07-11T12:04:00Z">
        <w:r>
          <w:rPr>
            <w:highlight w:val="yellow"/>
          </w:rPr>
          <w:t xml:space="preserve">revisions to some biosynthesis reactions based on newly available literature and are pleased to report that our model </w:t>
        </w:r>
      </w:ins>
      <w:ins w:id="92" w:author="Matt Richards" w:date="2015-07-11T12:05:00Z">
        <w:r>
          <w:rPr>
            <w:highlight w:val="yellow"/>
          </w:rPr>
          <w:t xml:space="preserve">predicts lethal gene knockouts with </w:t>
        </w:r>
      </w:ins>
      <w:ins w:id="93" w:author="Matt Richards" w:date="2015-07-11T12:04:00Z">
        <w:r>
          <w:rPr>
            <w:highlight w:val="yellow"/>
          </w:rPr>
          <w:t>90%</w:t>
        </w:r>
      </w:ins>
      <w:ins w:id="94" w:author="Matt Richards" w:date="2015-07-11T12:05:00Z">
        <w:r>
          <w:rPr>
            <w:highlight w:val="yellow"/>
          </w:rPr>
          <w:t xml:space="preserve"> accuracy compared to experimental results reported in literature</w:t>
        </w:r>
      </w:ins>
      <w:ins w:id="95" w:author="Matt Richards" w:date="2015-07-11T12:06:00Z">
        <w:r>
          <w:rPr>
            <w:highlight w:val="yellow"/>
          </w:rPr>
          <w:t>.</w:t>
        </w:r>
      </w:ins>
      <w:ins w:id="96" w:author="Matt Richards" w:date="2015-07-11T12:03:00Z">
        <w:r>
          <w:rPr>
            <w:highlight w:val="yellow"/>
          </w:rPr>
          <w:t xml:space="preserve"> </w:t>
        </w:r>
      </w:ins>
      <w:ins w:id="97" w:author="Matt Richards" w:date="2015-07-11T12:08:00Z">
        <w:r>
          <w:rPr>
            <w:highlight w:val="yellow"/>
          </w:rPr>
          <w:t>Evaluating</w:t>
        </w:r>
      </w:ins>
      <w:ins w:id="98" w:author="Matt Richards" w:date="2015-07-11T12:06:00Z">
        <w:r>
          <w:rPr>
            <w:highlight w:val="yellow"/>
          </w:rPr>
          <w:t xml:space="preserve"> our model’s prediction accuracy for growth yields and byproduct secretion has been slightly delayed by </w:t>
        </w:r>
        <w:proofErr w:type="spellStart"/>
        <w:r>
          <w:rPr>
            <w:highlight w:val="yellow"/>
          </w:rPr>
          <w:t>chemostat</w:t>
        </w:r>
        <w:proofErr w:type="spellEnd"/>
        <w:r>
          <w:rPr>
            <w:highlight w:val="yellow"/>
          </w:rPr>
          <w:t xml:space="preserve"> equipment failure, but we should be able to measure these quantities soon after the </w:t>
        </w:r>
        <w:proofErr w:type="spellStart"/>
        <w:r>
          <w:rPr>
            <w:highlight w:val="yellow"/>
          </w:rPr>
          <w:t>chemostats</w:t>
        </w:r>
        <w:proofErr w:type="spellEnd"/>
        <w:r>
          <w:rPr>
            <w:highlight w:val="yellow"/>
          </w:rPr>
          <w:t xml:space="preserve"> are back online. </w:t>
        </w:r>
      </w:ins>
      <w:ins w:id="99" w:author="Matt Richards" w:date="2015-07-11T12:01:00Z">
        <w:r>
          <w:rPr>
            <w:highlight w:val="yellow"/>
          </w:rPr>
          <w:t>We have successfully predicted methanogenesis from methanol and hydrogen</w:t>
        </w:r>
      </w:ins>
      <w:ins w:id="100" w:author="Matt Richards" w:date="2015-07-11T12:02:00Z">
        <w:r>
          <w:rPr>
            <w:highlight w:val="yellow"/>
          </w:rPr>
          <w:t xml:space="preserve"> by inserting methanol </w:t>
        </w:r>
        <w:proofErr w:type="spellStart"/>
        <w:r>
          <w:rPr>
            <w:highlight w:val="yellow"/>
          </w:rPr>
          <w:t>methyltransferase</w:t>
        </w:r>
        <w:proofErr w:type="spellEnd"/>
        <w:r>
          <w:rPr>
            <w:highlight w:val="yellow"/>
          </w:rPr>
          <w:t xml:space="preserve"> genes</w:t>
        </w:r>
      </w:ins>
      <w:ins w:id="101" w:author="Matt Richards" w:date="2015-07-11T12:01:00Z">
        <w:r>
          <w:rPr>
            <w:highlight w:val="yellow"/>
          </w:rPr>
          <w:t>, reflecting the current experimental efforts to achieve this conversion</w:t>
        </w:r>
      </w:ins>
      <w:ins w:id="102" w:author="Matt Richards" w:date="2015-07-11T12:03:00Z">
        <w:r>
          <w:rPr>
            <w:highlight w:val="yellow"/>
          </w:rPr>
          <w:t>.</w:t>
        </w:r>
      </w:ins>
      <w:ins w:id="103" w:author="Matt Richards" w:date="2015-07-11T12:08:00Z">
        <w:r>
          <w:rPr>
            <w:highlight w:val="yellow"/>
          </w:rPr>
          <w:t xml:space="preserve"> Subsequently, we have predicted reverse methanogenesis from methane to methanol by </w:t>
        </w:r>
      </w:ins>
      <w:ins w:id="104" w:author="Matt Richards" w:date="2015-07-11T12:09:00Z">
        <w:r w:rsidR="002C7D3F">
          <w:rPr>
            <w:highlight w:val="yellow"/>
          </w:rPr>
          <w:t>adding</w:t>
        </w:r>
      </w:ins>
      <w:ins w:id="105" w:author="Matt Richards" w:date="2015-07-11T12:08:00Z">
        <w:r>
          <w:rPr>
            <w:highlight w:val="yellow"/>
          </w:rPr>
          <w:t xml:space="preserve"> an enzymatic reaction to reduce ferredoxin</w:t>
        </w:r>
      </w:ins>
      <w:ins w:id="106" w:author="Matt Richards" w:date="2015-07-11T12:09:00Z">
        <w:r>
          <w:rPr>
            <w:highlight w:val="yellow"/>
          </w:rPr>
          <w:t xml:space="preserve"> with electrons from hydrogen</w:t>
        </w:r>
        <w:r w:rsidR="002C7D3F">
          <w:rPr>
            <w:highlight w:val="yellow"/>
          </w:rPr>
          <w:t xml:space="preserve"> to </w:t>
        </w:r>
        <w:proofErr w:type="spellStart"/>
        <w:r w:rsidR="002C7D3F">
          <w:rPr>
            <w:highlight w:val="yellow"/>
          </w:rPr>
          <w:t>our</w:t>
        </w:r>
        <w:proofErr w:type="spellEnd"/>
        <w:r w:rsidR="002C7D3F">
          <w:rPr>
            <w:highlight w:val="yellow"/>
          </w:rPr>
          <w:t xml:space="preserve"> model. This</w:t>
        </w:r>
      </w:ins>
      <w:ins w:id="107" w:author="Matt Richards" w:date="2015-07-11T12:10:00Z">
        <w:r w:rsidR="002C7D3F">
          <w:rPr>
            <w:highlight w:val="yellow"/>
          </w:rPr>
          <w:t xml:space="preserve"> prediction suggested the importance of reducing ferredoxin in our strain design, but it also did not represent a thermodynamically feasible solution to our system. </w:t>
        </w:r>
      </w:ins>
      <w:ins w:id="108" w:author="Matt Richards" w:date="2015-07-11T12:11:00Z">
        <w:r w:rsidR="002C7D3F">
          <w:rPr>
            <w:highlight w:val="yellow"/>
          </w:rPr>
          <w:t xml:space="preserve">Rather than generate all of our strain designs based purely on stoichiometry, as we have done in this particular solution, we have elected to add </w:t>
        </w:r>
      </w:ins>
      <w:ins w:id="109" w:author="Matt Richards" w:date="2015-07-11T12:13:00Z">
        <w:r w:rsidR="002C7D3F">
          <w:rPr>
            <w:highlight w:val="yellow"/>
          </w:rPr>
          <w:t xml:space="preserve">a novel form of predicting </w:t>
        </w:r>
      </w:ins>
      <w:ins w:id="110" w:author="Matt Richards" w:date="2015-07-11T12:11:00Z">
        <w:r w:rsidR="002C7D3F">
          <w:rPr>
            <w:highlight w:val="yellow"/>
          </w:rPr>
          <w:t xml:space="preserve">free energy to our model as a novel constraint. </w:t>
        </w:r>
      </w:ins>
      <w:ins w:id="111" w:author="Matt Richards" w:date="2015-07-11T12:13:00Z">
        <w:r w:rsidR="002C7D3F">
          <w:rPr>
            <w:highlight w:val="yellow"/>
          </w:rPr>
          <w:t>By calculating overall free energy based on standard free energies of formation and concentrations of external metabolites, we are confident that we can predict strain designs that fulfill both stoichiometr</w:t>
        </w:r>
      </w:ins>
      <w:ins w:id="112" w:author="Matt Richards" w:date="2015-07-11T12:14:00Z">
        <w:r w:rsidR="002C7D3F">
          <w:rPr>
            <w:highlight w:val="yellow"/>
          </w:rPr>
          <w:t>y</w:t>
        </w:r>
      </w:ins>
      <w:ins w:id="113" w:author="Matt Richards" w:date="2015-07-11T12:13:00Z">
        <w:r w:rsidR="002C7D3F">
          <w:rPr>
            <w:highlight w:val="yellow"/>
          </w:rPr>
          <w:t xml:space="preserve"> and thermodynamic</w:t>
        </w:r>
      </w:ins>
      <w:ins w:id="114" w:author="Matt Richards" w:date="2015-07-11T12:14:00Z">
        <w:r w:rsidR="002C7D3F">
          <w:rPr>
            <w:highlight w:val="yellow"/>
          </w:rPr>
          <w:t>s</w:t>
        </w:r>
        <w:r w:rsidR="009B4F07">
          <w:rPr>
            <w:highlight w:val="yellow"/>
          </w:rPr>
          <w:t xml:space="preserve">. We are in the final stages of applying this new method to our </w:t>
        </w:r>
      </w:ins>
      <w:ins w:id="115" w:author="Matt Richards" w:date="2015-07-11T12:15:00Z">
        <w:r w:rsidR="009B4F07">
          <w:rPr>
            <w:highlight w:val="yellow"/>
          </w:rPr>
          <w:t>model and expect to be able to use</w:t>
        </w:r>
      </w:ins>
      <w:ins w:id="116" w:author="Matt Richards" w:date="2015-07-11T12:14:00Z">
        <w:r w:rsidR="009B4F07">
          <w:rPr>
            <w:highlight w:val="yellow"/>
          </w:rPr>
          <w:t xml:space="preserve"> </w:t>
        </w:r>
        <w:proofErr w:type="spellStart"/>
        <w:r w:rsidR="009B4F07">
          <w:rPr>
            <w:highlight w:val="yellow"/>
          </w:rPr>
          <w:t>SimOptStrain</w:t>
        </w:r>
        <w:proofErr w:type="spellEnd"/>
        <w:r w:rsidR="009B4F07">
          <w:rPr>
            <w:highlight w:val="yellow"/>
          </w:rPr>
          <w:t xml:space="preserve"> algorithm</w:t>
        </w:r>
      </w:ins>
      <w:ins w:id="117" w:author="Matt Richards" w:date="2015-07-11T12:13:00Z">
        <w:r w:rsidR="002C7D3F">
          <w:rPr>
            <w:highlight w:val="yellow"/>
          </w:rPr>
          <w:t xml:space="preserve"> </w:t>
        </w:r>
      </w:ins>
      <w:ins w:id="118" w:author="Matt Richards" w:date="2015-07-11T12:16:00Z">
        <w:r w:rsidR="009B4F07">
          <w:rPr>
            <w:highlight w:val="yellow"/>
          </w:rPr>
          <w:t xml:space="preserve">to generate our top 5-10 strain designs during the following quarter. </w:t>
        </w:r>
      </w:ins>
      <w:ins w:id="119" w:author="Matt Richards" w:date="2015-07-11T12:13:00Z">
        <w:r w:rsidR="002C7D3F">
          <w:rPr>
            <w:highlight w:val="yellow"/>
          </w:rPr>
          <w:t xml:space="preserve"> </w:t>
        </w:r>
      </w:ins>
      <w:del w:id="120" w:author="Matt Richards" w:date="2015-07-11T12:16:00Z">
        <w:r w:rsidR="00B0484E" w:rsidRPr="004721F3" w:rsidDel="009B4F07">
          <w:rPr>
            <w:highlight w:val="yellow"/>
            <w:rPrChange w:id="121" w:author="Matt Richards" w:date="2015-07-11T11:55:00Z">
              <w:rPr/>
            </w:rPrChange>
          </w:rPr>
          <w:delText xml:space="preserve">results with available genomic data </w:delText>
        </w:r>
      </w:del>
      <w:del w:id="122" w:author="Matt Richards" w:date="2015-07-11T12:17:00Z">
        <w:r w:rsidR="00B0484E" w:rsidRPr="004721F3" w:rsidDel="009B4F07">
          <w:rPr>
            <w:highlight w:val="yellow"/>
            <w:rPrChange w:id="123" w:author="Matt Richards" w:date="2015-07-11T11:55:00Z">
              <w:rPr/>
            </w:rPrChange>
          </w:rPr>
          <w:fldChar w:fldCharType="begin">
            <w:fldData xml:space="preserve">PEVuZE5vdGU+PENpdGU+PEF1dGhvcj5CZW5lZGljdDwvQXV0aG9yPjxZZWFyPjIwMTQ8L1llYXI+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</w:fldData>
          </w:fldChar>
        </w:r>
        <w:r w:rsidR="00987996" w:rsidRPr="004721F3" w:rsidDel="009B4F07">
          <w:rPr>
            <w:highlight w:val="yellow"/>
            <w:rPrChange w:id="124" w:author="Matt Richards" w:date="2015-07-11T11:55:00Z">
              <w:rPr/>
            </w:rPrChange>
          </w:rPr>
          <w:delInstrText xml:space="preserve"> ADDIN EN.CITE </w:delInstrText>
        </w:r>
        <w:r w:rsidR="00987996" w:rsidRPr="004721F3" w:rsidDel="009B4F07">
          <w:rPr>
            <w:highlight w:val="yellow"/>
            <w:rPrChange w:id="125" w:author="Matt Richards" w:date="2015-07-11T11:55:00Z">
              <w:rPr/>
            </w:rPrChange>
          </w:rPr>
          <w:fldChar w:fldCharType="begin">
            <w:fldData xml:space="preserve">PEVuZE5vdGU+PENpdGU+PEF1dGhvcj5CZW5lZGljdDwvQXV0aG9yPjxZZWFyPjIwMTQ8L1llYXI+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</w:fldData>
          </w:fldChar>
        </w:r>
        <w:r w:rsidR="00987996" w:rsidRPr="004721F3" w:rsidDel="009B4F07">
          <w:rPr>
            <w:highlight w:val="yellow"/>
            <w:rPrChange w:id="126" w:author="Matt Richards" w:date="2015-07-11T11:55:00Z">
              <w:rPr/>
            </w:rPrChange>
          </w:rPr>
          <w:delInstrText xml:space="preserve"> ADDIN EN.CITE.DATA </w:delInstrText>
        </w:r>
        <w:r w:rsidR="00987996" w:rsidRPr="004721F3" w:rsidDel="009B4F07">
          <w:rPr>
            <w:highlight w:val="yellow"/>
            <w:rPrChange w:id="127" w:author="Matt Richards" w:date="2015-07-11T11:55:00Z">
              <w:rPr/>
            </w:rPrChange>
          </w:rPr>
        </w:r>
        <w:r w:rsidR="00987996" w:rsidRPr="004721F3" w:rsidDel="009B4F07">
          <w:rPr>
            <w:highlight w:val="yellow"/>
            <w:rPrChange w:id="128" w:author="Matt Richards" w:date="2015-07-11T11:55:00Z">
              <w:rPr/>
            </w:rPrChange>
          </w:rPr>
          <w:fldChar w:fldCharType="end"/>
        </w:r>
        <w:r w:rsidR="00B0484E" w:rsidRPr="004721F3" w:rsidDel="009B4F07">
          <w:rPr>
            <w:highlight w:val="yellow"/>
            <w:rPrChange w:id="129" w:author="Matt Richards" w:date="2015-07-11T11:55:00Z">
              <w:rPr/>
            </w:rPrChange>
          </w:rPr>
        </w:r>
        <w:r w:rsidR="00B0484E" w:rsidRPr="004721F3" w:rsidDel="009B4F07">
          <w:rPr>
            <w:highlight w:val="yellow"/>
            <w:rPrChange w:id="130" w:author="Matt Richards" w:date="2015-07-11T11:55:00Z">
              <w:rPr/>
            </w:rPrChange>
          </w:rPr>
          <w:fldChar w:fldCharType="separate"/>
        </w:r>
        <w:r w:rsidR="00987996" w:rsidRPr="004721F3" w:rsidDel="009B4F07">
          <w:rPr>
            <w:noProof/>
            <w:highlight w:val="yellow"/>
            <w:rPrChange w:id="131" w:author="Matt Richards" w:date="2015-07-11T11:55:00Z">
              <w:rPr>
                <w:noProof/>
              </w:rPr>
            </w:rPrChange>
          </w:rPr>
          <w:delText>(1)</w:delText>
        </w:r>
        <w:r w:rsidR="00B0484E" w:rsidRPr="004721F3" w:rsidDel="009B4F07">
          <w:rPr>
            <w:highlight w:val="yellow"/>
            <w:rPrChange w:id="132" w:author="Matt Richards" w:date="2015-07-11T11:55:00Z">
              <w:rPr/>
            </w:rPrChange>
          </w:rPr>
          <w:fldChar w:fldCharType="end"/>
        </w:r>
      </w:del>
      <w:r w:rsidR="00B0484E" w:rsidRPr="004721F3">
        <w:rPr>
          <w:noProof/>
          <w:highlight w:val="yellow"/>
          <w:rPrChange w:id="133" w:author="Matt Richards" w:date="2015-07-11T11:55:00Z">
            <w:rPr>
              <w:noProof/>
            </w:rPr>
          </w:rPrChange>
        </w:rPr>
        <mc:AlternateContent>
          <mc:Choice Requires="wps">
            <w:drawing>
              <wp:anchor distT="0" distB="0" distL="114300" distR="114300" simplePos="0" relativeHeight="251659264" behindDoc="0" locked="0" layoutInCell="1" allowOverlap="1" wp14:anchorId="5B8C0F50" wp14:editId="27344A21">
                <wp:simplePos x="0" y="0"/>
                <wp:positionH relativeFrom="column">
                  <wp:posOffset>-253365</wp:posOffset>
                </wp:positionH>
                <wp:positionV relativeFrom="paragraph">
                  <wp:posOffset>41910</wp:posOffset>
                </wp:positionV>
                <wp:extent cx="3388995" cy="3933825"/>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5DE3E" w14:textId="77777777" w:rsidR="00C90CAB" w:rsidRDefault="00C90CAB"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77777777" w:rsidR="00C90CAB" w:rsidRPr="00537592" w:rsidRDefault="00C90CAB" w:rsidP="00B0484E">
                            <w:pPr>
                              <w:rPr>
                                <w:rFonts w:ascii="Arial" w:hAnsi="Arial" w:cs="Arial"/>
                                <w:sz w:val="20"/>
                                <w:szCs w:val="20"/>
                              </w:rPr>
                            </w:pPr>
                            <w:r w:rsidRPr="00537592">
                              <w:rPr>
                                <w:rFonts w:ascii="Arial" w:hAnsi="Arial" w:cs="Arial"/>
                                <w:sz w:val="20"/>
                                <w:szCs w:val="20"/>
                              </w:rPr>
                              <w:t>Figure 2</w:t>
                            </w:r>
                            <w:r w:rsidRPr="00537592">
                              <w:rPr>
                                <w:rFonts w:ascii="Arial" w:hAnsi="Arial" w:cs="Arial"/>
                                <w:i/>
                                <w:sz w:val="20"/>
                                <w:szCs w:val="20"/>
                              </w:rPr>
                              <w:t>: Likelihood-based gap fill workflow</w:t>
                            </w:r>
                          </w:p>
                          <w:p w14:paraId="47B5BAEC" w14:textId="77777777" w:rsidR="00C90CAB" w:rsidRDefault="00C90CAB" w:rsidP="00B0484E"/>
                          <w:p w14:paraId="21D0DA6F" w14:textId="77777777" w:rsidR="00C90CAB" w:rsidRDefault="00C90CAB" w:rsidP="00B0484E"/>
                          <w:p w14:paraId="6458A0F9" w14:textId="77777777" w:rsidR="00C90CAB" w:rsidRDefault="00C90CAB" w:rsidP="00B0484E"/>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9.95pt;margin-top:3.3pt;width:266.85pt;height:309.7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" filled="f" stroked="f">
                <v:textbox inset=",7.2pt,,7.2pt">
                  <w:txbxContent>
                    <w:p w14:paraId="7BB5DE3E" w14:textId="77777777" w:rsidR="00C90CAB" w:rsidRDefault="00C90CAB"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77777777" w:rsidR="00C90CAB" w:rsidRPr="00537592" w:rsidRDefault="00C90CAB" w:rsidP="00B0484E">
                      <w:pPr>
                        <w:rPr>
                          <w:rFonts w:ascii="Arial" w:hAnsi="Arial" w:cs="Arial"/>
                          <w:sz w:val="20"/>
                          <w:szCs w:val="20"/>
                        </w:rPr>
                      </w:pPr>
                      <w:r w:rsidRPr="00537592">
                        <w:rPr>
                          <w:rFonts w:ascii="Arial" w:hAnsi="Arial" w:cs="Arial"/>
                          <w:sz w:val="20"/>
                          <w:szCs w:val="20"/>
                        </w:rPr>
                        <w:t>Figure 2</w:t>
                      </w:r>
                      <w:r w:rsidRPr="00537592">
                        <w:rPr>
                          <w:rFonts w:ascii="Arial" w:hAnsi="Arial" w:cs="Arial"/>
                          <w:i/>
                          <w:sz w:val="20"/>
                          <w:szCs w:val="20"/>
                        </w:rPr>
                        <w:t>: Likelihood-based gap fill workflow</w:t>
                      </w:r>
                    </w:p>
                    <w:p w14:paraId="47B5BAEC" w14:textId="77777777" w:rsidR="00C90CAB" w:rsidRDefault="00C90CAB" w:rsidP="00B0484E"/>
                    <w:p w14:paraId="21D0DA6F" w14:textId="77777777" w:rsidR="00C90CAB" w:rsidRDefault="00C90CAB" w:rsidP="00B0484E"/>
                    <w:p w14:paraId="6458A0F9" w14:textId="77777777" w:rsidR="00C90CAB" w:rsidRDefault="00C90CAB" w:rsidP="00B0484E"/>
                  </w:txbxContent>
                </v:textbox>
                <w10:wrap type="square"/>
              </v:shape>
            </w:pict>
          </mc:Fallback>
        </mc:AlternateContent>
      </w:r>
      <w:del w:id="134" w:author="Matt Richards" w:date="2015-07-11T12:17:00Z">
        <w:r w:rsidR="00B0484E" w:rsidRPr="004721F3" w:rsidDel="009B4F07">
          <w:rPr>
            <w:highlight w:val="yellow"/>
            <w:rPrChange w:id="135" w:author="Matt Richards" w:date="2015-07-11T11:55:00Z">
              <w:rPr/>
            </w:rPrChange>
          </w:rPr>
          <w:delText>.</w:delText>
        </w:r>
      </w:del>
      <w:r w:rsidR="00B0484E" w:rsidRPr="004721F3">
        <w:rPr>
          <w:highlight w:val="yellow"/>
          <w:rPrChange w:id="136" w:author="Matt Richards" w:date="2015-07-11T11:55:00Z">
            <w:rPr/>
          </w:rPrChange>
        </w:rPr>
        <w:t xml:space="preserve"> </w:t>
      </w:r>
      <w:del w:id="137" w:author="Matt Richards" w:date="2015-07-11T12:16:00Z">
        <w:r w:rsidR="00B0484E" w:rsidRPr="004721F3" w:rsidDel="009B4F07">
          <w:rPr>
            <w:highlight w:val="yellow"/>
            <w:rPrChange w:id="138" w:author="Matt Richards" w:date="2015-07-11T11:55:00Z">
              <w:rPr/>
            </w:rPrChange>
          </w:rPr>
          <w:delText xml:space="preserve">We refined the draft model by correcting the electron transport chain, augmenting the number of viable carbon and nitrogen sources, adding paths for unique coenzyme syntheses, altering the biomass composition and major biosynthetic pathways, and modifying our gene-protein-reaction relationships to accurately reflect recent literature. Our completed model accurately depicts core metabolism of </w:delText>
        </w:r>
        <w:r w:rsidR="00B0484E" w:rsidRPr="004721F3" w:rsidDel="009B4F07">
          <w:rPr>
            <w:i/>
            <w:highlight w:val="yellow"/>
            <w:rPrChange w:id="139" w:author="Matt Richards" w:date="2015-07-11T11:55:00Z">
              <w:rPr>
                <w:i/>
              </w:rPr>
            </w:rPrChange>
          </w:rPr>
          <w:delText>M. maripaludis</w:delText>
        </w:r>
        <w:r w:rsidR="00B0484E" w:rsidRPr="004721F3" w:rsidDel="009B4F07">
          <w:rPr>
            <w:highlight w:val="yellow"/>
            <w:rPrChange w:id="140" w:author="Matt Richards" w:date="2015-07-11T11:55:00Z">
              <w:rPr/>
            </w:rPrChange>
          </w:rPr>
          <w:delText xml:space="preserve"> and predicts reasonable growth yields on all common defined media conditions. Furthermore, our literature-based refinements have increased the model’s genome coverage by adding over 27% more genes. We have worked with the Leigh group to harvest cells for targeted metabolomics experiments on high- and low-hydrogen conditions, which will allow us to better understand the metabolites present during steady-state growth under these conditions. We are currently running experiments to measure growth yield and cell dry weight</w:delText>
        </w:r>
        <w:r w:rsidR="00B0484E" w:rsidRPr="004721F3" w:rsidDel="009B4F07">
          <w:rPr>
            <w:b/>
            <w:highlight w:val="yellow"/>
            <w:rPrChange w:id="141" w:author="Matt Richards" w:date="2015-07-11T11:55:00Z">
              <w:rPr>
                <w:b/>
              </w:rPr>
            </w:rPrChange>
          </w:rPr>
          <w:delText xml:space="preserve"> </w:delText>
        </w:r>
        <w:r w:rsidR="00B0484E" w:rsidRPr="004721F3" w:rsidDel="009B4F07">
          <w:rPr>
            <w:highlight w:val="yellow"/>
            <w:rPrChange w:id="142" w:author="Matt Richards" w:date="2015-07-11T11:55:00Z">
              <w:rPr/>
            </w:rPrChange>
          </w:rPr>
          <w:delText>data; these results, coupled with those from the</w:delText>
        </w:r>
        <w:r w:rsidR="00B0484E" w:rsidRPr="004721F3" w:rsidDel="009B4F07">
          <w:rPr>
            <w:b/>
            <w:highlight w:val="yellow"/>
            <w:rPrChange w:id="143" w:author="Matt Richards" w:date="2015-07-11T11:55:00Z">
              <w:rPr>
                <w:b/>
              </w:rPr>
            </w:rPrChange>
          </w:rPr>
          <w:delText xml:space="preserve"> </w:delText>
        </w:r>
        <w:r w:rsidR="00B0484E" w:rsidRPr="004721F3" w:rsidDel="009B4F07">
          <w:rPr>
            <w:highlight w:val="yellow"/>
            <w:rPrChange w:id="144" w:author="Matt Richards" w:date="2015-07-11T11:55:00Z">
              <w:rPr/>
            </w:rPrChange>
          </w:rPr>
          <w:delText xml:space="preserve">metabolomics experiments, will form the validation set for our model. Concurrently, we have begun to manually simulate strategies for engineering </w:delText>
        </w:r>
        <w:r w:rsidR="00B0484E" w:rsidRPr="004721F3" w:rsidDel="009B4F07">
          <w:rPr>
            <w:i/>
            <w:highlight w:val="yellow"/>
            <w:rPrChange w:id="145" w:author="Matt Richards" w:date="2015-07-11T11:55:00Z">
              <w:rPr>
                <w:i/>
              </w:rPr>
            </w:rPrChange>
          </w:rPr>
          <w:delText xml:space="preserve">M. maripaludis </w:delText>
        </w:r>
        <w:r w:rsidR="00B0484E" w:rsidRPr="004721F3" w:rsidDel="009B4F07">
          <w:rPr>
            <w:highlight w:val="yellow"/>
            <w:rPrChange w:id="146" w:author="Matt Richards" w:date="2015-07-11T11:55:00Z">
              <w:rPr/>
            </w:rPrChange>
          </w:rPr>
          <w:delText xml:space="preserve">to produce methanol from methane and we are adapting the SimOptStrain bi-level optimization method </w:delText>
        </w:r>
        <w:r w:rsidR="00B0484E" w:rsidRPr="004721F3" w:rsidDel="009B4F07">
          <w:rPr>
            <w:highlight w:val="yellow"/>
            <w:rPrChange w:id="147" w:author="Matt Richards" w:date="2015-07-11T11:55:00Z">
              <w:rPr/>
            </w:rPrChange>
          </w:rPr>
          <w:fldChar w:fldCharType="begin"/>
        </w:r>
        <w:r w:rsidR="00987996" w:rsidRPr="004721F3" w:rsidDel="009B4F07">
          <w:rPr>
            <w:highlight w:val="yellow"/>
            <w:rPrChange w:id="148" w:author="Matt Richards" w:date="2015-07-11T11:55:00Z">
              <w:rPr/>
            </w:rPrChange>
          </w:rPr>
          <w:delInstrText xml:space="preserve"> ADDIN EN.CITE &lt;EndNote&gt;&lt;Cite&gt;&lt;Author&gt;Kim&lt;/Author&gt;&lt;Year&gt;2011&lt;/Year&gt;&lt;RecNum&gt;8125&lt;/RecNum&gt;&lt;DisplayText&gt;(2)&lt;/DisplayText&gt;&lt;record&gt;&lt;rec-number&gt;8125&lt;/rec-number&gt;&lt;foreign-keys&gt;&lt;key app="EN" db-id="tfrxp0v07xtd9je9s2r5dtwuxvz2xxzaepp0" timestamp="1420718721"&gt;8125&lt;/key&gt;&lt;/foreign-keys&gt;&lt;ref-type name="Journal Article"&gt;17&lt;/ref-type&gt;&lt;contributors&gt;&lt;authors&gt;&lt;author&gt;Kim, J.&lt;/author&gt;&lt;author&gt;Reed, J. L.&lt;/author&gt;&lt;author&gt;Maravelias, C. T.&lt;/author&gt;&lt;/authors&gt;&lt;/contributors&gt;&lt;auth-address&gt;Department of Chemical and Biological Engineering, University of Wisconsin-Madison, Madison, Wisconsin, United States of America.&lt;/auth-address&gt;&lt;titles&gt;&lt;title&gt;Large-scale bi-level strain design approaches and mixed-integer programming solution techniques&lt;/title&gt;&lt;secondary-title&gt;PLoS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One&lt;/abbr-1&gt;&lt;/alt-periodical&gt;&lt;pages&gt;e24162&lt;/pages&gt;&lt;volume&gt;6&lt;/volume&gt;&lt;number&gt;9&lt;/number&gt;&lt;keywords&gt;&lt;keyword&gt;Computational Biology/*methods&lt;/keyword&gt;&lt;keyword&gt;Escherichia coli/genetics/*metabolism&lt;/keyword&gt;&lt;keyword&gt;Gene Deletion&lt;/keyword&gt;&lt;keyword&gt;Glutamates/metabolism&lt;/keyword&gt;&lt;keyword&gt;Glycerol/metabolism&lt;/keyword&gt;&lt;keyword&gt;Metabolic Engineering/*methods&lt;/keyword&gt;&lt;keyword&gt;Metabolomics/methods&lt;/keyword&gt;&lt;keyword&gt;Reproducibility of Results&lt;/keyword&gt;&lt;keyword&gt;*Software&lt;/keyword&gt;&lt;keyword&gt;Succinic Acid/metabolism&lt;/keyword&gt;&lt;/keywords&gt;&lt;dates&gt;&lt;year&gt;2011&lt;/year&gt;&lt;/dates&gt;&lt;isbn&gt;1932-6203 (Electronic)&amp;#xD;1932-6203 (Linking)&lt;/isbn&gt;&lt;accession-num&gt;21949695&lt;/accession-num&gt;&lt;urls&gt;&lt;related-urls&gt;&lt;url&gt;http://www.ncbi.nlm.nih.gov/pubmed/21949695&lt;/url&gt;&lt;/related-urls&gt;&lt;/urls&gt;&lt;custom2&gt;3175644&lt;/custom2&gt;&lt;electronic-resource-num&gt;10.1371/journal.pone.0024162&lt;/electronic-resource-num&gt;&lt;/record&gt;&lt;/Cite&gt;&lt;/EndNote&gt;</w:delInstrText>
        </w:r>
        <w:r w:rsidR="00B0484E" w:rsidRPr="004721F3" w:rsidDel="009B4F07">
          <w:rPr>
            <w:highlight w:val="yellow"/>
            <w:rPrChange w:id="149" w:author="Matt Richards" w:date="2015-07-11T11:55:00Z">
              <w:rPr/>
            </w:rPrChange>
          </w:rPr>
          <w:fldChar w:fldCharType="separate"/>
        </w:r>
        <w:r w:rsidR="00987996" w:rsidRPr="004721F3" w:rsidDel="009B4F07">
          <w:rPr>
            <w:noProof/>
            <w:highlight w:val="yellow"/>
            <w:rPrChange w:id="150" w:author="Matt Richards" w:date="2015-07-11T11:55:00Z">
              <w:rPr>
                <w:noProof/>
              </w:rPr>
            </w:rPrChange>
          </w:rPr>
          <w:delText>(2)</w:delText>
        </w:r>
        <w:r w:rsidR="00B0484E" w:rsidRPr="004721F3" w:rsidDel="009B4F07">
          <w:rPr>
            <w:highlight w:val="yellow"/>
            <w:rPrChange w:id="151" w:author="Matt Richards" w:date="2015-07-11T11:55:00Z">
              <w:rPr/>
            </w:rPrChange>
          </w:rPr>
          <w:fldChar w:fldCharType="end"/>
        </w:r>
        <w:r w:rsidR="00B0484E" w:rsidRPr="004721F3" w:rsidDel="009B4F07">
          <w:rPr>
            <w:highlight w:val="yellow"/>
            <w:rPrChange w:id="152" w:author="Matt Richards" w:date="2015-07-11T11:55:00Z">
              <w:rPr/>
            </w:rPrChange>
          </w:rPr>
          <w:delText xml:space="preserve"> to assist in this process.</w:delText>
        </w:r>
      </w:del>
    </w:p>
    <w:p w14:paraId="36F6BCA6" w14:textId="77777777" w:rsidR="005A43CC" w:rsidRDefault="005A43CC" w:rsidP="0068200E">
      <w:pPr>
        <w:ind w:firstLine="0"/>
      </w:pPr>
    </w:p>
    <w:p w14:paraId="64153A52" w14:textId="52378504" w:rsidR="000B1DB8" w:rsidRDefault="000B1DB8" w:rsidP="000B1DB8">
      <w:pPr>
        <w:ind w:firstLine="0"/>
        <w:rPr>
          <w:b/>
        </w:rPr>
      </w:pPr>
      <w:r>
        <w:rPr>
          <w:b/>
        </w:rPr>
        <w:t xml:space="preserve">Milestones </w:t>
      </w:r>
      <w:r w:rsidR="005A43CC">
        <w:rPr>
          <w:b/>
        </w:rPr>
        <w:t>3</w:t>
      </w:r>
      <w:r>
        <w:rPr>
          <w:b/>
        </w:rPr>
        <w:t>.x</w:t>
      </w:r>
    </w:p>
    <w:p w14:paraId="21638251" w14:textId="4332B139" w:rsidR="006F6069" w:rsidRDefault="000B1DB8" w:rsidP="0051231E">
      <w:pPr>
        <w:ind w:firstLine="720"/>
      </w:pPr>
      <w:r>
        <w:t>In the previous quarterly report, we described kinetic data sho</w:t>
      </w:r>
      <w:r w:rsidR="006F6069">
        <w:t>wing that</w:t>
      </w:r>
      <w:r w:rsidR="00E94E26">
        <w:t>,</w:t>
      </w:r>
      <w:r w:rsidR="006F6069">
        <w:t xml:space="preserve"> </w:t>
      </w:r>
      <w:r w:rsidR="00E94E26">
        <w:t xml:space="preserve">under </w:t>
      </w:r>
      <w:r w:rsidR="0051231E">
        <w:t>single-</w:t>
      </w:r>
      <w:r w:rsidR="0030021A">
        <w:t>turnover</w:t>
      </w:r>
      <w:r w:rsidR="00E94E26">
        <w:t xml:space="preserve"> conditions,</w:t>
      </w:r>
      <w:r w:rsidR="006F6069">
        <w:t xml:space="preserve"> </w:t>
      </w:r>
      <w:r w:rsidR="006F6069" w:rsidRPr="006F6069">
        <w:t xml:space="preserve">anaerobic methane oxidation </w:t>
      </w:r>
      <w:r w:rsidR="006F6069">
        <w:t>(the reverse methanogenesis reaction)</w:t>
      </w:r>
      <w:r>
        <w:t xml:space="preserve"> </w:t>
      </w:r>
      <w:r w:rsidR="006F6069">
        <w:t>by</w:t>
      </w:r>
      <w:r>
        <w:t xml:space="preserve"> </w:t>
      </w:r>
      <w:r w:rsidR="00E179F9" w:rsidRPr="006F6069">
        <w:t xml:space="preserve">the </w:t>
      </w:r>
      <w:r w:rsidR="00E179F9" w:rsidRPr="006F6069">
        <w:rPr>
          <w:i/>
        </w:rPr>
        <w:t xml:space="preserve">M. </w:t>
      </w:r>
      <w:proofErr w:type="spellStart"/>
      <w:r w:rsidR="00E179F9" w:rsidRPr="006F6069">
        <w:rPr>
          <w:i/>
        </w:rPr>
        <w:t>marburgensis</w:t>
      </w:r>
      <w:proofErr w:type="spellEnd"/>
      <w:r w:rsidR="00E179F9" w:rsidRPr="006F6069">
        <w:t xml:space="preserve"> </w:t>
      </w:r>
      <w:r>
        <w:t>MCR</w:t>
      </w:r>
      <w:r w:rsidR="006F6069">
        <w:t xml:space="preserve"> </w:t>
      </w:r>
      <w:r w:rsidR="00E179F9">
        <w:t xml:space="preserve">occurs at </w:t>
      </w:r>
      <w:r w:rsidR="00E179F9" w:rsidRPr="006F6069">
        <w:t xml:space="preserve">surprisingly rapid rates </w:t>
      </w:r>
      <w:r w:rsidR="00E179F9" w:rsidRPr="005A77DD">
        <w:t>(0.8 s</w:t>
      </w:r>
      <w:r w:rsidR="00E179F9" w:rsidRPr="005A77DD">
        <w:rPr>
          <w:vertAlign w:val="superscript"/>
        </w:rPr>
        <w:t>-1</w:t>
      </w:r>
      <w:r w:rsidR="00E179F9" w:rsidRPr="005A77DD">
        <w:t xml:space="preserve">, 20 </w:t>
      </w:r>
      <w:proofErr w:type="spellStart"/>
      <w:r w:rsidR="00E179F9" w:rsidRPr="005A77DD">
        <w:rPr>
          <w:vertAlign w:val="superscript"/>
        </w:rPr>
        <w:t>o</w:t>
      </w:r>
      <w:r w:rsidR="00E179F9" w:rsidRPr="005A77DD">
        <w:t>C</w:t>
      </w:r>
      <w:proofErr w:type="spellEnd"/>
      <w:r w:rsidR="00E179F9" w:rsidRPr="005A77DD">
        <w:t>)</w:t>
      </w:r>
      <w:r w:rsidR="00E94E26">
        <w:t xml:space="preserve">, </w:t>
      </w:r>
      <w:r w:rsidR="0030021A">
        <w:t xml:space="preserve">essentially equaling </w:t>
      </w:r>
      <w:r w:rsidR="00E179F9">
        <w:t xml:space="preserve">our goal of </w:t>
      </w:r>
      <w:r w:rsidR="00E94E26">
        <w:t>1.0</w:t>
      </w:r>
      <w:r w:rsidR="00E94E26" w:rsidRPr="006F6069">
        <w:t xml:space="preserve"> s</w:t>
      </w:r>
      <w:r w:rsidR="00E94E26" w:rsidRPr="006F6069">
        <w:rPr>
          <w:vertAlign w:val="superscript"/>
        </w:rPr>
        <w:t>-1</w:t>
      </w:r>
      <w:r w:rsidR="00E94E26">
        <w:t xml:space="preserve"> (0.5 units/mg</w:t>
      </w:r>
      <w:r w:rsidR="007E17F7">
        <w:t xml:space="preserve">). </w:t>
      </w:r>
      <w:r w:rsidR="0030021A">
        <w:t xml:space="preserve">In these experiments, we </w:t>
      </w:r>
      <w:r w:rsidR="007E17F7">
        <w:t>react</w:t>
      </w:r>
      <w:r w:rsidR="0030021A">
        <w:t>ed</w:t>
      </w:r>
      <w:r w:rsidR="007E17F7">
        <w:t xml:space="preserve"> MCR with</w:t>
      </w:r>
      <w:r w:rsidR="006F6069">
        <w:t xml:space="preserve"> </w:t>
      </w:r>
      <w:proofErr w:type="spellStart"/>
      <w:r w:rsidR="006F6069">
        <w:t>CoBSSCoM</w:t>
      </w:r>
      <w:proofErr w:type="spellEnd"/>
      <w:r w:rsidR="006F6069">
        <w:t xml:space="preserve"> </w:t>
      </w:r>
      <w:r w:rsidR="007E17F7">
        <w:t xml:space="preserve">and used stopped flow </w:t>
      </w:r>
      <w:r w:rsidR="007E17F7">
        <w:lastRenderedPageBreak/>
        <w:t xml:space="preserve">spectrophotometry to follow the conversion of </w:t>
      </w:r>
      <w:r w:rsidR="00E94E26">
        <w:t>the active Ni(I)-enzyme (with a</w:t>
      </w:r>
      <w:r w:rsidR="007E17F7">
        <w:t xml:space="preserve"> 390 nm absorbance peak</w:t>
      </w:r>
      <w:r w:rsidR="00E94E26">
        <w:t>) to</w:t>
      </w:r>
      <w:r w:rsidR="007E17F7">
        <w:t xml:space="preserve"> </w:t>
      </w:r>
      <w:r w:rsidR="0030021A">
        <w:t>the Ni(II)/(III) state (at</w:t>
      </w:r>
      <w:r w:rsidR="007E17F7">
        <w:t xml:space="preserve"> 420 nm</w:t>
      </w:r>
      <w:r w:rsidR="0030021A">
        <w:t>)</w:t>
      </w:r>
      <w:r w:rsidR="006F6069" w:rsidRPr="006F6069">
        <w:t xml:space="preserve">. </w:t>
      </w:r>
      <w:r w:rsidR="00C97E8A">
        <w:t xml:space="preserve">This </w:t>
      </w:r>
      <w:r w:rsidR="0030021A">
        <w:t>rate constant</w:t>
      </w:r>
      <w:r w:rsidR="00C97E8A">
        <w:t xml:space="preserve"> </w:t>
      </w:r>
      <w:r w:rsidR="0030021A">
        <w:t xml:space="preserve">is 400-fold faster that </w:t>
      </w:r>
      <w:r w:rsidR="00083225">
        <w:t xml:space="preserve">that obtained by </w:t>
      </w:r>
      <w:r w:rsidR="00867D75">
        <w:t xml:space="preserve">steady-state </w:t>
      </w:r>
      <w:r w:rsidR="00083225">
        <w:t xml:space="preserve">kinetics </w:t>
      </w:r>
      <w:r w:rsidR="0030021A">
        <w:t>(</w:t>
      </w:r>
      <w:proofErr w:type="spellStart"/>
      <w:r w:rsidR="0030021A" w:rsidRPr="00867D75">
        <w:t>k</w:t>
      </w:r>
      <w:r w:rsidR="0030021A" w:rsidRPr="00867D75">
        <w:rPr>
          <w:vertAlign w:val="subscript"/>
        </w:rPr>
        <w:t>cat</w:t>
      </w:r>
      <w:proofErr w:type="spellEnd"/>
      <w:r w:rsidR="0030021A">
        <w:t xml:space="preserve"> = </w:t>
      </w:r>
      <w:r w:rsidR="0030021A" w:rsidRPr="00867D75">
        <w:t>0.0025 s</w:t>
      </w:r>
      <w:r w:rsidR="0030021A" w:rsidRPr="00867D75">
        <w:rPr>
          <w:vertAlign w:val="superscript"/>
        </w:rPr>
        <w:t>-1</w:t>
      </w:r>
      <w:r w:rsidR="0030021A">
        <w:t>)</w:t>
      </w:r>
      <w:r w:rsidR="00DE737A">
        <w:t xml:space="preserve"> </w:t>
      </w:r>
      <w:r w:rsidR="00DE737A">
        <w:fldChar w:fldCharType="begin"/>
      </w:r>
      <w:r w:rsidR="00987996">
        <w:instrText xml:space="preserve"> ADDIN EN.CITE &lt;EndNote&gt;&lt;Cite&gt;&lt;Author&gt;Scheller&lt;/Author&gt;&lt;Year&gt;2010&lt;/Year&gt;&lt;RecNum&gt;7130&lt;/RecNum&gt;&lt;DisplayText&gt;(3)&lt;/DisplayText&gt;&lt;record&gt;&lt;rec-number&gt;7130&lt;/rec-number&gt;&lt;foreign-keys&gt;&lt;key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00DE737A">
        <w:fldChar w:fldCharType="separate"/>
      </w:r>
      <w:r w:rsidR="00987996">
        <w:rPr>
          <w:noProof/>
        </w:rPr>
        <w:t>(3)</w:t>
      </w:r>
      <w:r w:rsidR="00DE737A">
        <w:fldChar w:fldCharType="end"/>
      </w:r>
      <w:r w:rsidR="0030021A">
        <w:t xml:space="preserve">. </w:t>
      </w:r>
      <w:r w:rsidR="00083225">
        <w:t xml:space="preserve">Because of these unusual results, we have been performing experiments to validate both the </w:t>
      </w:r>
      <w:proofErr w:type="spellStart"/>
      <w:r w:rsidR="00083225">
        <w:t>presteady</w:t>
      </w:r>
      <w:proofErr w:type="spellEnd"/>
      <w:r w:rsidR="00083225">
        <w:t xml:space="preserve">-state and steady-state rate constants. </w:t>
      </w:r>
    </w:p>
    <w:tbl>
      <w:tblPr>
        <w:tblStyle w:val="TableGrid"/>
        <w:tblW w:w="0" w:type="auto"/>
        <w:tblLook w:val="04A0" w:firstRow="1" w:lastRow="0" w:firstColumn="1" w:lastColumn="0" w:noHBand="0" w:noVBand="1"/>
      </w:tblPr>
      <w:tblGrid>
        <w:gridCol w:w="6515"/>
        <w:gridCol w:w="3061"/>
      </w:tblGrid>
      <w:tr w:rsidR="000B1DB8" w14:paraId="4BE34A30" w14:textId="77777777" w:rsidTr="00775947">
        <w:tc>
          <w:tcPr>
            <w:tcW w:w="6515" w:type="dxa"/>
            <w:tcBorders>
              <w:top w:val="nil"/>
              <w:left w:val="nil"/>
              <w:bottom w:val="nil"/>
              <w:right w:val="single" w:sz="12" w:space="0" w:color="auto"/>
            </w:tcBorders>
          </w:tcPr>
          <w:p w14:paraId="126BD71F" w14:textId="3BCC7F2B" w:rsidR="008F527A" w:rsidRDefault="00E50007" w:rsidP="0022544F">
            <w:pPr>
              <w:rPr>
                <w:rFonts w:eastAsia="Times New Roman"/>
                <w:color w:val="333333"/>
                <w:shd w:val="clear" w:color="auto" w:fill="FFFFFF"/>
              </w:rPr>
            </w:pPr>
            <w:r>
              <w:t xml:space="preserve">During this last term, we </w:t>
            </w:r>
            <w:r w:rsidR="00083225">
              <w:t>developed an independent method to validate the rate constant obtained from the stopped-flow experiments. We performed chemical quench experiments to measure</w:t>
            </w:r>
            <w:r>
              <w:t xml:space="preserve"> the </w:t>
            </w:r>
            <w:r w:rsidR="00083225">
              <w:t xml:space="preserve">rate of </w:t>
            </w:r>
            <w:r>
              <w:t xml:space="preserve">formation of </w:t>
            </w:r>
            <w:proofErr w:type="spellStart"/>
            <w:r>
              <w:t>C</w:t>
            </w:r>
            <w:r w:rsidR="00083225">
              <w:t>oBSH</w:t>
            </w:r>
            <w:proofErr w:type="spellEnd"/>
            <w:r w:rsidR="00083225">
              <w:t>, the product of the single-</w:t>
            </w:r>
            <w:r>
              <w:t xml:space="preserve">turnover reaction of MCR with </w:t>
            </w:r>
            <w:proofErr w:type="spellStart"/>
            <w:r>
              <w:t>CoBSSCoM</w:t>
            </w:r>
            <w:proofErr w:type="spellEnd"/>
            <w:r>
              <w:t xml:space="preserve"> </w:t>
            </w:r>
            <w:r w:rsidR="009E5F52">
              <w:t>(Figure 1)</w:t>
            </w:r>
            <w:r>
              <w:t xml:space="preserve">. </w:t>
            </w:r>
            <w:r w:rsidRPr="00E50007">
              <w:rPr>
                <w:rFonts w:eastAsia="Times New Roman"/>
                <w:color w:val="333333"/>
                <w:sz w:val="21"/>
                <w:szCs w:val="21"/>
                <w:shd w:val="clear" w:color="auto" w:fill="FFFFFF"/>
              </w:rPr>
              <w:t>The reaction mixture was incubated for various time periods</w:t>
            </w:r>
            <w:r w:rsidR="00083225">
              <w:rPr>
                <w:rFonts w:eastAsia="Times New Roman"/>
                <w:color w:val="333333"/>
                <w:sz w:val="21"/>
                <w:szCs w:val="21"/>
                <w:shd w:val="clear" w:color="auto" w:fill="FFFFFF"/>
              </w:rPr>
              <w:t xml:space="preserve"> and</w:t>
            </w:r>
            <w:r w:rsidRPr="00E50007">
              <w:rPr>
                <w:rFonts w:eastAsia="Times New Roman"/>
                <w:color w:val="333333"/>
                <w:sz w:val="21"/>
                <w:szCs w:val="21"/>
                <w:shd w:val="clear" w:color="auto" w:fill="FFFFFF"/>
              </w:rPr>
              <w:t xml:space="preserve"> quench</w:t>
            </w:r>
            <w:r w:rsidR="00083225">
              <w:rPr>
                <w:rFonts w:eastAsia="Times New Roman"/>
                <w:color w:val="333333"/>
                <w:sz w:val="21"/>
                <w:szCs w:val="21"/>
                <w:shd w:val="clear" w:color="auto" w:fill="FFFFFF"/>
              </w:rPr>
              <w:t>ed</w:t>
            </w:r>
            <w:r w:rsidRPr="00E50007">
              <w:rPr>
                <w:rFonts w:eastAsia="Times New Roman"/>
                <w:color w:val="333333"/>
                <w:sz w:val="21"/>
                <w:szCs w:val="21"/>
                <w:shd w:val="clear" w:color="auto" w:fill="FFFFFF"/>
              </w:rPr>
              <w:t xml:space="preserve"> with</w:t>
            </w:r>
            <w:r w:rsidR="00083225">
              <w:rPr>
                <w:rFonts w:eastAsia="Times New Roman"/>
                <w:color w:val="333333"/>
                <w:sz w:val="21"/>
                <w:szCs w:val="21"/>
                <w:shd w:val="clear" w:color="auto" w:fill="FFFFFF"/>
              </w:rPr>
              <w:t xml:space="preserve"> 6 M Guanidine-</w:t>
            </w:r>
            <w:proofErr w:type="spellStart"/>
            <w:r w:rsidRPr="00E50007">
              <w:rPr>
                <w:rFonts w:eastAsia="Times New Roman"/>
                <w:color w:val="333333"/>
                <w:sz w:val="21"/>
                <w:szCs w:val="21"/>
                <w:shd w:val="clear" w:color="auto" w:fill="FFFFFF"/>
              </w:rPr>
              <w:t>HCl</w:t>
            </w:r>
            <w:proofErr w:type="spellEnd"/>
            <w:r w:rsidRPr="00E50007">
              <w:rPr>
                <w:rFonts w:eastAsia="Times New Roman"/>
                <w:color w:val="333333"/>
                <w:sz w:val="21"/>
                <w:szCs w:val="21"/>
                <w:shd w:val="clear" w:color="auto" w:fill="FFFFFF"/>
              </w:rPr>
              <w:t xml:space="preserve"> </w:t>
            </w:r>
            <w:r w:rsidR="007A4A6F">
              <w:rPr>
                <w:rFonts w:eastAsia="Times New Roman"/>
                <w:color w:val="333333"/>
                <w:sz w:val="21"/>
                <w:szCs w:val="21"/>
                <w:shd w:val="clear" w:color="auto" w:fill="FFFFFF"/>
              </w:rPr>
              <w:t xml:space="preserve">to release any product formed. </w:t>
            </w:r>
            <w:r w:rsidRPr="00C97E8A">
              <w:t>The</w:t>
            </w:r>
            <w:r w:rsidR="007A4A6F">
              <w:t>n, the</w:t>
            </w:r>
            <w:r w:rsidRPr="00C97E8A">
              <w:t xml:space="preserve"> amount of </w:t>
            </w:r>
            <w:proofErr w:type="spellStart"/>
            <w:r w:rsidR="007A4A6F">
              <w:t>CoBSH</w:t>
            </w:r>
            <w:proofErr w:type="spellEnd"/>
            <w:r w:rsidR="007A4A6F">
              <w:t xml:space="preserve"> formed </w:t>
            </w:r>
            <w:r w:rsidR="0022544F">
              <w:t xml:space="preserve">was measured by </w:t>
            </w:r>
            <w:r w:rsidR="00083225">
              <w:t>incubating</w:t>
            </w:r>
            <w:r w:rsidR="0022544F">
              <w:t xml:space="preserve"> with </w:t>
            </w:r>
            <w:proofErr w:type="spellStart"/>
            <w:r w:rsidR="0022544F">
              <w:t>Ellman’s</w:t>
            </w:r>
            <w:proofErr w:type="spellEnd"/>
            <w:r w:rsidR="0022544F">
              <w:t xml:space="preserve"> reagent, which </w:t>
            </w:r>
            <w:r w:rsidR="00083225">
              <w:t>reacts with</w:t>
            </w:r>
            <w:r w:rsidR="0022544F">
              <w:t xml:space="preserve"> </w:t>
            </w:r>
            <w:r w:rsidRPr="00C97E8A">
              <w:t>thiol</w:t>
            </w:r>
            <w:r w:rsidR="00083225">
              <w:t>ates</w:t>
            </w:r>
            <w:r w:rsidRPr="00C97E8A">
              <w:t xml:space="preserve"> </w:t>
            </w:r>
            <w:r w:rsidR="00083225">
              <w:t>to form a yellow adduct</w:t>
            </w:r>
            <w:r w:rsidR="0022544F">
              <w:t xml:space="preserve">. Finally the amount of </w:t>
            </w:r>
            <w:proofErr w:type="spellStart"/>
            <w:r w:rsidR="0022544F">
              <w:t>CoBSH</w:t>
            </w:r>
            <w:proofErr w:type="spellEnd"/>
            <w:r w:rsidRPr="00C97E8A">
              <w:t xml:space="preserve"> </w:t>
            </w:r>
            <w:r w:rsidR="0022544F">
              <w:t xml:space="preserve">formed </w:t>
            </w:r>
            <w:r w:rsidRPr="00C97E8A">
              <w:t>was plotted versus time and fi</w:t>
            </w:r>
            <w:r w:rsidR="0022544F">
              <w:t xml:space="preserve">t to a single exponential </w:t>
            </w:r>
            <w:r w:rsidR="0022544F" w:rsidRPr="008F527A">
              <w:t>curve</w:t>
            </w:r>
            <w:r w:rsidR="000B1DB8" w:rsidRPr="008F527A">
              <w:rPr>
                <w:rFonts w:eastAsia="Times New Roman"/>
                <w:color w:val="333333"/>
                <w:shd w:val="clear" w:color="auto" w:fill="FFFFFF"/>
              </w:rPr>
              <w:t>, revealing a limiting rate constant of </w:t>
            </w:r>
            <w:r w:rsidR="0022544F" w:rsidRPr="008F527A">
              <w:rPr>
                <w:rFonts w:eastAsia="Times New Roman"/>
                <w:color w:val="333333"/>
                <w:shd w:val="clear" w:color="auto" w:fill="FFFFFF"/>
              </w:rPr>
              <w:t>5</w:t>
            </w:r>
            <w:r w:rsidR="000B1DB8" w:rsidRPr="008F527A">
              <w:rPr>
                <w:rFonts w:eastAsia="Times New Roman"/>
                <w:color w:val="333333"/>
                <w:shd w:val="clear" w:color="auto" w:fill="FFFFFF"/>
              </w:rPr>
              <w:t xml:space="preserve"> s</w:t>
            </w:r>
            <w:r w:rsidR="000B1DB8" w:rsidRPr="008F527A">
              <w:rPr>
                <w:rFonts w:eastAsia="Times New Roman"/>
                <w:color w:val="333333"/>
                <w:shd w:val="clear" w:color="auto" w:fill="FFFFFF"/>
                <w:vertAlign w:val="superscript"/>
              </w:rPr>
              <w:t>-1</w:t>
            </w:r>
            <w:r w:rsidR="000B1DB8" w:rsidRPr="008F527A">
              <w:rPr>
                <w:rFonts w:eastAsia="Times New Roman"/>
                <w:color w:val="333333"/>
                <w:shd w:val="clear" w:color="auto" w:fill="FFFFFF"/>
              </w:rPr>
              <w:t>. </w:t>
            </w:r>
          </w:p>
          <w:p w14:paraId="782B7E58" w14:textId="3AD89294" w:rsidR="000B1DB8" w:rsidRDefault="00497B3C" w:rsidP="00430EFE">
            <w:r>
              <w:rPr>
                <w:rFonts w:eastAsia="Times New Roman"/>
                <w:color w:val="333333"/>
                <w:shd w:val="clear" w:color="auto" w:fill="FFFFFF"/>
              </w:rPr>
              <w:t>Th</w:t>
            </w:r>
            <w:r w:rsidR="007262F6">
              <w:rPr>
                <w:rFonts w:eastAsia="Times New Roman"/>
                <w:color w:val="333333"/>
                <w:shd w:val="clear" w:color="auto" w:fill="FFFFFF"/>
              </w:rPr>
              <w:t xml:space="preserve">ere are important implications of the </w:t>
            </w:r>
            <w:r w:rsidR="00430EFE">
              <w:rPr>
                <w:rFonts w:eastAsia="Times New Roman"/>
                <w:color w:val="333333"/>
                <w:shd w:val="clear" w:color="auto" w:fill="FFFFFF"/>
              </w:rPr>
              <w:t>single-turnover and steady-</w:t>
            </w:r>
          </w:p>
        </w:tc>
        <w:tc>
          <w:tcPr>
            <w:tcW w:w="3061" w:type="dxa"/>
            <w:tcBorders>
              <w:left w:val="single" w:sz="12" w:space="0" w:color="auto"/>
            </w:tcBorders>
          </w:tcPr>
          <w:p w14:paraId="3926AE03" w14:textId="77777777" w:rsidR="000B1DB8" w:rsidRDefault="000B1DB8" w:rsidP="0068200E">
            <w:pPr>
              <w:ind w:firstLine="0"/>
            </w:pPr>
            <w:r>
              <w:rPr>
                <w:noProof/>
              </w:rPr>
              <w:drawing>
                <wp:inline distT="0" distB="0" distL="0" distR="0" wp14:anchorId="650E0682" wp14:editId="52D57D75">
                  <wp:extent cx="1806905" cy="14122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7614" cy="1412794"/>
                          </a:xfrm>
                          <a:prstGeom prst="rect">
                            <a:avLst/>
                          </a:prstGeom>
                          <a:noFill/>
                          <a:ln>
                            <a:noFill/>
                          </a:ln>
                        </pic:spPr>
                      </pic:pic>
                    </a:graphicData>
                  </a:graphic>
                </wp:inline>
              </w:drawing>
            </w:r>
          </w:p>
          <w:p w14:paraId="379AE22B" w14:textId="4891AC47" w:rsidR="007A4A6F" w:rsidRPr="007A4A6F" w:rsidRDefault="007A4A6F" w:rsidP="007A4A6F">
            <w:pPr>
              <w:ind w:firstLine="0"/>
              <w:rPr>
                <w:rFonts w:ascii="Arial" w:hAnsi="Arial" w:cs="Arial"/>
                <w:sz w:val="20"/>
                <w:szCs w:val="20"/>
              </w:rPr>
            </w:pPr>
            <w:r w:rsidRPr="007A4A6F">
              <w:rPr>
                <w:rFonts w:ascii="Arial" w:hAnsi="Arial" w:cs="Arial"/>
                <w:sz w:val="20"/>
                <w:szCs w:val="20"/>
              </w:rPr>
              <w:t>Figure 1. Rapid kinetics measurement of reverse methanogenesis by MCR.</w:t>
            </w:r>
          </w:p>
        </w:tc>
      </w:tr>
    </w:tbl>
    <w:p w14:paraId="3E1BB8BE" w14:textId="7D7E1A6B" w:rsidR="00497B3C" w:rsidRDefault="007262F6" w:rsidP="0068200E">
      <w:pPr>
        <w:ind w:firstLine="0"/>
        <w:rPr>
          <w:rFonts w:eastAsia="Times New Roman"/>
          <w:color w:val="333333"/>
          <w:shd w:val="clear" w:color="auto" w:fill="FFFFFF"/>
        </w:rPr>
      </w:pPr>
      <w:proofErr w:type="gramStart"/>
      <w:r>
        <w:rPr>
          <w:rFonts w:eastAsia="Times New Roman"/>
          <w:color w:val="333333"/>
          <w:shd w:val="clear" w:color="auto" w:fill="FFFFFF"/>
        </w:rPr>
        <w:t>state</w:t>
      </w:r>
      <w:proofErr w:type="gramEnd"/>
      <w:r>
        <w:rPr>
          <w:rFonts w:eastAsia="Times New Roman"/>
          <w:color w:val="333333"/>
          <w:shd w:val="clear" w:color="auto" w:fill="FFFFFF"/>
        </w:rPr>
        <w:t xml:space="preserve"> </w:t>
      </w:r>
      <w:r w:rsidR="00881698">
        <w:rPr>
          <w:rFonts w:eastAsia="Times New Roman"/>
          <w:color w:val="333333"/>
          <w:shd w:val="clear" w:color="auto" w:fill="FFFFFF"/>
        </w:rPr>
        <w:t>results. If the steady-state (</w:t>
      </w:r>
      <w:proofErr w:type="spellStart"/>
      <w:r w:rsidR="00881698">
        <w:rPr>
          <w:rFonts w:eastAsia="Times New Roman"/>
          <w:color w:val="333333"/>
          <w:shd w:val="clear" w:color="auto" w:fill="FFFFFF"/>
        </w:rPr>
        <w:t>k</w:t>
      </w:r>
      <w:r w:rsidR="00881698" w:rsidRPr="00881698">
        <w:rPr>
          <w:rFonts w:eastAsia="Times New Roman"/>
          <w:color w:val="333333"/>
          <w:shd w:val="clear" w:color="auto" w:fill="FFFFFF"/>
          <w:vertAlign w:val="subscript"/>
        </w:rPr>
        <w:t>cat</w:t>
      </w:r>
      <w:proofErr w:type="spellEnd"/>
      <w:r w:rsidR="00881698">
        <w:rPr>
          <w:rFonts w:eastAsia="Times New Roman"/>
          <w:color w:val="333333"/>
          <w:shd w:val="clear" w:color="auto" w:fill="FFFFFF"/>
        </w:rPr>
        <w:t>) and pre-state (</w:t>
      </w:r>
      <w:proofErr w:type="spellStart"/>
      <w:r w:rsidR="00881698">
        <w:rPr>
          <w:rFonts w:eastAsia="Times New Roman"/>
          <w:color w:val="333333"/>
          <w:shd w:val="clear" w:color="auto" w:fill="FFFFFF"/>
        </w:rPr>
        <w:t>k</w:t>
      </w:r>
      <w:r w:rsidR="00881698" w:rsidRPr="00881698">
        <w:rPr>
          <w:rFonts w:eastAsia="Times New Roman"/>
          <w:color w:val="333333"/>
          <w:shd w:val="clear" w:color="auto" w:fill="FFFFFF"/>
          <w:vertAlign w:val="subscript"/>
        </w:rPr>
        <w:t>max</w:t>
      </w:r>
      <w:proofErr w:type="spellEnd"/>
      <w:r w:rsidR="00881698">
        <w:rPr>
          <w:rFonts w:eastAsia="Times New Roman"/>
          <w:color w:val="333333"/>
          <w:shd w:val="clear" w:color="auto" w:fill="FFFFFF"/>
        </w:rPr>
        <w:t xml:space="preserve">) rate constants </w:t>
      </w:r>
      <w:r>
        <w:rPr>
          <w:rFonts w:eastAsia="Times New Roman"/>
          <w:color w:val="333333"/>
          <w:shd w:val="clear" w:color="auto" w:fill="FFFFFF"/>
        </w:rPr>
        <w:t xml:space="preserve">are </w:t>
      </w:r>
      <w:r w:rsidR="00430EFE">
        <w:rPr>
          <w:rFonts w:eastAsia="Times New Roman"/>
          <w:color w:val="333333"/>
          <w:shd w:val="clear" w:color="auto" w:fill="FFFFFF"/>
        </w:rPr>
        <w:t xml:space="preserve">both </w:t>
      </w:r>
      <w:r>
        <w:rPr>
          <w:rFonts w:eastAsia="Times New Roman"/>
          <w:color w:val="333333"/>
          <w:shd w:val="clear" w:color="auto" w:fill="FFFFFF"/>
        </w:rPr>
        <w:t xml:space="preserve">correct, </w:t>
      </w:r>
      <w:r w:rsidR="00881698">
        <w:rPr>
          <w:rFonts w:eastAsia="Times New Roman"/>
          <w:color w:val="333333"/>
          <w:shd w:val="clear" w:color="auto" w:fill="FFFFFF"/>
        </w:rPr>
        <w:t xml:space="preserve">the chemical (bond-breaking and –forming) steps in the MCR reaction must occur over two orders-of-magnitude faster than </w:t>
      </w:r>
      <w:r w:rsidR="00430EFE">
        <w:rPr>
          <w:rFonts w:eastAsia="Times New Roman"/>
          <w:color w:val="333333"/>
          <w:shd w:val="clear" w:color="auto" w:fill="FFFFFF"/>
        </w:rPr>
        <w:t xml:space="preserve">the rate-limiting </w:t>
      </w:r>
      <w:r w:rsidR="00881698">
        <w:rPr>
          <w:rFonts w:eastAsia="Times New Roman"/>
          <w:color w:val="333333"/>
          <w:shd w:val="clear" w:color="auto" w:fill="FFFFFF"/>
        </w:rPr>
        <w:t>product release</w:t>
      </w:r>
      <w:r w:rsidR="009E5F52">
        <w:rPr>
          <w:rFonts w:eastAsia="Times New Roman"/>
          <w:color w:val="333333"/>
          <w:shd w:val="clear" w:color="auto" w:fill="FFFFFF"/>
        </w:rPr>
        <w:t xml:space="preserve">. </w:t>
      </w:r>
    </w:p>
    <w:p w14:paraId="1FAE253E" w14:textId="47372659" w:rsidR="0051231E" w:rsidRDefault="00881698" w:rsidP="0051231E">
      <w:pPr>
        <w:ind w:firstLine="360"/>
      </w:pPr>
      <w:r>
        <w:rPr>
          <w:rFonts w:eastAsia="Times New Roman"/>
          <w:color w:val="333333"/>
          <w:shd w:val="clear" w:color="auto" w:fill="FFFFFF"/>
        </w:rPr>
        <w:t>To validate the steady-state measurement, w</w:t>
      </w:r>
      <w:r w:rsidR="00497B3C">
        <w:rPr>
          <w:rFonts w:eastAsia="Times New Roman"/>
          <w:color w:val="333333"/>
          <w:shd w:val="clear" w:color="auto" w:fill="FFFFFF"/>
        </w:rPr>
        <w:t xml:space="preserve">e </w:t>
      </w:r>
      <w:r w:rsidR="009C6816">
        <w:rPr>
          <w:rFonts w:eastAsia="Times New Roman"/>
          <w:color w:val="333333"/>
          <w:shd w:val="clear" w:color="auto" w:fill="FFFFFF"/>
        </w:rPr>
        <w:t>have</w:t>
      </w:r>
      <w:r w:rsidR="00497B3C">
        <w:rPr>
          <w:rFonts w:eastAsia="Times New Roman"/>
          <w:color w:val="333333"/>
          <w:shd w:val="clear" w:color="auto" w:fill="FFFFFF"/>
        </w:rPr>
        <w:t xml:space="preserve"> develop</w:t>
      </w:r>
      <w:r w:rsidR="009C6816">
        <w:rPr>
          <w:rFonts w:eastAsia="Times New Roman"/>
          <w:color w:val="333333"/>
          <w:shd w:val="clear" w:color="auto" w:fill="FFFFFF"/>
        </w:rPr>
        <w:t>ed</w:t>
      </w:r>
      <w:r w:rsidR="00497B3C">
        <w:rPr>
          <w:rFonts w:eastAsia="Times New Roman"/>
          <w:color w:val="333333"/>
          <w:shd w:val="clear" w:color="auto" w:fill="FFFFFF"/>
        </w:rPr>
        <w:t xml:space="preserve"> </w:t>
      </w:r>
      <w:r w:rsidR="0051231E">
        <w:rPr>
          <w:rFonts w:eastAsia="Times New Roman"/>
          <w:color w:val="333333"/>
          <w:shd w:val="clear" w:color="auto" w:fill="FFFFFF"/>
        </w:rPr>
        <w:t>a</w:t>
      </w:r>
      <w:r w:rsidR="00497B3C">
        <w:rPr>
          <w:rFonts w:eastAsia="Times New Roman"/>
          <w:color w:val="333333"/>
          <w:shd w:val="clear" w:color="auto" w:fill="FFFFFF"/>
        </w:rPr>
        <w:t xml:space="preserve"> straightforward </w:t>
      </w:r>
      <w:r w:rsidR="0097792A">
        <w:rPr>
          <w:rFonts w:eastAsia="Times New Roman"/>
          <w:color w:val="333333"/>
          <w:shd w:val="clear" w:color="auto" w:fill="FFFFFF"/>
        </w:rPr>
        <w:t xml:space="preserve">assay </w:t>
      </w:r>
      <w:r w:rsidR="00430EFE">
        <w:t>(</w:t>
      </w:r>
      <w:r w:rsidR="00D20C39">
        <w:t xml:space="preserve">reaction 3 and </w:t>
      </w:r>
      <w:r w:rsidR="00430EFE">
        <w:t>Figure 2) in which</w:t>
      </w:r>
      <w:r w:rsidR="0051231E">
        <w:rPr>
          <w:rFonts w:eastAsia="Times New Roman"/>
          <w:color w:val="333333"/>
          <w:shd w:val="clear" w:color="auto" w:fill="FFFFFF"/>
        </w:rPr>
        <w:t xml:space="preserve"> </w:t>
      </w:r>
      <w:r w:rsidR="0051231E" w:rsidRPr="00473284">
        <w:t xml:space="preserve">the </w:t>
      </w:r>
      <w:r w:rsidR="0051231E">
        <w:t xml:space="preserve">thermodynamically unfavorable </w:t>
      </w:r>
      <w:r w:rsidR="0051231E" w:rsidRPr="00473284">
        <w:t xml:space="preserve">oxidation of methane (reaction 1) </w:t>
      </w:r>
      <w:r w:rsidR="00DC4138">
        <w:t xml:space="preserve">is coupled </w:t>
      </w:r>
      <w:r w:rsidR="0051231E">
        <w:t>to</w:t>
      </w:r>
      <w:r w:rsidR="0051231E" w:rsidRPr="00473284">
        <w:t xml:space="preserve"> the exergonic reduction of fumarate </w:t>
      </w:r>
      <w:r w:rsidR="00430EFE" w:rsidRPr="00473284">
        <w:t>with HS-</w:t>
      </w:r>
      <w:proofErr w:type="spellStart"/>
      <w:r w:rsidR="00430EFE" w:rsidRPr="00473284">
        <w:t>CoM</w:t>
      </w:r>
      <w:proofErr w:type="spellEnd"/>
      <w:r w:rsidR="00430EFE" w:rsidRPr="00473284">
        <w:t xml:space="preserve"> and HS-</w:t>
      </w:r>
      <w:proofErr w:type="spellStart"/>
      <w:r w:rsidR="00430EFE" w:rsidRPr="00473284">
        <w:t>CoB</w:t>
      </w:r>
      <w:proofErr w:type="spellEnd"/>
      <w:r w:rsidR="005815B8">
        <w:t xml:space="preserve"> </w:t>
      </w:r>
      <w:r w:rsidR="005815B8" w:rsidRPr="00473284">
        <w:t>(reaction 2)</w:t>
      </w:r>
      <w:r w:rsidR="00430EFE">
        <w:t>,</w:t>
      </w:r>
      <w:r w:rsidR="00430EFE" w:rsidRPr="00473284">
        <w:t xml:space="preserve"> catalyzed by cytoplasmic</w:t>
      </w:r>
      <w:r w:rsidR="00430EFE" w:rsidRPr="00430EFE">
        <w:t xml:space="preserve"> </w:t>
      </w:r>
    </w:p>
    <w:tbl>
      <w:tblPr>
        <w:tblStyle w:val="TableGrid"/>
        <w:tblW w:w="0" w:type="auto"/>
        <w:tblLook w:val="04A0" w:firstRow="1" w:lastRow="0" w:firstColumn="1" w:lastColumn="0" w:noHBand="0" w:noVBand="1"/>
      </w:tblPr>
      <w:tblGrid>
        <w:gridCol w:w="5868"/>
        <w:gridCol w:w="3708"/>
      </w:tblGrid>
      <w:tr w:rsidR="0051231E" w14:paraId="30E500BE" w14:textId="77777777" w:rsidTr="009C6816">
        <w:tc>
          <w:tcPr>
            <w:tcW w:w="5868" w:type="dxa"/>
            <w:tcBorders>
              <w:top w:val="nil"/>
              <w:left w:val="nil"/>
              <w:bottom w:val="nil"/>
            </w:tcBorders>
          </w:tcPr>
          <w:p w14:paraId="7BF9368F" w14:textId="4AD4AEA1" w:rsidR="0051231E" w:rsidRDefault="00D20C39" w:rsidP="00FE42CD">
            <w:pPr>
              <w:ind w:firstLine="0"/>
            </w:pPr>
            <w:proofErr w:type="spellStart"/>
            <w:proofErr w:type="gramStart"/>
            <w:r w:rsidRPr="00473284">
              <w:t>thiol:</w:t>
            </w:r>
            <w:proofErr w:type="gramEnd"/>
            <w:r w:rsidRPr="00473284">
              <w:t>fumarate</w:t>
            </w:r>
            <w:proofErr w:type="spellEnd"/>
            <w:r w:rsidRPr="00473284">
              <w:t xml:space="preserve"> reductase </w:t>
            </w:r>
            <w:r w:rsidR="00430EFE">
              <w:t xml:space="preserve">(TFR). </w:t>
            </w:r>
            <w:r w:rsidR="00A71FB2">
              <w:t xml:space="preserve">This enzymatic system is also proposed to serve as electron acceptor to drive anaerobic methane oxidation (below). </w:t>
            </w:r>
            <w:r w:rsidR="00430EFE">
              <w:t xml:space="preserve">The TFR coding sequence is present in </w:t>
            </w:r>
            <w:r w:rsidR="00430EFE" w:rsidRPr="002A5472">
              <w:rPr>
                <w:i/>
              </w:rPr>
              <w:t xml:space="preserve">M. </w:t>
            </w:r>
            <w:proofErr w:type="spellStart"/>
            <w:r w:rsidR="00430EFE" w:rsidRPr="002A5472">
              <w:rPr>
                <w:i/>
              </w:rPr>
              <w:t>maripaludis</w:t>
            </w:r>
            <w:proofErr w:type="spellEnd"/>
            <w:r w:rsidR="00430EFE">
              <w:t>, but th</w:t>
            </w:r>
            <w:r w:rsidR="005815B8">
              <w:t>is</w:t>
            </w:r>
            <w:r w:rsidR="00430EFE">
              <w:t xml:space="preserve"> enzyme has not been y</w:t>
            </w:r>
            <w:r w:rsidR="005815B8">
              <w:t>et isolated or studied. However, c</w:t>
            </w:r>
            <w:r w:rsidR="009C6816">
              <w:t xml:space="preserve">ell extracts of </w:t>
            </w:r>
            <w:r w:rsidR="009C6816" w:rsidRPr="004651CB">
              <w:rPr>
                <w:i/>
                <w:iCs/>
              </w:rPr>
              <w:t xml:space="preserve">M. </w:t>
            </w:r>
            <w:proofErr w:type="spellStart"/>
            <w:r w:rsidR="009C6816">
              <w:rPr>
                <w:i/>
                <w:iCs/>
              </w:rPr>
              <w:t>marburgensis</w:t>
            </w:r>
            <w:proofErr w:type="spellEnd"/>
            <w:r w:rsidR="009C6816" w:rsidRPr="004651CB">
              <w:rPr>
                <w:i/>
                <w:iCs/>
              </w:rPr>
              <w:t xml:space="preserve"> </w:t>
            </w:r>
            <w:r w:rsidR="009C6816">
              <w:t xml:space="preserve">(0.7 U/mg, </w:t>
            </w:r>
            <w:r w:rsidR="009C6816" w:rsidRPr="004651CB">
              <w:t>and</w:t>
            </w:r>
            <w:r w:rsidR="009C6816">
              <w:t xml:space="preserve"> </w:t>
            </w:r>
            <w:r w:rsidR="009C6816" w:rsidRPr="004651CB">
              <w:rPr>
                <w:i/>
              </w:rPr>
              <w:t xml:space="preserve">M. </w:t>
            </w:r>
            <w:proofErr w:type="spellStart"/>
            <w:r w:rsidR="009C6816">
              <w:rPr>
                <w:i/>
              </w:rPr>
              <w:t>thermophila</w:t>
            </w:r>
            <w:proofErr w:type="spellEnd"/>
            <w:r w:rsidR="005815B8">
              <w:t xml:space="preserve"> strain ∆</w:t>
            </w:r>
            <w:r w:rsidR="009C6816">
              <w:t xml:space="preserve">H (0.6 U/mg) have high </w:t>
            </w:r>
          </w:p>
        </w:tc>
        <w:tc>
          <w:tcPr>
            <w:tcW w:w="3708" w:type="dxa"/>
          </w:tcPr>
          <w:p w14:paraId="1E967AC7" w14:textId="77777777" w:rsidR="0051231E" w:rsidRDefault="0051231E" w:rsidP="0051231E">
            <w:pPr>
              <w:ind w:firstLine="0"/>
            </w:pPr>
            <w:r w:rsidRPr="00891B63">
              <w:rPr>
                <w:noProof/>
              </w:rPr>
              <w:drawing>
                <wp:inline distT="0" distB="0" distL="0" distR="0" wp14:anchorId="0235CEE0" wp14:editId="6A146D08">
                  <wp:extent cx="2114613" cy="647601"/>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2115751" cy="647949"/>
                          </a:xfrm>
                          <a:prstGeom prst="rect">
                            <a:avLst/>
                          </a:prstGeom>
                        </pic:spPr>
                      </pic:pic>
                    </a:graphicData>
                  </a:graphic>
                </wp:inline>
              </w:drawing>
            </w:r>
          </w:p>
          <w:p w14:paraId="22AF0F27" w14:textId="44971BE2" w:rsidR="007262F6" w:rsidRDefault="007262F6" w:rsidP="007262F6">
            <w:pPr>
              <w:ind w:firstLine="0"/>
            </w:pPr>
            <w:r w:rsidRPr="007A4A6F">
              <w:rPr>
                <w:rFonts w:ascii="Arial" w:hAnsi="Arial" w:cs="Arial"/>
                <w:sz w:val="20"/>
                <w:szCs w:val="20"/>
              </w:rPr>
              <w:t xml:space="preserve">Figure </w:t>
            </w:r>
            <w:r>
              <w:rPr>
                <w:rFonts w:ascii="Arial" w:hAnsi="Arial" w:cs="Arial"/>
                <w:sz w:val="20"/>
                <w:szCs w:val="20"/>
              </w:rPr>
              <w:t>2</w:t>
            </w:r>
            <w:r w:rsidRPr="007A4A6F">
              <w:rPr>
                <w:rFonts w:ascii="Arial" w:hAnsi="Arial" w:cs="Arial"/>
                <w:sz w:val="20"/>
                <w:szCs w:val="20"/>
              </w:rPr>
              <w:t>. Rapid kinetics measurement of reverse methanogenesis by MCR</w:t>
            </w:r>
          </w:p>
        </w:tc>
      </w:tr>
    </w:tbl>
    <w:p w14:paraId="6342664F" w14:textId="4170CECA" w:rsidR="0051231E" w:rsidRDefault="00FE42CD" w:rsidP="009C6816">
      <w:pPr>
        <w:ind w:firstLine="0"/>
      </w:pPr>
      <w:r>
        <w:t xml:space="preserve">levels of this enzyme, with the activity of the purified </w:t>
      </w:r>
      <w:r w:rsidRPr="00CD603B">
        <w:rPr>
          <w:i/>
        </w:rPr>
        <w:t xml:space="preserve">M. </w:t>
      </w:r>
      <w:proofErr w:type="spellStart"/>
      <w:r w:rsidRPr="00CD603B">
        <w:rPr>
          <w:i/>
        </w:rPr>
        <w:t>marburgensis</w:t>
      </w:r>
      <w:proofErr w:type="spellEnd"/>
      <w:r>
        <w:t xml:space="preserve"> enzyme reaching 150 U/mg </w:t>
      </w:r>
      <w:r w:rsidRPr="00CD603B">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CD603B">
        <w:fldChar w:fldCharType="separate"/>
      </w:r>
      <w:r w:rsidR="00987996">
        <w:rPr>
          <w:noProof/>
        </w:rPr>
        <w:t>(4)</w:t>
      </w:r>
      <w:r w:rsidRPr="00CD603B">
        <w:fldChar w:fldCharType="end"/>
      </w:r>
      <w:r>
        <w:t xml:space="preserve">. </w:t>
      </w:r>
      <w:r w:rsidRPr="004651CB">
        <w:t xml:space="preserve"> </w:t>
      </w:r>
      <w:r>
        <w:t xml:space="preserve">The enzyme has </w:t>
      </w:r>
      <w:r w:rsidR="00D20C39">
        <w:t xml:space="preserve">also been </w:t>
      </w:r>
      <w:r w:rsidR="0051231E">
        <w:t>found</w:t>
      </w:r>
      <w:r w:rsidR="00D20C39">
        <w:t xml:space="preserve"> in</w:t>
      </w:r>
      <w:r w:rsidR="0051231E">
        <w:t xml:space="preserve"> </w:t>
      </w:r>
      <w:proofErr w:type="spellStart"/>
      <w:r w:rsidR="0051231E">
        <w:rPr>
          <w:i/>
          <w:iCs/>
        </w:rPr>
        <w:t>Methanococcus</w:t>
      </w:r>
      <w:proofErr w:type="spellEnd"/>
      <w:r w:rsidR="0051231E" w:rsidRPr="004651CB">
        <w:t xml:space="preserve">, </w:t>
      </w:r>
      <w:proofErr w:type="spellStart"/>
      <w:r w:rsidR="0051231E" w:rsidRPr="004651CB">
        <w:rPr>
          <w:i/>
          <w:iCs/>
        </w:rPr>
        <w:t>Methanopyrus</w:t>
      </w:r>
      <w:proofErr w:type="spellEnd"/>
      <w:r w:rsidR="0051231E" w:rsidRPr="004651CB">
        <w:t xml:space="preserve">, </w:t>
      </w:r>
      <w:proofErr w:type="spellStart"/>
      <w:r w:rsidR="0051231E" w:rsidRPr="004651CB">
        <w:rPr>
          <w:i/>
          <w:iCs/>
        </w:rPr>
        <w:t>Methanosarcina</w:t>
      </w:r>
      <w:proofErr w:type="spellEnd"/>
      <w:r w:rsidR="0051231E" w:rsidRPr="004651CB">
        <w:rPr>
          <w:i/>
          <w:iCs/>
        </w:rPr>
        <w:t xml:space="preserve"> </w:t>
      </w:r>
      <w:r w:rsidR="0051231E" w:rsidRPr="004651CB">
        <w:t xml:space="preserve">and </w:t>
      </w:r>
      <w:proofErr w:type="spellStart"/>
      <w:r w:rsidR="0051231E" w:rsidRPr="004651CB">
        <w:rPr>
          <w:i/>
          <w:iCs/>
        </w:rPr>
        <w:t>Methanogenium</w:t>
      </w:r>
      <w:proofErr w:type="spellEnd"/>
      <w:r w:rsidR="0051231E">
        <w:t xml:space="preserve"> </w:t>
      </w:r>
      <w:r w:rsidR="0051231E" w:rsidRPr="00CD603B">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0051231E" w:rsidRPr="00CD603B">
        <w:fldChar w:fldCharType="separate"/>
      </w:r>
      <w:r w:rsidR="00987996">
        <w:rPr>
          <w:noProof/>
        </w:rPr>
        <w:t>(4)</w:t>
      </w:r>
      <w:r w:rsidR="0051231E" w:rsidRPr="00CD603B">
        <w:fldChar w:fldCharType="end"/>
      </w:r>
      <w:r w:rsidR="0051231E">
        <w:t xml:space="preserve">. </w:t>
      </w:r>
      <w:r w:rsidR="00D20C39">
        <w:t xml:space="preserve">Purifying and characterizing this TFR and coupling it to MCR is one of the revised project goals (3.8). So far, we have enriched the </w:t>
      </w:r>
      <w:r w:rsidR="00D20C39" w:rsidRPr="005815B8">
        <w:rPr>
          <w:i/>
        </w:rPr>
        <w:t xml:space="preserve">M. </w:t>
      </w:r>
      <w:proofErr w:type="spellStart"/>
      <w:r w:rsidR="00D20C39" w:rsidRPr="005815B8">
        <w:rPr>
          <w:i/>
        </w:rPr>
        <w:t>marburgensis</w:t>
      </w:r>
      <w:proofErr w:type="spellEnd"/>
      <w:r w:rsidR="00D20C39">
        <w:t xml:space="preserve"> enzyme 20-fold.</w:t>
      </w:r>
    </w:p>
    <w:p w14:paraId="055BDD56" w14:textId="77777777" w:rsidR="0051231E" w:rsidRPr="00891B63" w:rsidRDefault="0051231E" w:rsidP="0051231E">
      <w:pPr>
        <w:ind w:firstLine="360"/>
      </w:pPr>
      <w:r w:rsidRPr="00891B63">
        <w:rPr>
          <w:bCs/>
        </w:rPr>
        <w:t>(1) CH</w:t>
      </w:r>
      <w:r w:rsidRPr="00891B63">
        <w:rPr>
          <w:bCs/>
          <w:vertAlign w:val="subscript"/>
        </w:rPr>
        <w:t>4</w:t>
      </w:r>
      <w:r w:rsidRPr="00891B63">
        <w:rPr>
          <w:bCs/>
        </w:rPr>
        <w:t xml:space="preserve"> + </w:t>
      </w:r>
      <w:proofErr w:type="spellStart"/>
      <w:r w:rsidRPr="00891B63">
        <w:rPr>
          <w:bCs/>
        </w:rPr>
        <w:t>CoM</w:t>
      </w:r>
      <w:proofErr w:type="spellEnd"/>
      <w:r w:rsidRPr="00891B63">
        <w:rPr>
          <w:bCs/>
        </w:rPr>
        <w:t>-S-S-</w:t>
      </w:r>
      <w:proofErr w:type="spellStart"/>
      <w:r w:rsidRPr="00891B63">
        <w:rPr>
          <w:bCs/>
        </w:rPr>
        <w:t>CoB</w:t>
      </w:r>
      <w:proofErr w:type="spellEnd"/>
      <w:r w:rsidRPr="00891B63">
        <w:rPr>
          <w:bCs/>
        </w:rPr>
        <w:t xml:space="preserve"> </w:t>
      </w:r>
      <w:r w:rsidRPr="00891B63">
        <w:rPr>
          <w:rFonts w:ascii="Cambria" w:hAnsi="Cambria" w:cs="Cambria"/>
          <w:bCs/>
        </w:rPr>
        <w:t>⇌</w:t>
      </w:r>
      <w:r w:rsidRPr="00891B63">
        <w:rPr>
          <w:bCs/>
        </w:rPr>
        <w:t>CH</w:t>
      </w:r>
      <w:r w:rsidRPr="00891B63">
        <w:rPr>
          <w:bCs/>
          <w:vertAlign w:val="subscript"/>
        </w:rPr>
        <w:t>3</w:t>
      </w:r>
      <w:r w:rsidRPr="00891B63">
        <w:rPr>
          <w:bCs/>
        </w:rPr>
        <w:t>-S-CoM + HS-</w:t>
      </w:r>
      <w:proofErr w:type="spellStart"/>
      <w:r w:rsidRPr="00891B63">
        <w:rPr>
          <w:bCs/>
        </w:rPr>
        <w:t>CoB</w:t>
      </w:r>
      <w:proofErr w:type="spellEnd"/>
      <w:r w:rsidRPr="00891B63">
        <w:rPr>
          <w:bCs/>
        </w:rPr>
        <w:t xml:space="preserve">   ∆G</w:t>
      </w:r>
      <w:r w:rsidRPr="00891B63">
        <w:rPr>
          <w:bCs/>
          <w:vertAlign w:val="superscript"/>
        </w:rPr>
        <w:t>o</w:t>
      </w:r>
      <w:r w:rsidRPr="00891B63">
        <w:rPr>
          <w:bCs/>
        </w:rPr>
        <w:t xml:space="preserve"> = + 30 kJ/</w:t>
      </w:r>
      <w:proofErr w:type="spellStart"/>
      <w:r w:rsidRPr="00891B63">
        <w:rPr>
          <w:bCs/>
        </w:rPr>
        <w:t>mol</w:t>
      </w:r>
      <w:proofErr w:type="spellEnd"/>
    </w:p>
    <w:p w14:paraId="3046F0A7" w14:textId="77777777" w:rsidR="0051231E" w:rsidRPr="00891B63" w:rsidRDefault="0051231E" w:rsidP="0051231E">
      <w:pPr>
        <w:ind w:firstLine="360"/>
      </w:pPr>
      <w:r w:rsidRPr="00891B63">
        <w:rPr>
          <w:bCs/>
        </w:rPr>
        <w:t>(2) HS-</w:t>
      </w:r>
      <w:proofErr w:type="spellStart"/>
      <w:r w:rsidRPr="00891B63">
        <w:rPr>
          <w:bCs/>
        </w:rPr>
        <w:t>CoM</w:t>
      </w:r>
      <w:proofErr w:type="spellEnd"/>
      <w:r w:rsidRPr="00891B63">
        <w:rPr>
          <w:bCs/>
        </w:rPr>
        <w:t xml:space="preserve"> + HS-</w:t>
      </w:r>
      <w:proofErr w:type="spellStart"/>
      <w:r w:rsidRPr="00891B63">
        <w:rPr>
          <w:bCs/>
        </w:rPr>
        <w:t>CoB</w:t>
      </w:r>
      <w:proofErr w:type="spellEnd"/>
      <w:r w:rsidRPr="00891B63">
        <w:rPr>
          <w:bCs/>
        </w:rPr>
        <w:t xml:space="preserve"> + fumarate → </w:t>
      </w:r>
      <w:proofErr w:type="spellStart"/>
      <w:r w:rsidRPr="00891B63">
        <w:rPr>
          <w:bCs/>
        </w:rPr>
        <w:t>CoM</w:t>
      </w:r>
      <w:proofErr w:type="spellEnd"/>
      <w:r w:rsidRPr="00891B63">
        <w:rPr>
          <w:bCs/>
        </w:rPr>
        <w:t>-S-S-</w:t>
      </w:r>
      <w:proofErr w:type="spellStart"/>
      <w:r w:rsidRPr="00891B63">
        <w:rPr>
          <w:bCs/>
        </w:rPr>
        <w:t>CoB</w:t>
      </w:r>
      <w:proofErr w:type="spellEnd"/>
      <w:r w:rsidRPr="00891B63">
        <w:rPr>
          <w:bCs/>
        </w:rPr>
        <w:t xml:space="preserve"> + succinate ∆G</w:t>
      </w:r>
      <w:r w:rsidRPr="00891B63">
        <w:rPr>
          <w:bCs/>
          <w:vertAlign w:val="superscript"/>
        </w:rPr>
        <w:t>o´</w:t>
      </w:r>
      <w:r w:rsidRPr="00891B63">
        <w:rPr>
          <w:bCs/>
        </w:rPr>
        <w:t xml:space="preserve"> = - 35 kJ/</w:t>
      </w:r>
      <w:proofErr w:type="spellStart"/>
      <w:r w:rsidRPr="00891B63">
        <w:rPr>
          <w:bCs/>
        </w:rPr>
        <w:t>mol</w:t>
      </w:r>
      <w:proofErr w:type="spellEnd"/>
    </w:p>
    <w:p w14:paraId="7B321D75" w14:textId="6502B1E3" w:rsidR="0051231E" w:rsidRDefault="0051231E" w:rsidP="009C6816">
      <w:pPr>
        <w:ind w:firstLine="360"/>
        <w:rPr>
          <w:bCs/>
        </w:rPr>
      </w:pPr>
      <w:r w:rsidRPr="00891B63">
        <w:rPr>
          <w:bCs/>
        </w:rPr>
        <w:t>(3) CH</w:t>
      </w:r>
      <w:r w:rsidRPr="00891B63">
        <w:rPr>
          <w:bCs/>
          <w:vertAlign w:val="subscript"/>
        </w:rPr>
        <w:t>4</w:t>
      </w:r>
      <w:r w:rsidRPr="00891B63">
        <w:rPr>
          <w:bCs/>
        </w:rPr>
        <w:t xml:space="preserve"> + H-S-</w:t>
      </w:r>
      <w:proofErr w:type="spellStart"/>
      <w:r w:rsidRPr="00891B63">
        <w:rPr>
          <w:bCs/>
        </w:rPr>
        <w:t>CoM</w:t>
      </w:r>
      <w:proofErr w:type="spellEnd"/>
      <w:r w:rsidRPr="00891B63">
        <w:rPr>
          <w:bCs/>
        </w:rPr>
        <w:t xml:space="preserve"> + fumarate →CH</w:t>
      </w:r>
      <w:r w:rsidRPr="00891B63">
        <w:rPr>
          <w:bCs/>
          <w:vertAlign w:val="subscript"/>
        </w:rPr>
        <w:t>3</w:t>
      </w:r>
      <w:r w:rsidRPr="00891B63">
        <w:rPr>
          <w:bCs/>
        </w:rPr>
        <w:t xml:space="preserve">-S-CoM + </w:t>
      </w:r>
      <w:proofErr w:type="gramStart"/>
      <w:r w:rsidRPr="00891B63">
        <w:rPr>
          <w:bCs/>
        </w:rPr>
        <w:t>succinate  ∆</w:t>
      </w:r>
      <w:proofErr w:type="gramEnd"/>
      <w:r w:rsidRPr="00891B63">
        <w:rPr>
          <w:bCs/>
        </w:rPr>
        <w:t>G</w:t>
      </w:r>
      <w:r w:rsidRPr="00891B63">
        <w:rPr>
          <w:bCs/>
          <w:vertAlign w:val="superscript"/>
        </w:rPr>
        <w:t>o´</w:t>
      </w:r>
      <w:r w:rsidRPr="00891B63">
        <w:rPr>
          <w:bCs/>
        </w:rPr>
        <w:t xml:space="preserve"> = - 5 kJ/</w:t>
      </w:r>
      <w:proofErr w:type="spellStart"/>
      <w:r w:rsidRPr="00891B63">
        <w:rPr>
          <w:bCs/>
        </w:rPr>
        <w:t>mol</w:t>
      </w:r>
      <w:proofErr w:type="spellEnd"/>
    </w:p>
    <w:p w14:paraId="4F439F47" w14:textId="77777777" w:rsidR="00D20C39" w:rsidRDefault="00D20C39" w:rsidP="009C6816">
      <w:pPr>
        <w:ind w:firstLine="360"/>
        <w:rPr>
          <w:bCs/>
        </w:rPr>
      </w:pPr>
    </w:p>
    <w:p w14:paraId="336F4D66" w14:textId="69C67110" w:rsidR="009C6816" w:rsidRDefault="00D20C39" w:rsidP="009C6816">
      <w:pPr>
        <w:ind w:firstLine="360"/>
      </w:pPr>
      <w:r>
        <w:t xml:space="preserve">As described under </w:t>
      </w:r>
      <w:r w:rsidR="00403E39">
        <w:t>the milestone revisions, w</w:t>
      </w:r>
      <w:r w:rsidR="00403E39" w:rsidRPr="00DC6301">
        <w:t xml:space="preserve">e feel that the three most fruitful approaches to </w:t>
      </w:r>
      <w:r w:rsidR="00403E39">
        <w:t xml:space="preserve">drive reverse methanogenesis is to </w:t>
      </w:r>
      <w:r w:rsidR="00403E39" w:rsidRPr="00DC6301">
        <w:t xml:space="preserve">couple methane oxidation to </w:t>
      </w:r>
      <w:r w:rsidR="00403E39">
        <w:t xml:space="preserve">(a) </w:t>
      </w:r>
      <w:r w:rsidR="00403E39" w:rsidRPr="00DC6301">
        <w:t>fumarate reduction</w:t>
      </w:r>
      <w:r w:rsidR="00403E39">
        <w:t xml:space="preserve"> by TFR (b)</w:t>
      </w:r>
      <w:r w:rsidR="00403E39" w:rsidRPr="00DC6301">
        <w:t xml:space="preserve"> sulfite reduction </w:t>
      </w:r>
      <w:r w:rsidR="00403E39">
        <w:t xml:space="preserve">or (c) using </w:t>
      </w:r>
      <w:r w:rsidR="00403E39" w:rsidRPr="00DC6301">
        <w:t xml:space="preserve">an electrochemical system.  </w:t>
      </w:r>
      <w:r w:rsidR="00403E39">
        <w:t xml:space="preserve">Thus, the enzymatic studies on </w:t>
      </w:r>
      <w:r>
        <w:t>TFR</w:t>
      </w:r>
      <w:r w:rsidR="00403E39">
        <w:t xml:space="preserve"> that are underway </w:t>
      </w:r>
      <w:r w:rsidR="002444A5">
        <w:t>are important in</w:t>
      </w:r>
      <w:r w:rsidR="00403E39">
        <w:t xml:space="preserve"> </w:t>
      </w:r>
      <w:r w:rsidR="002444A5">
        <w:t>our plans to use</w:t>
      </w:r>
      <w:r w:rsidR="00403E39">
        <w:t xml:space="preserve"> TFR as an electron acceptor</w:t>
      </w:r>
      <w:r w:rsidR="002444A5">
        <w:t xml:space="preserve"> to drive the GTL process</w:t>
      </w:r>
      <w:r w:rsidR="00403E39">
        <w:t>.</w:t>
      </w:r>
    </w:p>
    <w:p w14:paraId="47E2A4AA" w14:textId="77777777" w:rsidR="006F53BF" w:rsidRDefault="006F53BF" w:rsidP="00514B30"/>
    <w:tbl>
      <w:tblPr>
        <w:tblW w:w="0" w:type="auto"/>
        <w:tblLook w:val="04A0" w:firstRow="1" w:lastRow="0" w:firstColumn="1" w:lastColumn="0" w:noHBand="0" w:noVBand="1"/>
      </w:tblPr>
      <w:tblGrid>
        <w:gridCol w:w="4788"/>
        <w:gridCol w:w="92"/>
        <w:gridCol w:w="4696"/>
      </w:tblGrid>
      <w:tr w:rsidR="006F53BF" w:rsidRPr="005A5DD2" w14:paraId="3B1C5455" w14:textId="77777777" w:rsidTr="00BC0017">
        <w:trPr>
          <w:trHeight w:val="2934"/>
        </w:trPr>
        <w:tc>
          <w:tcPr>
            <w:tcW w:w="4880" w:type="dxa"/>
            <w:gridSpan w:val="2"/>
          </w:tcPr>
          <w:p w14:paraId="5CD3D96F" w14:textId="77777777" w:rsidR="006F53BF" w:rsidRDefault="006F53BF" w:rsidP="00535728">
            <w:pPr>
              <w:ind w:firstLine="0"/>
              <w:rPr>
                <w:b/>
              </w:rPr>
            </w:pPr>
            <w:r w:rsidRPr="001857E8">
              <w:rPr>
                <w:b/>
              </w:rPr>
              <w:lastRenderedPageBreak/>
              <w:t>Milestone 4.</w:t>
            </w:r>
            <w:r>
              <w:rPr>
                <w:b/>
              </w:rPr>
              <w:t>2</w:t>
            </w:r>
            <w:r w:rsidRPr="001857E8">
              <w:rPr>
                <w:b/>
              </w:rPr>
              <w:t xml:space="preserve">: </w:t>
            </w:r>
            <w:r w:rsidRPr="00E037CE">
              <w:rPr>
                <w:b/>
                <w:color w:val="000000"/>
              </w:rPr>
              <w:t xml:space="preserve">Apply potential energy function to identify amino acids that contribute to substrate binding thermodynamics. </w:t>
            </w:r>
            <w:r w:rsidRPr="00032E50">
              <w:rPr>
                <w:b/>
              </w:rPr>
              <w:t xml:space="preserve">  </w:t>
            </w:r>
          </w:p>
          <w:p w14:paraId="464962B2" w14:textId="0AC355CC" w:rsidR="006F53BF" w:rsidRPr="001857E8" w:rsidRDefault="001E48D3" w:rsidP="00535728">
            <w:pPr>
              <w:ind w:firstLine="0"/>
              <w:rPr>
                <w:b/>
              </w:rPr>
            </w:pPr>
            <w:r>
              <w:rPr>
                <w:color w:val="000000"/>
              </w:rPr>
              <w:t xml:space="preserve">        W</w:t>
            </w:r>
            <w:r w:rsidR="006F53BF">
              <w:rPr>
                <w:color w:val="000000"/>
              </w:rPr>
              <w:t xml:space="preserve">e are currently performing Potential of Mean Force molecular dynamics (PMF) calculations on the red1 state of MCR to calculate the free energy surface for </w:t>
            </w:r>
            <w:proofErr w:type="spellStart"/>
            <w:r w:rsidR="006F53BF">
              <w:rPr>
                <w:color w:val="000000"/>
              </w:rPr>
              <w:t>CoB</w:t>
            </w:r>
            <w:proofErr w:type="spellEnd"/>
            <w:r w:rsidR="006F53BF">
              <w:rPr>
                <w:color w:val="000000"/>
              </w:rPr>
              <w:t xml:space="preserve"> insertion into MCR. These results will reveal the role and relative importance of MCR residues in binding and transporting </w:t>
            </w:r>
            <w:proofErr w:type="spellStart"/>
            <w:r w:rsidR="006F53BF">
              <w:rPr>
                <w:color w:val="000000"/>
              </w:rPr>
              <w:t>CoB</w:t>
            </w:r>
            <w:proofErr w:type="spellEnd"/>
            <w:r w:rsidR="006F53BF">
              <w:rPr>
                <w:color w:val="000000"/>
              </w:rPr>
              <w:t xml:space="preserve"> to the active site</w:t>
            </w:r>
            <w:r w:rsidR="006F53BF" w:rsidRPr="00C91235">
              <w:rPr>
                <w:rFonts w:eastAsia="Times New Roman"/>
              </w:rPr>
              <w:t xml:space="preserve">. </w:t>
            </w:r>
          </w:p>
          <w:p w14:paraId="085C2BAC" w14:textId="77777777" w:rsidR="006F53BF" w:rsidRDefault="006F53BF" w:rsidP="00535728">
            <w:pPr>
              <w:ind w:firstLine="0"/>
              <w:rPr>
                <w:rFonts w:ascii="Arial" w:hAnsi="Arial" w:cs="Arial"/>
                <w:sz w:val="20"/>
                <w:szCs w:val="20"/>
              </w:rPr>
            </w:pPr>
          </w:p>
          <w:p w14:paraId="53041344" w14:textId="39CD36A3" w:rsidR="006F53BF" w:rsidRPr="005B130C" w:rsidRDefault="00D84D16" w:rsidP="00D84D16">
            <w:pPr>
              <w:ind w:firstLine="0"/>
              <w:rPr>
                <w:rFonts w:ascii="Arial" w:hAnsi="Arial" w:cs="Arial"/>
                <w:sz w:val="20"/>
                <w:szCs w:val="20"/>
              </w:rPr>
            </w:pPr>
            <w:r w:rsidRPr="00C23F21">
              <w:rPr>
                <w:b/>
              </w:rPr>
              <w:t xml:space="preserve">Milestone 4.3: </w:t>
            </w:r>
            <w:r w:rsidRPr="00C23F21">
              <w:rPr>
                <w:color w:val="000000"/>
              </w:rPr>
              <w:t xml:space="preserve">In the previous term, </w:t>
            </w:r>
            <w:r w:rsidRPr="00C23F21">
              <w:t xml:space="preserve">we calculated </w:t>
            </w:r>
          </w:p>
        </w:tc>
        <w:tc>
          <w:tcPr>
            <w:tcW w:w="4696" w:type="dxa"/>
          </w:tcPr>
          <w:p w14:paraId="5E63F0DE" w14:textId="77777777" w:rsidR="006F53BF" w:rsidRPr="005A5DD2" w:rsidRDefault="006F53BF" w:rsidP="00535728">
            <w:pPr>
              <w:ind w:firstLine="0"/>
              <w:rPr>
                <w:rFonts w:eastAsia="Times New Roman"/>
              </w:rPr>
            </w:pPr>
            <w:r w:rsidRPr="00EB6032">
              <w:rPr>
                <w:rFonts w:eastAsia="Times New Roman"/>
                <w:noProof/>
              </w:rPr>
              <w:drawing>
                <wp:inline distT="0" distB="0" distL="0" distR="0" wp14:anchorId="2953DBDC" wp14:editId="2A02CF31">
                  <wp:extent cx="2752707" cy="1894840"/>
                  <wp:effectExtent l="25400" t="25400" r="16510" b="3556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5617" t="12897" r="18343" b="6251"/>
                          <a:stretch/>
                        </pic:blipFill>
                        <pic:spPr bwMode="auto">
                          <a:xfrm>
                            <a:off x="0" y="0"/>
                            <a:ext cx="2753588" cy="1895447"/>
                          </a:xfrm>
                          <a:prstGeom prst="rect">
                            <a:avLst/>
                          </a:prstGeom>
                          <a:noFill/>
                          <a:ln>
                            <a:solidFill>
                              <a:schemeClr val="tx1"/>
                            </a:solidFill>
                          </a:ln>
                          <a:extLst/>
                        </pic:spPr>
                      </pic:pic>
                    </a:graphicData>
                  </a:graphic>
                </wp:inline>
              </w:drawing>
            </w:r>
          </w:p>
        </w:tc>
      </w:tr>
      <w:tr w:rsidR="00D84D16" w:rsidRPr="00EB6032" w14:paraId="3EB7B97E" w14:textId="77777777" w:rsidTr="00D84D16">
        <w:tc>
          <w:tcPr>
            <w:tcW w:w="4788" w:type="dxa"/>
          </w:tcPr>
          <w:p w14:paraId="4FA3CDA0" w14:textId="4DB20224" w:rsidR="00D84D16" w:rsidRPr="00861EA5" w:rsidRDefault="00D84D16" w:rsidP="00535728">
            <w:pPr>
              <w:ind w:firstLine="0"/>
              <w:rPr>
                <w:rFonts w:ascii="Arial" w:hAnsi="Arial" w:cs="Arial"/>
                <w:sz w:val="20"/>
                <w:szCs w:val="20"/>
              </w:rPr>
            </w:pPr>
            <w:proofErr w:type="gramStart"/>
            <w:r w:rsidRPr="00C23F21">
              <w:t>the</w:t>
            </w:r>
            <w:proofErr w:type="gramEnd"/>
            <w:r w:rsidRPr="00C23F21">
              <w:t xml:space="preserve"> structures of the MCR</w:t>
            </w:r>
            <w:r w:rsidRPr="00C23F21">
              <w:rPr>
                <w:vertAlign w:val="subscript"/>
              </w:rPr>
              <w:t xml:space="preserve">ox1 </w:t>
            </w:r>
            <w:r w:rsidRPr="00C23F21">
              <w:t>and MCR</w:t>
            </w:r>
            <w:r w:rsidRPr="00C23F21">
              <w:rPr>
                <w:vertAlign w:val="subscript"/>
              </w:rPr>
              <w:t xml:space="preserve">red1 </w:t>
            </w:r>
            <w:r w:rsidRPr="00C23F21">
              <w:t>reaction intermediates using hybrid quantum/classical mechanics. The key interatomic distances involving nickel and substrate sulfur atoms for the MCR</w:t>
            </w:r>
            <w:r w:rsidRPr="00C23F21">
              <w:rPr>
                <w:vertAlign w:val="subscript"/>
              </w:rPr>
              <w:t>ox1</w:t>
            </w:r>
            <w:r w:rsidRPr="00C23F21">
              <w:t xml:space="preserve"> are within 0.05Å of those from</w:t>
            </w:r>
            <w:r w:rsidR="00BC0017" w:rsidRPr="00C23F21">
              <w:t xml:space="preserve"> the MCR</w:t>
            </w:r>
            <w:r w:rsidR="00BC0017" w:rsidRPr="00C23F21">
              <w:rPr>
                <w:vertAlign w:val="subscript"/>
              </w:rPr>
              <w:t>ox1</w:t>
            </w:r>
            <w:r w:rsidR="00BC0017" w:rsidRPr="00C23F21">
              <w:t xml:space="preserve"> crystal</w:t>
            </w:r>
          </w:p>
        </w:tc>
        <w:tc>
          <w:tcPr>
            <w:tcW w:w="4788" w:type="dxa"/>
            <w:gridSpan w:val="2"/>
          </w:tcPr>
          <w:p w14:paraId="48DC18FF" w14:textId="1CE72428" w:rsidR="00D84D16" w:rsidRPr="00861EA5" w:rsidRDefault="00D84D16" w:rsidP="00535728">
            <w:pPr>
              <w:ind w:firstLine="0"/>
              <w:rPr>
                <w:rFonts w:ascii="Arial" w:hAnsi="Arial" w:cs="Arial"/>
                <w:sz w:val="20"/>
                <w:szCs w:val="20"/>
              </w:rPr>
            </w:pPr>
            <w:r>
              <w:rPr>
                <w:rFonts w:ascii="Arial" w:hAnsi="Arial" w:cs="Arial"/>
                <w:sz w:val="20"/>
                <w:szCs w:val="20"/>
              </w:rPr>
              <w:t>Figure 3</w:t>
            </w:r>
            <w:r w:rsidRPr="00486019">
              <w:rPr>
                <w:rFonts w:ascii="Arial" w:hAnsi="Arial" w:cs="Arial"/>
                <w:sz w:val="20"/>
                <w:szCs w:val="20"/>
              </w:rPr>
              <w:t xml:space="preserve">: </w:t>
            </w:r>
            <w:r>
              <w:rPr>
                <w:rFonts w:ascii="Arial" w:hAnsi="Arial" w:cs="Arial"/>
                <w:sz w:val="20"/>
                <w:szCs w:val="20"/>
              </w:rPr>
              <w:t>Depiction of a substrate channel in the average structure of MCR</w:t>
            </w:r>
            <w:r w:rsidRPr="00486019">
              <w:rPr>
                <w:rFonts w:ascii="Arial" w:hAnsi="Arial" w:cs="Arial"/>
                <w:sz w:val="20"/>
                <w:szCs w:val="20"/>
                <w:vertAlign w:val="subscript"/>
              </w:rPr>
              <w:t>red1</w:t>
            </w:r>
            <w:r>
              <w:rPr>
                <w:rFonts w:ascii="Arial" w:hAnsi="Arial" w:cs="Arial"/>
                <w:sz w:val="20"/>
                <w:szCs w:val="20"/>
                <w:vertAlign w:val="subscript"/>
              </w:rPr>
              <w:t xml:space="preserve"> </w:t>
            </w:r>
            <w:r>
              <w:rPr>
                <w:rFonts w:ascii="Arial" w:hAnsi="Arial" w:cs="Arial"/>
                <w:sz w:val="20"/>
                <w:szCs w:val="20"/>
              </w:rPr>
              <w:t>from molecular dynamics. Protein chains are depicted as ribbons, the active site as black spheres, and the channel cavity is shown as cyan spheres.</w:t>
            </w:r>
          </w:p>
        </w:tc>
      </w:tr>
    </w:tbl>
    <w:p w14:paraId="608C6685" w14:textId="7FCCC0FD" w:rsidR="001E48D3" w:rsidRPr="00C23F21" w:rsidRDefault="001E48D3" w:rsidP="00BC0017">
      <w:pPr>
        <w:ind w:firstLine="0"/>
      </w:pPr>
      <w:proofErr w:type="gramStart"/>
      <w:r w:rsidRPr="00C23F21">
        <w:t>structure</w:t>
      </w:r>
      <w:proofErr w:type="gramEnd"/>
      <w:r w:rsidRPr="00C23F21">
        <w:t>, demonstrating that the computational approach was successful. The MCR</w:t>
      </w:r>
      <w:r w:rsidRPr="00C23F21">
        <w:rPr>
          <w:vertAlign w:val="subscript"/>
        </w:rPr>
        <w:t xml:space="preserve">red1 </w:t>
      </w:r>
      <w:r w:rsidRPr="00C23F21">
        <w:t>structure has not been measured experimentally; therefore our QMMM structure is an important and novel discovery. The nickel-</w:t>
      </w:r>
      <w:proofErr w:type="gramStart"/>
      <w:r w:rsidRPr="00C23F21">
        <w:t>S(</w:t>
      </w:r>
      <w:proofErr w:type="spellStart"/>
      <w:proofErr w:type="gramEnd"/>
      <w:r w:rsidRPr="00C23F21">
        <w:t>CoM</w:t>
      </w:r>
      <w:proofErr w:type="spellEnd"/>
      <w:r w:rsidRPr="00C23F21">
        <w:t xml:space="preserve">) distance is longer in the reduced state, which is expected due to the lower-magnitude nickel charge. The distance between the hydrogen of </w:t>
      </w:r>
      <w:proofErr w:type="spellStart"/>
      <w:proofErr w:type="gramStart"/>
      <w:r w:rsidRPr="00C23F21">
        <w:t>CoB</w:t>
      </w:r>
      <w:proofErr w:type="spellEnd"/>
      <w:r w:rsidRPr="00C23F21">
        <w:t>(</w:t>
      </w:r>
      <w:proofErr w:type="gramEnd"/>
      <w:r w:rsidRPr="00C23F21">
        <w:t>S</w:t>
      </w:r>
      <w:r w:rsidRPr="00C23F21">
        <w:rPr>
          <w:u w:val="single"/>
        </w:rPr>
        <w:t>H</w:t>
      </w:r>
      <w:r w:rsidRPr="00C23F21">
        <w:t>) and the methyl carbon of H</w:t>
      </w:r>
      <w:r w:rsidRPr="00C23F21">
        <w:rPr>
          <w:vertAlign w:val="subscript"/>
        </w:rPr>
        <w:t>3</w:t>
      </w:r>
      <w:r w:rsidRPr="00C23F21">
        <w:rPr>
          <w:u w:val="single"/>
        </w:rPr>
        <w:t>C</w:t>
      </w:r>
      <w:r w:rsidRPr="00C23F21">
        <w:t xml:space="preserve">-SCoM is 2.8 Å, which suggests that the sulfur of </w:t>
      </w:r>
      <w:proofErr w:type="spellStart"/>
      <w:r w:rsidRPr="00C23F21">
        <w:t>CoB</w:t>
      </w:r>
      <w:proofErr w:type="spellEnd"/>
      <w:r w:rsidRPr="00C23F21">
        <w:t xml:space="preserve"> must move an additional 1.7 A for the H-C bond of methane to be formed. MD simulations show fluctuations of this magnitude accompany rotation of the thiolate moiety of the </w:t>
      </w:r>
      <w:proofErr w:type="spellStart"/>
      <w:r w:rsidRPr="00C23F21">
        <w:t>CoB</w:t>
      </w:r>
      <w:proofErr w:type="spellEnd"/>
      <w:r w:rsidRPr="00C23F21">
        <w:t xml:space="preserve">. Furthermore, experimental measurements in the </w:t>
      </w:r>
      <w:proofErr w:type="spellStart"/>
      <w:r w:rsidRPr="00C23F21">
        <w:t>Thauer</w:t>
      </w:r>
      <w:proofErr w:type="spellEnd"/>
      <w:r w:rsidRPr="00C23F21">
        <w:t xml:space="preserve"> lab demonstrate that the sulfur of </w:t>
      </w:r>
      <w:proofErr w:type="spellStart"/>
      <w:r w:rsidRPr="00C23F21">
        <w:t>CoBSH</w:t>
      </w:r>
      <w:proofErr w:type="spellEnd"/>
      <w:r w:rsidRPr="00C23F21">
        <w:t xml:space="preserve"> moves ~2.0 Å towards the Ni in the Ni(I)-MCR</w:t>
      </w:r>
      <w:r w:rsidRPr="00C23F21">
        <w:rPr>
          <w:vertAlign w:val="subscript"/>
        </w:rPr>
        <w:t>red2</w:t>
      </w:r>
      <w:r w:rsidRPr="00C23F21">
        <w:t xml:space="preserve"> state </w:t>
      </w:r>
      <w:r w:rsidRPr="00C23F21">
        <w:fldChar w:fldCharType="begin"/>
      </w:r>
      <w:r w:rsidR="00987996" w:rsidRPr="00C23F21">
        <w:instrText xml:space="preserve"> ADDIN EN.CITE &lt;EndNote&gt;&lt;Cite&gt;&lt;Author&gt;Ebner&lt;/Author&gt;&lt;Year&gt;2010&lt;/Year&gt;&lt;RecNum&gt;7131&lt;/RecNum&gt;&lt;DisplayText&gt;(5)&lt;/DisplayText&gt;&lt;record&gt;&lt;rec-number&gt;7131&lt;/rec-number&gt;&lt;foreign-keys&gt;&lt;key app="EN" db-id="tfrxp0v07xtd9je9s2r5dtwuxvz2xxzaepp0" timestamp="0"&gt;7131&lt;/key&gt;&lt;/foreign-keys&gt;&lt;ref-type name="Journal Article"&gt;17&lt;/ref-type&gt;&lt;contributors&gt;&lt;authors&gt;&lt;author&gt;Ebner, S.&lt;/author&gt;&lt;author&gt;Jaun, B.&lt;/author&gt;&lt;author&gt;Goenrich, M.&lt;/author&gt;&lt;author&gt;Thauer, R. K.&lt;/author&gt;&lt;author&gt;Harmer, J.&lt;/author&gt;&lt;/authors&gt;&lt;/contributors&gt;&lt;auth-address&gt;Laboratory of Organic Chemistry, ETH Zurich, 8093 Zurich, Switzerland.&lt;/auth-address&gt;&lt;titles&gt;&lt;title&gt;Binding of coenzyme B induces a major conformational change in the active site of methyl-coenzyme M reductase&lt;/title&gt;&lt;secondary-title&gt;J Am Chem Soc&lt;/secondary-title&gt;&lt;/titles&gt;&lt;pages&gt;567-75&lt;/pages&gt;&lt;volume&gt;132&lt;/volume&gt;&lt;number&gt;2&lt;/number&gt;&lt;edition&gt;2009/12/18&lt;/edition&gt;&lt;keywords&gt;&lt;keyword&gt;Binding Sites&lt;/keyword&gt;&lt;keyword&gt;Catalytic Domain/drug effects&lt;/keyword&gt;&lt;keyword&gt;Crystallography, X-Ray&lt;/keyword&gt;&lt;keyword&gt;Electron Spin Resonance Spectroscopy&lt;/keyword&gt;&lt;keyword&gt;Models, Molecular&lt;/keyword&gt;&lt;keyword&gt;Oxidoreductases/*chemistry/*metabolism&lt;/keyword&gt;&lt;keyword&gt;Phosphothreonine/*analogs &amp;amp; derivatives/chemistry/metabolism/pharmacology&lt;/keyword&gt;&lt;keyword&gt;Protein Conformation/drug effects&lt;/keyword&gt;&lt;/keywords&gt;&lt;dates&gt;&lt;year&gt;2010&lt;/year&gt;&lt;pub-dates&gt;&lt;date&gt;Jan 20&lt;/date&gt;&lt;/pub-dates&gt;&lt;/dates&gt;&lt;isbn&gt;1520-5126 (Electronic)&amp;#xD;0002-7863 (Linking)&lt;/isbn&gt;&lt;accession-num&gt;20014831&lt;/accession-num&gt;&lt;urls&gt;&lt;related-urls&gt;&lt;url&gt;http://www.ncbi.nlm.nih.gov/entrez/query.fcgi?cmd=Retrieve&amp;amp;db=PubMed&amp;amp;dopt=Citation&amp;amp;list_uids=20014831&lt;/url&gt;&lt;url&gt;http://pubs.acs.org/doi/pdfplus/10.1021/ja906367h&lt;/url&gt;&lt;/related-urls&gt;&lt;/urls&gt;&lt;electronic-resource-num&gt;10.1021/ja906367h&lt;/electronic-resource-num&gt;&lt;language&gt;eng&lt;/language&gt;&lt;/record&gt;&lt;/Cite&gt;&lt;/EndNote&gt;</w:instrText>
      </w:r>
      <w:r w:rsidRPr="00C23F21">
        <w:fldChar w:fldCharType="separate"/>
      </w:r>
      <w:r w:rsidR="00987996" w:rsidRPr="00C23F21">
        <w:rPr>
          <w:noProof/>
        </w:rPr>
        <w:t>(5)</w:t>
      </w:r>
      <w:r w:rsidRPr="00C23F21">
        <w:fldChar w:fldCharType="end"/>
      </w:r>
      <w:r w:rsidRPr="00C23F21">
        <w:t xml:space="preserve">, which would be consistent with our computed rotational changes. Presently we are running QMMM geometry optimizations of additional reaction intermediates, including the </w:t>
      </w:r>
      <w:proofErr w:type="spellStart"/>
      <w:r w:rsidRPr="00C23F21">
        <w:t>CoBS-SCoM</w:t>
      </w:r>
      <w:proofErr w:type="spellEnd"/>
      <w:r w:rsidRPr="00C23F21">
        <w:t xml:space="preserve"> disulfide state.     </w:t>
      </w:r>
    </w:p>
    <w:p w14:paraId="5F2E0013" w14:textId="0545D782" w:rsidR="00B9211B" w:rsidRPr="001E48D3" w:rsidRDefault="001E48D3" w:rsidP="001E48D3">
      <w:r w:rsidRPr="00C23F21">
        <w:t xml:space="preserve"> In the last quarter, we deployed Potential of Mean Force (PMF) molecular dynamics to calculate the free energy surface for </w:t>
      </w:r>
      <w:proofErr w:type="spellStart"/>
      <w:proofErr w:type="gramStart"/>
      <w:r w:rsidRPr="00C23F21">
        <w:t>CoB</w:t>
      </w:r>
      <w:proofErr w:type="spellEnd"/>
      <w:r w:rsidRPr="00C23F21">
        <w:t>(</w:t>
      </w:r>
      <w:proofErr w:type="gramEnd"/>
      <w:r w:rsidRPr="00C23F21">
        <w:t>SH) insertion into MCR</w:t>
      </w:r>
      <w:r w:rsidRPr="00C23F21">
        <w:rPr>
          <w:vertAlign w:val="subscript"/>
        </w:rPr>
        <w:t>red1</w:t>
      </w:r>
      <w:r w:rsidRPr="00C23F21">
        <w:t xml:space="preserve">. These results will reveal the role and relative importance of MCR residues in binding and transporting </w:t>
      </w:r>
      <w:proofErr w:type="spellStart"/>
      <w:r w:rsidRPr="00C23F21">
        <w:t>CoB</w:t>
      </w:r>
      <w:proofErr w:type="spellEnd"/>
      <w:r w:rsidRPr="00C23F21">
        <w:t xml:space="preserve"> to the active site. Specifically, these results we will determine, in a high-precision quantitative manner, how structure and dynamics of the residues lining the substrate channel dictate </w:t>
      </w:r>
      <w:proofErr w:type="spellStart"/>
      <w:r w:rsidRPr="00C23F21">
        <w:t>CoB</w:t>
      </w:r>
      <w:proofErr w:type="spellEnd"/>
      <w:r w:rsidRPr="00C23F21">
        <w:t xml:space="preserve"> uptake and binding, and will also provide insights into the relative binding affinities of </w:t>
      </w:r>
      <w:proofErr w:type="spellStart"/>
      <w:r w:rsidRPr="00C23F21">
        <w:t>CoB</w:t>
      </w:r>
      <w:proofErr w:type="spellEnd"/>
      <w:r w:rsidRPr="00C23F21">
        <w:t xml:space="preserve"> in the presence and absence of </w:t>
      </w:r>
      <w:proofErr w:type="spellStart"/>
      <w:r w:rsidRPr="00C23F21">
        <w:t>CoM.</w:t>
      </w:r>
      <w:proofErr w:type="spellEnd"/>
    </w:p>
    <w:p w14:paraId="7D166E24" w14:textId="77777777" w:rsidR="001E48D3" w:rsidRDefault="001E48D3" w:rsidP="00514B30">
      <w:pPr>
        <w:rPr>
          <w:b/>
        </w:rPr>
      </w:pPr>
    </w:p>
    <w:p w14:paraId="0D17057A" w14:textId="77777777" w:rsidR="00DE1B1B" w:rsidRPr="00C727D2" w:rsidRDefault="00DE1B1B" w:rsidP="00514B30">
      <w:pPr>
        <w:rPr>
          <w:b/>
        </w:rPr>
      </w:pPr>
      <w:r w:rsidRPr="00C727D2">
        <w:rPr>
          <w:b/>
        </w:rPr>
        <w:t>D.    Major risks to future milestones</w:t>
      </w:r>
      <w:r w:rsidRPr="00C727D2">
        <w:t xml:space="preserve">: </w:t>
      </w:r>
    </w:p>
    <w:p w14:paraId="0E3B1751" w14:textId="69C9CC5D" w:rsidR="00DA159D" w:rsidRPr="00DA159D" w:rsidRDefault="00DA159D" w:rsidP="00DA159D">
      <w:pPr>
        <w:ind w:firstLine="0"/>
      </w:pPr>
      <w:proofErr w:type="gramStart"/>
      <w:r w:rsidRPr="00DA159D">
        <w:rPr>
          <w:b/>
        </w:rPr>
        <w:t>Milestone 1.3.</w:t>
      </w:r>
      <w:proofErr w:type="gramEnd"/>
      <w:r w:rsidRPr="00DA159D">
        <w:rPr>
          <w:b/>
        </w:rPr>
        <w:t xml:space="preserve"> </w:t>
      </w:r>
      <w:r w:rsidR="00423DF6" w:rsidRPr="00C727D2">
        <w:rPr>
          <w:b/>
        </w:rPr>
        <w:t xml:space="preserve">Test for genetic complementation of MCR deletion mutation in </w:t>
      </w:r>
      <w:r w:rsidR="00423DF6" w:rsidRPr="00C727D2">
        <w:rPr>
          <w:b/>
          <w:i/>
        </w:rPr>
        <w:t xml:space="preserve">M. </w:t>
      </w:r>
      <w:proofErr w:type="spellStart"/>
      <w:r w:rsidR="00423DF6" w:rsidRPr="00C727D2">
        <w:rPr>
          <w:b/>
          <w:i/>
        </w:rPr>
        <w:t>maripaludis</w:t>
      </w:r>
      <w:proofErr w:type="spellEnd"/>
      <w:r w:rsidR="00423DF6">
        <w:rPr>
          <w:b/>
        </w:rPr>
        <w:t xml:space="preserve">. </w:t>
      </w:r>
      <w:r w:rsidRPr="00DA159D">
        <w:rPr>
          <w:b/>
        </w:rPr>
        <w:t xml:space="preserve"> </w:t>
      </w:r>
      <w:r w:rsidR="00423DF6">
        <w:t xml:space="preserve">The difficulties with obtaining active </w:t>
      </w:r>
      <w:proofErr w:type="spellStart"/>
      <w:r w:rsidR="00423DF6">
        <w:t>Mcr</w:t>
      </w:r>
      <w:proofErr w:type="spellEnd"/>
      <w:r w:rsidR="00423DF6">
        <w:t xml:space="preserve"> from a heterologous species have to do with expression levels and activation of </w:t>
      </w:r>
      <w:r w:rsidR="00450377">
        <w:t>MCR</w:t>
      </w:r>
      <w:r w:rsidR="00423DF6">
        <w:t xml:space="preserve">.  Recent evidence suggests that activation requires species-specific mechanisms.  One solution is to clone the species-specific activators from the </w:t>
      </w:r>
      <w:proofErr w:type="spellStart"/>
      <w:r w:rsidR="00423DF6">
        <w:t>hetelologous</w:t>
      </w:r>
      <w:proofErr w:type="spellEnd"/>
      <w:r w:rsidR="00423DF6">
        <w:t xml:space="preserve"> species.  However, activation is only partially understood.  Another solution is to work with the </w:t>
      </w:r>
      <w:r w:rsidR="00423DF6" w:rsidRPr="002F66C8">
        <w:rPr>
          <w:i/>
        </w:rPr>
        <w:t xml:space="preserve">M. </w:t>
      </w:r>
      <w:proofErr w:type="spellStart"/>
      <w:r w:rsidR="00423DF6" w:rsidRPr="002F66C8">
        <w:rPr>
          <w:i/>
        </w:rPr>
        <w:t>maripaludis</w:t>
      </w:r>
      <w:proofErr w:type="spellEnd"/>
      <w:r w:rsidR="00423DF6">
        <w:t xml:space="preserve"> </w:t>
      </w:r>
      <w:proofErr w:type="spellStart"/>
      <w:r w:rsidR="00423DF6">
        <w:t>Mcr</w:t>
      </w:r>
      <w:proofErr w:type="spellEnd"/>
      <w:r w:rsidR="00423DF6">
        <w:t>, as in the proposed milestone changes.  Efforts are under way to imp</w:t>
      </w:r>
      <w:r w:rsidR="001B1AFD">
        <w:t>rove expression levels of heter</w:t>
      </w:r>
      <w:r w:rsidR="00423DF6">
        <w:t>ol</w:t>
      </w:r>
      <w:r w:rsidR="001B1AFD">
        <w:t>o</w:t>
      </w:r>
      <w:r w:rsidR="00423DF6">
        <w:t xml:space="preserve">gous genes as described </w:t>
      </w:r>
      <w:r w:rsidR="00E92F86">
        <w:t>above</w:t>
      </w:r>
      <w:r w:rsidR="00423DF6">
        <w:t>.</w:t>
      </w:r>
    </w:p>
    <w:p w14:paraId="0BFA2445" w14:textId="77777777" w:rsidR="00DA159D" w:rsidRPr="00DA159D" w:rsidRDefault="00DA159D" w:rsidP="00DA159D">
      <w:pPr>
        <w:ind w:firstLine="0"/>
        <w:rPr>
          <w:b/>
        </w:rPr>
      </w:pPr>
    </w:p>
    <w:p w14:paraId="164E1421" w14:textId="5B82A45B" w:rsidR="00DA159D" w:rsidRPr="00DA159D" w:rsidRDefault="00DA159D" w:rsidP="00DA159D">
      <w:pPr>
        <w:ind w:firstLine="0"/>
        <w:rPr>
          <w:b/>
        </w:rPr>
      </w:pPr>
      <w:proofErr w:type="gramStart"/>
      <w:r w:rsidRPr="00DA159D">
        <w:rPr>
          <w:b/>
        </w:rPr>
        <w:t>Milestone 1.4</w:t>
      </w:r>
      <w:r w:rsidR="0048706C">
        <w:rPr>
          <w:b/>
        </w:rPr>
        <w:t>.</w:t>
      </w:r>
      <w:proofErr w:type="gramEnd"/>
      <w:r w:rsidR="0048706C">
        <w:rPr>
          <w:b/>
        </w:rPr>
        <w:t xml:space="preserve">  Clone and express methanol </w:t>
      </w:r>
      <w:proofErr w:type="spellStart"/>
      <w:r w:rsidR="0048706C">
        <w:rPr>
          <w:b/>
        </w:rPr>
        <w:t>methyltransferases</w:t>
      </w:r>
      <w:proofErr w:type="spellEnd"/>
      <w:r w:rsidR="0048706C">
        <w:rPr>
          <w:b/>
        </w:rPr>
        <w:t>:</w:t>
      </w:r>
    </w:p>
    <w:p w14:paraId="3DE81997" w14:textId="77777777" w:rsidR="0048706C" w:rsidRDefault="00423DF6" w:rsidP="00DA159D">
      <w:pPr>
        <w:ind w:firstLine="0"/>
      </w:pPr>
      <w:r>
        <w:t>No change from previous report: Sim</w:t>
      </w:r>
      <w:r w:rsidR="00DA159D" w:rsidRPr="00DA159D">
        <w:t xml:space="preserve">ilar to </w:t>
      </w:r>
      <w:r w:rsidR="00E62BE6">
        <w:t>MCR</w:t>
      </w:r>
      <w:r w:rsidR="00DA159D" w:rsidRPr="00DA159D">
        <w:t xml:space="preserve">, challenges for the methanol </w:t>
      </w:r>
      <w:proofErr w:type="spellStart"/>
      <w:r w:rsidR="00DA159D" w:rsidRPr="00DA159D">
        <w:t>methyltransferase</w:t>
      </w:r>
      <w:proofErr w:type="spellEnd"/>
      <w:r w:rsidR="00DA159D" w:rsidRPr="00DA159D">
        <w:t xml:space="preserve"> include achieving sufficient expression levels and a probable requirement for activation of the cobalamin.  Efforts to optimize expression are similar to those for </w:t>
      </w:r>
      <w:r w:rsidR="00E62BE6">
        <w:t>MCR</w:t>
      </w:r>
      <w:r w:rsidR="00DA159D" w:rsidRPr="00DA159D">
        <w:t>.  Activation genes from the source organism are being included in our expression clones.</w:t>
      </w:r>
    </w:p>
    <w:p w14:paraId="57059AC7" w14:textId="77777777" w:rsidR="0048706C" w:rsidRDefault="0048706C" w:rsidP="00DA159D">
      <w:pPr>
        <w:ind w:firstLine="0"/>
      </w:pPr>
    </w:p>
    <w:p w14:paraId="3EB0E009" w14:textId="53E9D271" w:rsidR="0048706C" w:rsidRPr="002F66C8" w:rsidRDefault="0048706C" w:rsidP="00DA159D">
      <w:pPr>
        <w:ind w:firstLine="0"/>
        <w:rPr>
          <w:b/>
        </w:rPr>
      </w:pPr>
      <w:proofErr w:type="gramStart"/>
      <w:r w:rsidRPr="002F66C8">
        <w:rPr>
          <w:b/>
        </w:rPr>
        <w:t>Milestone 1.15.</w:t>
      </w:r>
      <w:proofErr w:type="gramEnd"/>
      <w:r w:rsidRPr="002F66C8">
        <w:rPr>
          <w:b/>
        </w:rPr>
        <w:t xml:space="preserve"> Clone and</w:t>
      </w:r>
      <w:r w:rsidR="002F66C8">
        <w:rPr>
          <w:b/>
        </w:rPr>
        <w:t xml:space="preserve"> express the </w:t>
      </w:r>
      <w:r w:rsidR="002F66C8" w:rsidRPr="002F66C8">
        <w:rPr>
          <w:b/>
          <w:i/>
        </w:rPr>
        <w:t xml:space="preserve">M. </w:t>
      </w:r>
      <w:proofErr w:type="spellStart"/>
      <w:r w:rsidR="002F66C8" w:rsidRPr="002F66C8">
        <w:rPr>
          <w:b/>
          <w:i/>
        </w:rPr>
        <w:t>maripaludis</w:t>
      </w:r>
      <w:proofErr w:type="spellEnd"/>
      <w:r w:rsidR="002F66C8">
        <w:rPr>
          <w:b/>
        </w:rPr>
        <w:t xml:space="preserve"> </w:t>
      </w:r>
      <w:proofErr w:type="spellStart"/>
      <w:r w:rsidR="002F66C8">
        <w:rPr>
          <w:b/>
        </w:rPr>
        <w:t>Mcr</w:t>
      </w:r>
      <w:proofErr w:type="spellEnd"/>
      <w:r w:rsidR="002F66C8">
        <w:rPr>
          <w:b/>
        </w:rPr>
        <w:t>:</w:t>
      </w:r>
    </w:p>
    <w:p w14:paraId="4C66FE25" w14:textId="0387045A" w:rsidR="00DA159D" w:rsidRDefault="0048706C" w:rsidP="00DA159D">
      <w:pPr>
        <w:ind w:firstLine="0"/>
      </w:pPr>
      <w:r>
        <w:lastRenderedPageBreak/>
        <w:t xml:space="preserve">Our initial attempt used a construct obtained from </w:t>
      </w:r>
      <w:proofErr w:type="spellStart"/>
      <w:r>
        <w:t>Arzeda</w:t>
      </w:r>
      <w:proofErr w:type="spellEnd"/>
      <w:r>
        <w:t xml:space="preserve"> that had been made for their specific goals.  Since this was unsuccessful, we are making another expression construct.  Possible complications may arise from recombination between t</w:t>
      </w:r>
      <w:r w:rsidR="002F66C8">
        <w:t xml:space="preserve">he introduced and native genes.  </w:t>
      </w:r>
    </w:p>
    <w:p w14:paraId="3903C56D" w14:textId="77777777" w:rsidR="00103B04" w:rsidRDefault="00103B04" w:rsidP="00DA159D">
      <w:pPr>
        <w:ind w:firstLine="0"/>
      </w:pPr>
    </w:p>
    <w:p w14:paraId="4FB9AA23" w14:textId="77777777" w:rsidR="00103B04" w:rsidRPr="00CD4C7B" w:rsidRDefault="00103B04" w:rsidP="00103B04">
      <w:pPr>
        <w:ind w:firstLine="0"/>
        <w:rPr>
          <w:b/>
        </w:rPr>
      </w:pPr>
      <w:proofErr w:type="gramStart"/>
      <w:r w:rsidRPr="00CD4C7B">
        <w:rPr>
          <w:b/>
        </w:rPr>
        <w:t>Milestones 2.1 and 2.2.</w:t>
      </w:r>
      <w:proofErr w:type="gramEnd"/>
      <w:r w:rsidRPr="00CD4C7B">
        <w:rPr>
          <w:b/>
        </w:rPr>
        <w:t xml:space="preserve"> </w:t>
      </w:r>
    </w:p>
    <w:p w14:paraId="60B9B74B" w14:textId="2217450D" w:rsidR="00103B04" w:rsidRDefault="00103B04" w:rsidP="004B4FA9">
      <w:pPr>
        <w:ind w:firstLine="0"/>
      </w:pPr>
      <w:r w:rsidRPr="00CD4C7B">
        <w:t>With our model completed our remaining challenges lie in obtaining model validation data; namely, there is currently no established metabolomics method for methanogen-specific intermediates. The Price and Leigh laboratories are working together with metabolomics experts aiming to devise a new method that will overcome this obstacle.</w:t>
      </w:r>
    </w:p>
    <w:p w14:paraId="255FFF90" w14:textId="77777777" w:rsidR="00896DDA" w:rsidRPr="00896DDA" w:rsidRDefault="00896DDA" w:rsidP="004B4FA9">
      <w:pPr>
        <w:ind w:firstLine="0"/>
      </w:pPr>
    </w:p>
    <w:p w14:paraId="6EDC0E4D" w14:textId="77777777" w:rsidR="00896DDA" w:rsidRPr="00896DDA" w:rsidRDefault="00896DDA" w:rsidP="004B4FA9">
      <w:pPr>
        <w:ind w:firstLine="0"/>
        <w:rPr>
          <w:b/>
        </w:rPr>
      </w:pPr>
      <w:proofErr w:type="gramStart"/>
      <w:r w:rsidRPr="00896DDA">
        <w:rPr>
          <w:b/>
        </w:rPr>
        <w:t>Milestone 3.3.</w:t>
      </w:r>
      <w:proofErr w:type="gramEnd"/>
    </w:p>
    <w:p w14:paraId="213E559E" w14:textId="083239BD" w:rsidR="00F21F18" w:rsidRDefault="00896DDA" w:rsidP="004B4FA9">
      <w:pPr>
        <w:ind w:firstLine="0"/>
      </w:pPr>
      <w:r>
        <w:t xml:space="preserve">As described in Milestone 1.4, the key current issue is obtaining sufficient levels of the </w:t>
      </w:r>
      <w:proofErr w:type="spellStart"/>
      <w:r w:rsidRPr="00896DDA">
        <w:t>methanol</w:t>
      </w:r>
      <w:proofErr w:type="gramStart"/>
      <w:r w:rsidRPr="00896DDA">
        <w:t>:CoM</w:t>
      </w:r>
      <w:proofErr w:type="spellEnd"/>
      <w:proofErr w:type="gramEnd"/>
      <w:r w:rsidRPr="00896DDA">
        <w:t xml:space="preserve"> </w:t>
      </w:r>
      <w:proofErr w:type="spellStart"/>
      <w:r w:rsidRPr="00896DDA">
        <w:t>MeTr</w:t>
      </w:r>
      <w:proofErr w:type="spellEnd"/>
      <w:r>
        <w:t xml:space="preserve">. This is being addressed as described under that section. Another </w:t>
      </w:r>
      <w:r w:rsidRPr="00896DDA">
        <w:t xml:space="preserve">potential issue with heterologous expression of the </w:t>
      </w:r>
      <w:proofErr w:type="spellStart"/>
      <w:r w:rsidRPr="00896DDA">
        <w:t>methanol</w:t>
      </w:r>
      <w:proofErr w:type="gramStart"/>
      <w:r w:rsidRPr="00896DDA">
        <w:t>:CoM</w:t>
      </w:r>
      <w:proofErr w:type="spellEnd"/>
      <w:proofErr w:type="gramEnd"/>
      <w:r w:rsidRPr="00896DDA">
        <w:t xml:space="preserve"> </w:t>
      </w:r>
      <w:proofErr w:type="spellStart"/>
      <w:r w:rsidRPr="00896DDA">
        <w:t>MeTr</w:t>
      </w:r>
      <w:proofErr w:type="spellEnd"/>
      <w:r w:rsidRPr="00896DDA">
        <w:t xml:space="preserve"> is incorporation of cobalamin. This has been problematic with expression of various </w:t>
      </w:r>
      <w:proofErr w:type="spellStart"/>
      <w:r w:rsidRPr="00896DDA">
        <w:t>corrinoid</w:t>
      </w:r>
      <w:proofErr w:type="spellEnd"/>
      <w:r w:rsidRPr="00896DDA">
        <w:t xml:space="preserve"> proteins in </w:t>
      </w:r>
      <w:r w:rsidRPr="00896DDA">
        <w:rPr>
          <w:i/>
        </w:rPr>
        <w:t>E. coli</w:t>
      </w:r>
      <w:r w:rsidRPr="00896DDA">
        <w:t>, for example</w:t>
      </w:r>
      <w:r>
        <w:t>,</w:t>
      </w:r>
      <w:r w:rsidRPr="00896DDA">
        <w:t xml:space="preserve"> the </w:t>
      </w:r>
      <w:proofErr w:type="spellStart"/>
      <w:r w:rsidRPr="00896DDA">
        <w:t>CFeSP</w:t>
      </w:r>
      <w:proofErr w:type="spellEnd"/>
      <w:r w:rsidRPr="00896DDA">
        <w:t xml:space="preserve"> from </w:t>
      </w:r>
      <w:r w:rsidRPr="00896DDA">
        <w:rPr>
          <w:i/>
        </w:rPr>
        <w:t xml:space="preserve">M. </w:t>
      </w:r>
      <w:proofErr w:type="spellStart"/>
      <w:r w:rsidRPr="00896DDA">
        <w:rPr>
          <w:i/>
        </w:rPr>
        <w:t>thermoaceticum</w:t>
      </w:r>
      <w:proofErr w:type="spellEnd"/>
      <w:r w:rsidRPr="00896DDA">
        <w:t xml:space="preserve"> </w:t>
      </w:r>
      <w:r w:rsidRPr="00896DDA">
        <w:fldChar w:fldCharType="begin"/>
      </w:r>
      <w:r w:rsidR="007F451B">
        <w:instrText xml:space="preserve"> ADDIN EN.CITE &lt;EndNote&gt;&lt;Cite&gt;&lt;Author&gt;Lu&lt;/Author&gt;&lt;Year&gt;1993&lt;/Year&gt;&lt;RecNum&gt;3218&lt;/RecNum&gt;&lt;DisplayText&gt;(6)&lt;/DisplayText&gt;&lt;record&gt;&lt;rec-number&gt;3218&lt;/rec-number&gt;&lt;foreign-keys&gt;&lt;key app="EN" db-id="tfrxp0v07xtd9je9s2r5dtwuxvz2xxzaepp0" timestamp="0"&gt;3218&lt;/key&gt;&lt;/foreign-keys&gt;&lt;ref-type name="Journal Article"&gt;17&lt;/ref-type&gt;&lt;contributors&gt;&lt;authors&gt;&lt;author&gt;Lu, W. P.&lt;/author&gt;&lt;author&gt;Schiau, I.&lt;/author&gt;&lt;author&gt;Cunningham, J. R.&lt;/author&gt;&lt;author&gt;Ragsdale, S. W.&lt;/author&gt;&lt;/authors&gt;&lt;/contributors&gt;&lt;titles&gt;&lt;title&gt;Sequence and expression of the gene encoding the corrinoid/iron-sulfur protein from Clostridium thermoaceticum and reconstitution of the recombinant protein to full activity&lt;/title&gt;&lt;secondary-title&gt;J Biol Chem&lt;/secondary-title&gt;&lt;/titles&gt;&lt;periodical&gt;&lt;full-title&gt;J Biol Chem&lt;/full-title&gt;&lt;abbr-1&gt;J. Biol. Chem.&lt;/abbr-1&gt;&lt;/periodical&gt;&lt;pages&gt;5605-14&lt;/pages&gt;&lt;volume&gt;268&lt;/volume&gt;&lt;number&gt;8&lt;/number&gt;&lt;keywords&gt;&lt;keyword&gt;Amino Acid Sequence&lt;/keyword&gt;&lt;keyword&gt;Bacterial Proteins/*genetics/metabolism&lt;/keyword&gt;&lt;keyword&gt;Base Sequence&lt;/keyword&gt;&lt;keyword&gt;Binding Sites&lt;/keyword&gt;&lt;keyword&gt;Cloning, Molecular&lt;/keyword&gt;&lt;keyword&gt;Clostridium/enzymology/*genetics&lt;/keyword&gt;&lt;keyword&gt;Cobamides/metabolism&lt;/keyword&gt;&lt;keyword&gt;DNA, Bacterial&lt;/keyword&gt;&lt;keyword&gt;Escherichia coli&lt;/keyword&gt;&lt;keyword&gt;Iron-Sulfur Proteins/*genetics/metabolism&lt;/keyword&gt;&lt;keyword&gt;Molecular Sequence Data&lt;/keyword&gt;&lt;keyword&gt;Plasmids&lt;/keyword&gt;&lt;keyword&gt;Recombinant Proteins/genetics/metabolism&lt;/keyword&gt;&lt;keyword&gt;CFeSP&lt;/keyword&gt;&lt;keyword&gt;MeTr&lt;/keyword&gt;&lt;/keywords&gt;&lt;dates&gt;&lt;year&gt;1993&lt;/year&gt;&lt;/dates&gt;&lt;label&gt;93194857&lt;/label&gt;&lt;urls&gt;&lt;/urls&gt;&lt;/record&gt;&lt;/Cite&gt;&lt;/EndNote&gt;</w:instrText>
      </w:r>
      <w:r w:rsidRPr="00896DDA">
        <w:fldChar w:fldCharType="separate"/>
      </w:r>
      <w:r w:rsidR="007F451B">
        <w:rPr>
          <w:noProof/>
        </w:rPr>
        <w:t>(6)</w:t>
      </w:r>
      <w:r w:rsidRPr="00896DDA">
        <w:fldChar w:fldCharType="end"/>
      </w:r>
      <w:r>
        <w:t xml:space="preserve"> and the </w:t>
      </w:r>
      <w:proofErr w:type="spellStart"/>
      <w:r>
        <w:t>HgcA</w:t>
      </w:r>
      <w:proofErr w:type="spellEnd"/>
      <w:r>
        <w:t xml:space="preserve">, which is a mercury </w:t>
      </w:r>
      <w:proofErr w:type="spellStart"/>
      <w:r>
        <w:t>methylase</w:t>
      </w:r>
      <w:proofErr w:type="spellEnd"/>
      <w:r>
        <w:t xml:space="preserve">, from </w:t>
      </w:r>
      <w:proofErr w:type="spellStart"/>
      <w:r>
        <w:t>Desulfovibrio</w:t>
      </w:r>
      <w:proofErr w:type="spellEnd"/>
      <w:r w:rsidRPr="00896DDA">
        <w:t xml:space="preserve">. In recent studies, by alteration of growth conditions, we have obtained </w:t>
      </w:r>
      <w:proofErr w:type="spellStart"/>
      <w:r w:rsidRPr="00896DDA">
        <w:t>CFeSP</w:t>
      </w:r>
      <w:proofErr w:type="spellEnd"/>
      <w:r w:rsidRPr="00896DDA">
        <w:t xml:space="preserve"> with at least 60% cobalamin and </w:t>
      </w:r>
      <w:proofErr w:type="spellStart"/>
      <w:r w:rsidRPr="00896DDA">
        <w:t>FeS</w:t>
      </w:r>
      <w:proofErr w:type="spellEnd"/>
      <w:r w:rsidRPr="00896DDA">
        <w:t xml:space="preserve"> incorporation in vivo. </w:t>
      </w:r>
      <w:r>
        <w:t xml:space="preserve">For </w:t>
      </w:r>
      <w:proofErr w:type="spellStart"/>
      <w:r>
        <w:t>HgcA</w:t>
      </w:r>
      <w:proofErr w:type="spellEnd"/>
      <w:r>
        <w:t xml:space="preserve">, it appears that the form of cobalamin is </w:t>
      </w:r>
      <w:proofErr w:type="gramStart"/>
      <w:r>
        <w:t>key</w:t>
      </w:r>
      <w:proofErr w:type="gramEnd"/>
      <w:r>
        <w:t xml:space="preserve"> to the incorporation. </w:t>
      </w:r>
      <w:r w:rsidRPr="00896DDA">
        <w:t xml:space="preserve">There also may be issues with activation of the </w:t>
      </w:r>
      <w:proofErr w:type="spellStart"/>
      <w:r w:rsidRPr="00896DDA">
        <w:t>MeTr</w:t>
      </w:r>
      <w:proofErr w:type="spellEnd"/>
      <w:r w:rsidRPr="00896DDA">
        <w:t xml:space="preserve"> due to lack of the appropriate ATP-dependent </w:t>
      </w:r>
      <w:proofErr w:type="spellStart"/>
      <w:r w:rsidRPr="00896DDA">
        <w:t>methyltransferase</w:t>
      </w:r>
      <w:proofErr w:type="spellEnd"/>
      <w:r w:rsidRPr="00896DDA">
        <w:t xml:space="preserve"> activation protein (MAP) </w:t>
      </w:r>
      <w:r w:rsidRPr="00896DDA">
        <w:fldChar w:fldCharType="begin"/>
      </w:r>
      <w:r w:rsidR="007F451B">
        <w:instrText xml:space="preserve"> ADDIN EN.CITE &lt;EndNote&gt;&lt;Cite&gt;&lt;Author&gt;Daas&lt;/Author&gt;&lt;Year&gt;1996&lt;/Year&gt;&lt;RecNum&gt;1206&lt;/RecNum&gt;&lt;DisplayText&gt;(7)&lt;/DisplayText&gt;&lt;record&gt;&lt;rec-number&gt;1206&lt;/rec-number&gt;&lt;foreign-keys&gt;&lt;key app="EN" db-id="tfrxp0v07xtd9je9s2r5dtwuxvz2xxzaepp0" timestamp="0"&gt;1206&lt;/key&gt;&lt;/foreign-keys&gt;&lt;ref-type name="Journal Article"&gt;17&lt;/ref-type&gt;&lt;contributors&gt;&lt;authors&gt;&lt;author&gt;Daas, P. J. H.&lt;/author&gt;&lt;author&gt;Wassenaar, R. W.&lt;/author&gt;&lt;author&gt;Willemsen, P.&lt;/author&gt;&lt;author&gt;Theunissen, R. J.&lt;/author&gt;&lt;author&gt;Keltjens, J. T.&lt;/author&gt;&lt;author&gt;Vanderdrift, C.&lt;/author&gt;&lt;author&gt;Vogels, G. D.&lt;/author&gt;&lt;/authors&gt;&lt;/contributors&gt;&lt;titles&gt;&lt;title&gt;Purification and properties of an enzyme involved in the ATP-dependent activation of the methanol:2- mercaptoethanesulfonic acid methyltransferase reaction in Methanosarcina barkeri&lt;/title&gt;&lt;secondary-title&gt;J Biol Chem&lt;/secondary-title&gt;&lt;/titles&gt;&lt;periodical&gt;&lt;full-title&gt;J Biol Chem&lt;/full-title&gt;&lt;abbr-1&gt;J. Biol. Chem.&lt;/abbr-1&gt;&lt;/periodical&gt;&lt;pages&gt;22339-22345&lt;/pages&gt;&lt;volume&gt;271&lt;/volume&gt;&lt;number&gt;37&lt;/number&gt;&lt;dates&gt;&lt;year&gt;1996&lt;/year&gt;&lt;/dates&gt;&lt;urls&gt;&lt;related-urls&gt;&lt;url&gt;http://www.ncbi.nlm.nih.gov/htbin-post/Entrez/query?db=m&amp;amp;form=6&amp;amp;dopt=r&amp;amp;uid=0008798394&lt;/url&gt;&lt;/related-urls&gt;&lt;/urls&gt;&lt;/record&gt;&lt;/Cite&gt;&lt;/EndNote&gt;</w:instrText>
      </w:r>
      <w:r w:rsidRPr="00896DDA">
        <w:fldChar w:fldCharType="separate"/>
      </w:r>
      <w:r w:rsidR="007F451B">
        <w:rPr>
          <w:noProof/>
        </w:rPr>
        <w:t>(7)</w:t>
      </w:r>
      <w:r w:rsidRPr="00896DDA">
        <w:fldChar w:fldCharType="end"/>
      </w:r>
      <w:r w:rsidRPr="00896DDA">
        <w:t xml:space="preserve">, studied most fully in </w:t>
      </w:r>
      <w:r w:rsidRPr="00896DDA">
        <w:rPr>
          <w:i/>
        </w:rPr>
        <w:t xml:space="preserve">M. </w:t>
      </w:r>
      <w:proofErr w:type="spellStart"/>
      <w:r w:rsidRPr="00896DDA">
        <w:rPr>
          <w:i/>
        </w:rPr>
        <w:t>barkeri</w:t>
      </w:r>
      <w:proofErr w:type="spellEnd"/>
      <w:r w:rsidRPr="00896DDA">
        <w:t xml:space="preserve">, which may need to be cloned into the </w:t>
      </w:r>
      <w:r w:rsidRPr="00896DDA">
        <w:rPr>
          <w:i/>
        </w:rPr>
        <w:t xml:space="preserve">M. </w:t>
      </w:r>
      <w:proofErr w:type="spellStart"/>
      <w:r w:rsidRPr="00896DDA">
        <w:rPr>
          <w:i/>
        </w:rPr>
        <w:t>marapaludis</w:t>
      </w:r>
      <w:proofErr w:type="spellEnd"/>
      <w:r w:rsidRPr="00896DDA">
        <w:t xml:space="preserve"> host.</w:t>
      </w:r>
    </w:p>
    <w:p w14:paraId="2C891569" w14:textId="77777777" w:rsidR="00A63E99" w:rsidRDefault="00A63E99" w:rsidP="004B4FA9">
      <w:pPr>
        <w:ind w:firstLine="0"/>
      </w:pPr>
    </w:p>
    <w:p w14:paraId="0D777512" w14:textId="77777777" w:rsidR="00535728" w:rsidRPr="0000703C" w:rsidRDefault="00535728" w:rsidP="00535728">
      <w:pPr>
        <w:ind w:firstLine="0"/>
      </w:pPr>
      <w:r w:rsidRPr="0000703C">
        <w:rPr>
          <w:b/>
        </w:rPr>
        <w:t xml:space="preserve">Milestone 4.2: </w:t>
      </w:r>
      <w:r w:rsidRPr="0000703C">
        <w:t xml:space="preserve">Our chances of success in predicting structural, dynamic and thermodynamic properties of MCR reactivity via classical mechanics are high based on the observations so far. Analysis of sub-microsecond MD data collected so far for MCR-Red1 bound to CoB6/7/8 cofactors are stable.  </w:t>
      </w:r>
    </w:p>
    <w:p w14:paraId="3AD2F76D" w14:textId="77777777" w:rsidR="00535728" w:rsidRPr="0000703C" w:rsidRDefault="00535728" w:rsidP="00535728"/>
    <w:p w14:paraId="4A6AD9CD" w14:textId="77777777" w:rsidR="00535728" w:rsidRDefault="00535728" w:rsidP="00535728">
      <w:pPr>
        <w:ind w:firstLine="0"/>
      </w:pPr>
      <w:r w:rsidRPr="0000703C">
        <w:rPr>
          <w:b/>
        </w:rPr>
        <w:t xml:space="preserve">Milestone 4.3: </w:t>
      </w:r>
      <w:r w:rsidRPr="0000703C">
        <w:t>The riskiest aspect of M4.3 is the calculation of barriers between reaction intermediates, which is highly sensitive to the initial geometry of the proposed reaction intermediate structure. As stated in the last report, there is also a risk of being “scooped” by competing scientists, however the computational resources and the approach we are using is more sophisticated than others previously applied to this system.</w:t>
      </w:r>
      <w:r>
        <w:t xml:space="preserve">  </w:t>
      </w:r>
      <w:r w:rsidRPr="00C727D2">
        <w:t xml:space="preserve">  </w:t>
      </w:r>
    </w:p>
    <w:p w14:paraId="259C70C5" w14:textId="77777777" w:rsidR="0027143D" w:rsidRPr="00F21F18" w:rsidRDefault="0027143D" w:rsidP="00325587">
      <w:pPr>
        <w:ind w:firstLine="0"/>
      </w:pPr>
    </w:p>
    <w:p w14:paraId="5D57B658" w14:textId="2730C7C5" w:rsidR="004B4FA9" w:rsidRDefault="00325587" w:rsidP="00325587">
      <w:pPr>
        <w:ind w:firstLine="0"/>
      </w:pPr>
      <w:r w:rsidRPr="00BA2604">
        <w:rPr>
          <w:b/>
        </w:rPr>
        <w:t>Section III. Changes in Approach</w:t>
      </w:r>
      <w:r>
        <w:rPr>
          <w:b/>
        </w:rPr>
        <w:t xml:space="preserve"> </w:t>
      </w:r>
      <w:r w:rsidR="004B4FA9">
        <w:rPr>
          <w:b/>
        </w:rPr>
        <w:t>–</w:t>
      </w:r>
      <w:r>
        <w:t xml:space="preserve"> </w:t>
      </w:r>
    </w:p>
    <w:p w14:paraId="537833A9" w14:textId="08FB3287" w:rsidR="00325587" w:rsidRDefault="00325587" w:rsidP="00325587">
      <w:pPr>
        <w:ind w:firstLine="0"/>
      </w:pPr>
      <w:r>
        <w:t>SUGGESTED REVISIONS TO THE PROJECT OBJECTIVES AND MILESTONES:</w:t>
      </w:r>
    </w:p>
    <w:p w14:paraId="4562AA45" w14:textId="77777777" w:rsidR="00325587" w:rsidRPr="002F0778" w:rsidRDefault="00325587" w:rsidP="00325587">
      <w:pPr>
        <w:ind w:firstLine="0"/>
      </w:pPr>
      <w:r>
        <w:t xml:space="preserve">Now that we are over one year into the project, </w:t>
      </w:r>
      <w:r w:rsidRPr="002F0778">
        <w:t xml:space="preserve">we </w:t>
      </w:r>
      <w:r>
        <w:t xml:space="preserve">have </w:t>
      </w:r>
      <w:r w:rsidRPr="002F0778">
        <w:t xml:space="preserve">recognized that there </w:t>
      </w:r>
      <w:r>
        <w:t>a</w:t>
      </w:r>
      <w:r w:rsidRPr="002F0778">
        <w:t xml:space="preserve">re alternatives to our original plan that are more likely to lead us (more rapidly) to the GTL objective. </w:t>
      </w:r>
    </w:p>
    <w:p w14:paraId="752AE4AB" w14:textId="77777777" w:rsidR="00325587" w:rsidRPr="002F0778" w:rsidRDefault="00325587" w:rsidP="00325587">
      <w:r>
        <w:t>For o</w:t>
      </w:r>
      <w:r w:rsidRPr="002F0778">
        <w:t xml:space="preserve">ne example, </w:t>
      </w:r>
      <w:r>
        <w:t>we</w:t>
      </w:r>
      <w:r w:rsidRPr="002F0778">
        <w:t xml:space="preserve"> have recognized that there </w:t>
      </w:r>
      <w:r>
        <w:t>are potential</w:t>
      </w:r>
      <w:r w:rsidRPr="002F0778">
        <w:t xml:space="preserve"> problems with the sulfate to sulfide pathway </w:t>
      </w:r>
      <w:r>
        <w:t>that we should be able to avoid</w:t>
      </w:r>
      <w:r w:rsidRPr="002F0778">
        <w:t xml:space="preserve">. </w:t>
      </w:r>
      <w:r>
        <w:t>In nature, several pathways have been shown to couple to reverse methanogenesis, so we propose to replace the use of sulfate as electron acceptor with</w:t>
      </w:r>
      <w:r w:rsidRPr="002F0778">
        <w:t xml:space="preserve"> the </w:t>
      </w:r>
      <w:r>
        <w:t xml:space="preserve">use of </w:t>
      </w:r>
      <w:r w:rsidRPr="002F0778">
        <w:t xml:space="preserve">sulfite or the fumarate. </w:t>
      </w:r>
      <w:r>
        <w:t>This revision would avoid</w:t>
      </w:r>
      <w:r w:rsidRPr="002F0778">
        <w:t xml:space="preserve"> one of the issues that </w:t>
      </w:r>
      <w:proofErr w:type="gramStart"/>
      <w:r w:rsidRPr="002F0778">
        <w:t>was</w:t>
      </w:r>
      <w:proofErr w:type="gramEnd"/>
      <w:r w:rsidRPr="002F0778">
        <w:t xml:space="preserve"> brought up in the REMOTE meeting </w:t>
      </w:r>
      <w:r>
        <w:t>-</w:t>
      </w:r>
      <w:r w:rsidRPr="002F0778">
        <w:t xml:space="preserve"> that the sulfate-to-sulfide pathway requires an additional ATP, which is not a requirement for the two suggested alternative electron acceptor pathways. </w:t>
      </w:r>
    </w:p>
    <w:p w14:paraId="7841EAF3" w14:textId="13DF7639" w:rsidR="00775947" w:rsidRDefault="00325587" w:rsidP="00775947">
      <w:r w:rsidRPr="002F0778">
        <w:t xml:space="preserve">Another example is the rate of the reverse reaction. </w:t>
      </w:r>
      <w:r>
        <w:t>At the outset, we all assumed that the reverse methanogenesis pathway was rate limited by the MCR reaction and that the bond making and bond breaking steps in this enzymatic reaction were both kinetically and thermodynamically unfavorable. However, as we have presented,</w:t>
      </w:r>
      <w:r w:rsidRPr="002F0778">
        <w:t xml:space="preserve"> our kinetic studies that indicate that the chemistry of the reverse MCR reaction is not as kinetically limiting as we had initially thought. There are many ramifications of these experiments.  So, we have recognized the importance of being very clear about rates of the reverse reaction and are developing methods and doing experiments to clarify this issue. Our recent experiments indicate that steady-state (what will be happening in the methanogenic cell) is limited by product release, </w:t>
      </w:r>
      <w:r w:rsidRPr="002F0778">
        <w:lastRenderedPageBreak/>
        <w:t xml:space="preserve">so it is very important to understand the interactions between MCR, the rate limiting enzyme in the pathway, and </w:t>
      </w:r>
      <w:proofErr w:type="spellStart"/>
      <w:r w:rsidRPr="002F0778">
        <w:t>CoB</w:t>
      </w:r>
      <w:proofErr w:type="spellEnd"/>
      <w:r w:rsidRPr="002F0778">
        <w:t xml:space="preserve">, the product that forms an inhibitory nonproductive complex. So, we are directing attention through our enzymology experiments and computational experiments (in </w:t>
      </w:r>
      <w:proofErr w:type="spellStart"/>
      <w:r w:rsidRPr="002F0778">
        <w:t>Dayle</w:t>
      </w:r>
      <w:proofErr w:type="spellEnd"/>
      <w:r w:rsidRPr="002F0778">
        <w:t xml:space="preserve"> Smith's lab) to characterize the interactions between MCR. Once we know about the interactions, we can make a plan to make variants that would lead to faster product release, which we think would have a direct effect on increasing the rate of the GTL process. </w:t>
      </w:r>
      <w:r>
        <w:t>Thus, below we present the revised milestone schedule and describe the proposed revisions to projects 1, 2, and 3.</w:t>
      </w:r>
    </w:p>
    <w:p w14:paraId="0EB29642" w14:textId="77777777" w:rsidR="00775947" w:rsidRDefault="00775947" w:rsidP="00775947"/>
    <w:p w14:paraId="6B3D6266" w14:textId="77777777" w:rsidR="00BC0017" w:rsidRDefault="00BC0017" w:rsidP="00A8597C">
      <w:pPr>
        <w:ind w:firstLine="0"/>
        <w:sectPr w:rsidR="00BC0017" w:rsidSect="004B4FA9">
          <w:footerReference w:type="even" r:id="rId12"/>
          <w:footerReference w:type="default" r:id="rId13"/>
          <w:pgSz w:w="12240" w:h="15840"/>
          <w:pgMar w:top="1440" w:right="1440" w:bottom="1440" w:left="1440" w:header="763" w:footer="1584" w:gutter="0"/>
          <w:cols w:space="720"/>
        </w:sectPr>
      </w:pPr>
    </w:p>
    <w:p w14:paraId="4D9F6751" w14:textId="09465BD3" w:rsidR="00775947" w:rsidRDefault="00775947" w:rsidP="00A8597C">
      <w:pPr>
        <w:ind w:firstLine="0"/>
      </w:pPr>
    </w:p>
    <w:p w14:paraId="774B7885" w14:textId="69F6E4A3" w:rsidR="00775947" w:rsidRPr="00BA337B" w:rsidRDefault="00775947" w:rsidP="00A8597C">
      <w:pPr>
        <w:ind w:firstLine="0"/>
      </w:pPr>
      <w:r w:rsidRPr="00053ACE">
        <w:rPr>
          <w:b/>
        </w:rPr>
        <w:t>Proposed Changes to the Task Table</w:t>
      </w:r>
      <w:r>
        <w:t>:</w:t>
      </w:r>
    </w:p>
    <w:tbl>
      <w:tblPr>
        <w:tblW w:w="10035" w:type="dxa"/>
        <w:jc w:val="center"/>
        <w:tblInd w:w="828" w:type="dxa"/>
        <w:tblLayout w:type="fixed"/>
        <w:tblLook w:val="04A0" w:firstRow="1" w:lastRow="0" w:firstColumn="1" w:lastColumn="0" w:noHBand="0" w:noVBand="1"/>
      </w:tblPr>
      <w:tblGrid>
        <w:gridCol w:w="855"/>
        <w:gridCol w:w="6120"/>
        <w:gridCol w:w="990"/>
        <w:gridCol w:w="900"/>
        <w:gridCol w:w="1170"/>
      </w:tblGrid>
      <w:tr w:rsidR="00A8597C" w:rsidRPr="00F356D7" w14:paraId="77CD892F" w14:textId="77777777" w:rsidTr="002A6F3D">
        <w:trPr>
          <w:trHeight w:val="3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5EABD" w14:textId="77777777" w:rsidR="00A8597C" w:rsidRPr="00F356D7" w:rsidRDefault="00A8597C" w:rsidP="009E330D">
            <w:pPr>
              <w:ind w:hanging="3"/>
            </w:pPr>
            <w:r w:rsidRPr="00F356D7">
              <w:t>WBS</w:t>
            </w:r>
          </w:p>
        </w:tc>
        <w:tc>
          <w:tcPr>
            <w:tcW w:w="6120" w:type="dxa"/>
            <w:tcBorders>
              <w:top w:val="single" w:sz="4" w:space="0" w:color="auto"/>
              <w:left w:val="nil"/>
              <w:bottom w:val="single" w:sz="4" w:space="0" w:color="auto"/>
              <w:right w:val="single" w:sz="4" w:space="0" w:color="auto"/>
            </w:tcBorders>
            <w:shd w:val="clear" w:color="auto" w:fill="auto"/>
            <w:vAlign w:val="bottom"/>
            <w:hideMark/>
          </w:tcPr>
          <w:p w14:paraId="00AB2CA1" w14:textId="77777777" w:rsidR="00A8597C" w:rsidRPr="00F356D7" w:rsidRDefault="00A8597C" w:rsidP="009E330D">
            <w:pPr>
              <w:ind w:hanging="18"/>
            </w:pPr>
            <w:r w:rsidRPr="00F356D7">
              <w:t>Name (task, subtask, milestone)</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41DBD968" w14:textId="77777777" w:rsidR="00A8597C" w:rsidRPr="00F356D7" w:rsidRDefault="00A8597C" w:rsidP="00BC0017">
            <w:pPr>
              <w:ind w:left="-18" w:firstLine="0"/>
            </w:pPr>
            <w:r w:rsidRPr="00F356D7">
              <w:t>Duration</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A30381C" w14:textId="77777777" w:rsidR="00A8597C" w:rsidRPr="00F356D7" w:rsidRDefault="00A8597C" w:rsidP="009E330D">
            <w:pPr>
              <w:ind w:hanging="18"/>
            </w:pPr>
            <w:r w:rsidRPr="00F356D7">
              <w:t>Start</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6E55A7F" w14:textId="77777777" w:rsidR="00A8597C" w:rsidRPr="00F356D7" w:rsidRDefault="00A8597C" w:rsidP="009E330D">
            <w:pPr>
              <w:ind w:right="-18"/>
            </w:pPr>
            <w:r w:rsidRPr="00F356D7">
              <w:t>Finish</w:t>
            </w:r>
          </w:p>
        </w:tc>
      </w:tr>
      <w:tr w:rsidR="00A8597C" w:rsidRPr="00F356D7" w14:paraId="2E2607F0"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314C21E" w14:textId="77777777" w:rsidR="00A8597C" w:rsidRPr="00F356D7" w:rsidRDefault="00A8597C" w:rsidP="009E330D">
            <w:pPr>
              <w:ind w:hanging="3"/>
            </w:pPr>
          </w:p>
        </w:tc>
        <w:tc>
          <w:tcPr>
            <w:tcW w:w="6120" w:type="dxa"/>
            <w:tcBorders>
              <w:top w:val="nil"/>
              <w:left w:val="nil"/>
              <w:bottom w:val="single" w:sz="4" w:space="0" w:color="auto"/>
              <w:right w:val="single" w:sz="4" w:space="0" w:color="auto"/>
            </w:tcBorders>
            <w:shd w:val="clear" w:color="auto" w:fill="auto"/>
            <w:vAlign w:val="bottom"/>
            <w:hideMark/>
          </w:tcPr>
          <w:p w14:paraId="6E67BE0E" w14:textId="77777777" w:rsidR="00A8597C" w:rsidRPr="00F356D7" w:rsidRDefault="00A8597C" w:rsidP="009E330D">
            <w:pPr>
              <w:ind w:hanging="18"/>
            </w:pPr>
            <w:r w:rsidRPr="00F356D7">
              <w:t> </w:t>
            </w:r>
          </w:p>
        </w:tc>
        <w:tc>
          <w:tcPr>
            <w:tcW w:w="990" w:type="dxa"/>
            <w:tcBorders>
              <w:top w:val="nil"/>
              <w:left w:val="nil"/>
              <w:bottom w:val="single" w:sz="4" w:space="0" w:color="auto"/>
              <w:right w:val="single" w:sz="4" w:space="0" w:color="auto"/>
            </w:tcBorders>
            <w:shd w:val="clear" w:color="auto" w:fill="auto"/>
            <w:vAlign w:val="bottom"/>
            <w:hideMark/>
          </w:tcPr>
          <w:p w14:paraId="1CF31207" w14:textId="77777777" w:rsidR="00A8597C" w:rsidRPr="00F356D7" w:rsidRDefault="00A8597C" w:rsidP="00BC0017">
            <w:pPr>
              <w:ind w:firstLine="0"/>
            </w:pPr>
            <w:r w:rsidRPr="00F356D7">
              <w:t>months</w:t>
            </w:r>
          </w:p>
        </w:tc>
        <w:tc>
          <w:tcPr>
            <w:tcW w:w="900" w:type="dxa"/>
            <w:tcBorders>
              <w:top w:val="nil"/>
              <w:left w:val="nil"/>
              <w:bottom w:val="single" w:sz="4" w:space="0" w:color="auto"/>
              <w:right w:val="single" w:sz="4" w:space="0" w:color="auto"/>
            </w:tcBorders>
            <w:shd w:val="clear" w:color="auto" w:fill="auto"/>
            <w:noWrap/>
            <w:vAlign w:val="bottom"/>
            <w:hideMark/>
          </w:tcPr>
          <w:p w14:paraId="34076299"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1A5E4912" w14:textId="77777777" w:rsidR="00A8597C" w:rsidRPr="00F356D7" w:rsidRDefault="00A8597C" w:rsidP="009E330D">
            <w:pPr>
              <w:ind w:right="-18"/>
            </w:pPr>
          </w:p>
        </w:tc>
      </w:tr>
      <w:tr w:rsidR="00A8597C" w:rsidRPr="00F356D7" w14:paraId="5AD7F74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40B5836" w14:textId="77777777" w:rsidR="00A8597C" w:rsidRPr="00F356D7" w:rsidRDefault="00A8597C" w:rsidP="009E330D">
            <w:pPr>
              <w:ind w:hanging="3"/>
            </w:pPr>
            <w:r w:rsidRPr="00F356D7">
              <w:t>1</w:t>
            </w:r>
          </w:p>
        </w:tc>
        <w:tc>
          <w:tcPr>
            <w:tcW w:w="6120" w:type="dxa"/>
            <w:tcBorders>
              <w:top w:val="single" w:sz="4" w:space="0" w:color="auto"/>
              <w:left w:val="nil"/>
              <w:bottom w:val="single" w:sz="4" w:space="0" w:color="auto"/>
              <w:right w:val="single" w:sz="4" w:space="0" w:color="000000"/>
            </w:tcBorders>
            <w:shd w:val="clear" w:color="auto" w:fill="auto"/>
            <w:vAlign w:val="bottom"/>
            <w:hideMark/>
          </w:tcPr>
          <w:p w14:paraId="4243B0D0" w14:textId="77777777" w:rsidR="00A8597C" w:rsidRPr="00F356D7" w:rsidRDefault="00A8597C" w:rsidP="009E330D">
            <w:pPr>
              <w:ind w:hanging="18"/>
            </w:pPr>
            <w:r w:rsidRPr="00F356D7">
              <w:t>Engineer pathways for anaerobic bioconversion methane to liquid fuels - John Leigh (U. Washington)</w:t>
            </w:r>
          </w:p>
        </w:tc>
        <w:tc>
          <w:tcPr>
            <w:tcW w:w="990" w:type="dxa"/>
            <w:tcBorders>
              <w:top w:val="single" w:sz="4" w:space="0" w:color="auto"/>
              <w:left w:val="nil"/>
              <w:bottom w:val="single" w:sz="4" w:space="0" w:color="auto"/>
              <w:right w:val="single" w:sz="4" w:space="0" w:color="000000"/>
            </w:tcBorders>
            <w:shd w:val="clear" w:color="auto" w:fill="auto"/>
            <w:vAlign w:val="bottom"/>
          </w:tcPr>
          <w:p w14:paraId="39E2E0F2"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4FDC8565"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59F65998" w14:textId="77777777" w:rsidR="00A8597C" w:rsidRPr="00F356D7" w:rsidRDefault="00A8597C" w:rsidP="009E330D">
            <w:pPr>
              <w:ind w:right="-18"/>
            </w:pPr>
          </w:p>
        </w:tc>
      </w:tr>
      <w:tr w:rsidR="00A8597C" w:rsidRPr="00F356D7" w14:paraId="7DED422E"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A356D0E" w14:textId="77777777" w:rsidR="00A8597C" w:rsidRPr="00F356D7" w:rsidRDefault="00A8597C" w:rsidP="009E330D">
            <w:pPr>
              <w:ind w:hanging="3"/>
            </w:pPr>
            <w:r w:rsidRPr="00F356D7">
              <w:t>1.1</w:t>
            </w:r>
          </w:p>
        </w:tc>
        <w:tc>
          <w:tcPr>
            <w:tcW w:w="6120" w:type="dxa"/>
            <w:tcBorders>
              <w:top w:val="nil"/>
              <w:left w:val="nil"/>
              <w:bottom w:val="single" w:sz="4" w:space="0" w:color="auto"/>
              <w:right w:val="single" w:sz="4" w:space="0" w:color="auto"/>
            </w:tcBorders>
            <w:shd w:val="clear" w:color="auto" w:fill="auto"/>
            <w:vAlign w:val="bottom"/>
            <w:hideMark/>
          </w:tcPr>
          <w:p w14:paraId="5EA56FE6" w14:textId="77777777" w:rsidR="00A8597C" w:rsidRPr="00F356D7" w:rsidRDefault="00A8597C" w:rsidP="009E330D">
            <w:pPr>
              <w:ind w:hanging="18"/>
            </w:pPr>
            <w:r w:rsidRPr="00F356D7">
              <w:t xml:space="preserve">Clone ANME MCR genes into </w:t>
            </w:r>
            <w:proofErr w:type="spellStart"/>
            <w:r w:rsidRPr="00F356D7">
              <w:t>Methanococcus</w:t>
            </w:r>
            <w:proofErr w:type="spellEnd"/>
            <w:r w:rsidRPr="00F356D7">
              <w:t xml:space="preserve">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0BC2C524"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4A11AFD9"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2393F365" w14:textId="77777777" w:rsidR="00A8597C" w:rsidRPr="00F356D7" w:rsidRDefault="00A8597C" w:rsidP="009E330D">
            <w:pPr>
              <w:ind w:right="-18"/>
            </w:pPr>
            <w:r w:rsidRPr="00F356D7">
              <w:t>6/1/14</w:t>
            </w:r>
          </w:p>
        </w:tc>
      </w:tr>
      <w:tr w:rsidR="00A8597C" w:rsidRPr="00F356D7" w14:paraId="0D127D9F" w14:textId="77777777" w:rsidTr="002A6F3D">
        <w:trPr>
          <w:trHeight w:val="8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10CC69" w14:textId="77777777" w:rsidR="00A8597C" w:rsidRPr="00F356D7" w:rsidRDefault="00A8597C" w:rsidP="009E330D">
            <w:pPr>
              <w:ind w:hanging="3"/>
            </w:pPr>
            <w:r w:rsidRPr="00F356D7">
              <w:t>M1.1</w:t>
            </w:r>
          </w:p>
        </w:tc>
        <w:tc>
          <w:tcPr>
            <w:tcW w:w="6120" w:type="dxa"/>
            <w:tcBorders>
              <w:top w:val="nil"/>
              <w:left w:val="nil"/>
              <w:bottom w:val="single" w:sz="4" w:space="0" w:color="auto"/>
              <w:right w:val="single" w:sz="4" w:space="0" w:color="auto"/>
            </w:tcBorders>
            <w:shd w:val="clear" w:color="auto" w:fill="auto"/>
            <w:vAlign w:val="bottom"/>
            <w:hideMark/>
          </w:tcPr>
          <w:p w14:paraId="297E88A0"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  Expressed protein will be oligo-His tagged for purification and blotting.</w:t>
            </w:r>
          </w:p>
        </w:tc>
        <w:tc>
          <w:tcPr>
            <w:tcW w:w="990" w:type="dxa"/>
            <w:tcBorders>
              <w:top w:val="nil"/>
              <w:left w:val="nil"/>
              <w:bottom w:val="single" w:sz="4" w:space="0" w:color="auto"/>
              <w:right w:val="single" w:sz="4" w:space="0" w:color="auto"/>
            </w:tcBorders>
            <w:shd w:val="clear" w:color="auto" w:fill="auto"/>
            <w:vAlign w:val="bottom"/>
            <w:hideMark/>
          </w:tcPr>
          <w:p w14:paraId="764C299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2E50416" w14:textId="77777777" w:rsidR="00A8597C" w:rsidRPr="00F356D7" w:rsidRDefault="00A8597C" w:rsidP="009E330D">
            <w:pPr>
              <w:ind w:hanging="18"/>
            </w:pPr>
            <w:r w:rsidRPr="00F356D7">
              <w:t>6/1/14</w:t>
            </w:r>
          </w:p>
        </w:tc>
        <w:tc>
          <w:tcPr>
            <w:tcW w:w="1170" w:type="dxa"/>
            <w:tcBorders>
              <w:top w:val="nil"/>
              <w:left w:val="nil"/>
              <w:bottom w:val="single" w:sz="4" w:space="0" w:color="auto"/>
              <w:right w:val="single" w:sz="4" w:space="0" w:color="auto"/>
            </w:tcBorders>
            <w:shd w:val="clear" w:color="auto" w:fill="auto"/>
            <w:noWrap/>
            <w:vAlign w:val="bottom"/>
            <w:hideMark/>
          </w:tcPr>
          <w:p w14:paraId="06DAA5AC" w14:textId="77777777" w:rsidR="00A8597C" w:rsidRPr="00F356D7" w:rsidRDefault="00A8597C" w:rsidP="009E330D">
            <w:pPr>
              <w:ind w:right="-18"/>
            </w:pPr>
            <w:r w:rsidRPr="00F356D7">
              <w:t>6/1/14</w:t>
            </w:r>
          </w:p>
        </w:tc>
      </w:tr>
      <w:tr w:rsidR="00A8597C" w:rsidRPr="00F356D7" w14:paraId="3A8440BB"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969F0D7" w14:textId="77777777" w:rsidR="00A8597C" w:rsidRPr="00F356D7" w:rsidRDefault="00A8597C" w:rsidP="009E330D">
            <w:pPr>
              <w:ind w:hanging="3"/>
            </w:pPr>
            <w:r w:rsidRPr="00F356D7">
              <w:t>1.2</w:t>
            </w:r>
          </w:p>
        </w:tc>
        <w:tc>
          <w:tcPr>
            <w:tcW w:w="6120" w:type="dxa"/>
            <w:tcBorders>
              <w:top w:val="nil"/>
              <w:left w:val="nil"/>
              <w:bottom w:val="single" w:sz="4" w:space="0" w:color="auto"/>
              <w:right w:val="single" w:sz="4" w:space="0" w:color="auto"/>
            </w:tcBorders>
            <w:shd w:val="clear" w:color="auto" w:fill="auto"/>
            <w:vAlign w:val="bottom"/>
            <w:hideMark/>
          </w:tcPr>
          <w:p w14:paraId="104924CD" w14:textId="77777777" w:rsidR="00A8597C" w:rsidRPr="00F356D7" w:rsidRDefault="00A8597C" w:rsidP="009E330D">
            <w:pPr>
              <w:ind w:hanging="18"/>
            </w:pPr>
            <w:r w:rsidRPr="00F356D7">
              <w:t xml:space="preserve">Clone </w:t>
            </w:r>
            <w:proofErr w:type="spellStart"/>
            <w:r w:rsidRPr="00F356D7">
              <w:t>Methanothermobacter</w:t>
            </w:r>
            <w:proofErr w:type="spellEnd"/>
            <w:r w:rsidRPr="00F356D7">
              <w:t xml:space="preserve"> </w:t>
            </w:r>
            <w:proofErr w:type="spellStart"/>
            <w:r w:rsidRPr="00F356D7">
              <w:t>marburgensis</w:t>
            </w:r>
            <w:proofErr w:type="spellEnd"/>
            <w:r w:rsidRPr="00F356D7">
              <w:t xml:space="preserve"> MCR genes into M.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611584E4"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1198166B" w14:textId="77777777" w:rsidR="00A8597C" w:rsidRPr="00F356D7" w:rsidRDefault="00A8597C" w:rsidP="009E330D">
            <w:pPr>
              <w:ind w:hanging="18"/>
            </w:pPr>
            <w:r w:rsidRPr="00F356D7">
              <w:t>6/1/14</w:t>
            </w:r>
          </w:p>
        </w:tc>
        <w:tc>
          <w:tcPr>
            <w:tcW w:w="1170" w:type="dxa"/>
            <w:tcBorders>
              <w:top w:val="nil"/>
              <w:left w:val="nil"/>
              <w:bottom w:val="single" w:sz="4" w:space="0" w:color="auto"/>
              <w:right w:val="single" w:sz="4" w:space="0" w:color="auto"/>
            </w:tcBorders>
            <w:shd w:val="clear" w:color="auto" w:fill="auto"/>
            <w:noWrap/>
            <w:vAlign w:val="bottom"/>
            <w:hideMark/>
          </w:tcPr>
          <w:p w14:paraId="12A0B674" w14:textId="77777777" w:rsidR="00A8597C" w:rsidRPr="00F356D7" w:rsidRDefault="00A8597C" w:rsidP="009E330D">
            <w:pPr>
              <w:ind w:right="-18"/>
            </w:pPr>
            <w:r w:rsidRPr="00F356D7">
              <w:t>11/1/14</w:t>
            </w:r>
          </w:p>
        </w:tc>
      </w:tr>
      <w:tr w:rsidR="00A8597C" w:rsidRPr="00F356D7" w14:paraId="28F78D73"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EB40F6F" w14:textId="77777777" w:rsidR="00A8597C" w:rsidRPr="00F356D7" w:rsidRDefault="00A8597C" w:rsidP="009E330D">
            <w:pPr>
              <w:ind w:hanging="3"/>
            </w:pPr>
            <w:r w:rsidRPr="00F356D7">
              <w:t>M1.2</w:t>
            </w:r>
          </w:p>
        </w:tc>
        <w:tc>
          <w:tcPr>
            <w:tcW w:w="6120" w:type="dxa"/>
            <w:tcBorders>
              <w:top w:val="nil"/>
              <w:left w:val="nil"/>
              <w:bottom w:val="single" w:sz="4" w:space="0" w:color="auto"/>
              <w:right w:val="single" w:sz="4" w:space="0" w:color="auto"/>
            </w:tcBorders>
            <w:shd w:val="clear" w:color="auto" w:fill="auto"/>
            <w:vAlign w:val="bottom"/>
            <w:hideMark/>
          </w:tcPr>
          <w:p w14:paraId="5CC11CCB"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777A812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1BA3E44" w14:textId="77777777" w:rsidR="00A8597C" w:rsidRPr="00F356D7" w:rsidRDefault="00A8597C" w:rsidP="009E330D">
            <w:pPr>
              <w:ind w:hanging="18"/>
            </w:pPr>
            <w:r w:rsidRPr="00F356D7">
              <w:t>11/1/14</w:t>
            </w:r>
          </w:p>
        </w:tc>
        <w:tc>
          <w:tcPr>
            <w:tcW w:w="1170" w:type="dxa"/>
            <w:tcBorders>
              <w:top w:val="nil"/>
              <w:left w:val="nil"/>
              <w:bottom w:val="single" w:sz="4" w:space="0" w:color="auto"/>
              <w:right w:val="single" w:sz="4" w:space="0" w:color="auto"/>
            </w:tcBorders>
            <w:shd w:val="clear" w:color="auto" w:fill="auto"/>
            <w:noWrap/>
            <w:vAlign w:val="bottom"/>
            <w:hideMark/>
          </w:tcPr>
          <w:p w14:paraId="50F3830E" w14:textId="77777777" w:rsidR="00A8597C" w:rsidRPr="00F356D7" w:rsidRDefault="00A8597C" w:rsidP="009E330D">
            <w:pPr>
              <w:ind w:right="-18"/>
            </w:pPr>
            <w:r w:rsidRPr="00F356D7">
              <w:t>11/1/14</w:t>
            </w:r>
          </w:p>
        </w:tc>
      </w:tr>
      <w:tr w:rsidR="00A8597C" w:rsidRPr="00F356D7" w14:paraId="69061764"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BFA34B1" w14:textId="77777777" w:rsidR="00A8597C" w:rsidRPr="00F356D7" w:rsidRDefault="00A8597C" w:rsidP="009E330D">
            <w:pPr>
              <w:ind w:hanging="3"/>
            </w:pPr>
            <w:r>
              <w:t>1.3.</w:t>
            </w:r>
          </w:p>
        </w:tc>
        <w:tc>
          <w:tcPr>
            <w:tcW w:w="6120" w:type="dxa"/>
            <w:tcBorders>
              <w:top w:val="nil"/>
              <w:left w:val="nil"/>
              <w:bottom w:val="single" w:sz="4" w:space="0" w:color="auto"/>
              <w:right w:val="single" w:sz="4" w:space="0" w:color="auto"/>
            </w:tcBorders>
            <w:shd w:val="clear" w:color="auto" w:fill="auto"/>
            <w:vAlign w:val="bottom"/>
          </w:tcPr>
          <w:p w14:paraId="08C441D2" w14:textId="77777777" w:rsidR="00A8597C" w:rsidRPr="00F356D7" w:rsidRDefault="00A8597C" w:rsidP="009E330D">
            <w:pPr>
              <w:ind w:hanging="18"/>
            </w:pPr>
            <w:r>
              <w:t xml:space="preserve">Test expression strategy by introducing his-tagged </w:t>
            </w:r>
            <w:r w:rsidRPr="00A04171">
              <w:rPr>
                <w:i/>
              </w:rPr>
              <w:t xml:space="preserve">M. </w:t>
            </w:r>
            <w:proofErr w:type="spellStart"/>
            <w:r w:rsidRPr="00A04171">
              <w:rPr>
                <w:i/>
              </w:rPr>
              <w:t>maripaludis</w:t>
            </w:r>
            <w:proofErr w:type="spellEnd"/>
            <w:r>
              <w:t xml:space="preserve"> </w:t>
            </w:r>
            <w:proofErr w:type="spellStart"/>
            <w:r>
              <w:t>Mcr</w:t>
            </w:r>
            <w:proofErr w:type="spellEnd"/>
            <w:r>
              <w:t xml:space="preserve"> on a vector</w:t>
            </w:r>
          </w:p>
        </w:tc>
        <w:tc>
          <w:tcPr>
            <w:tcW w:w="990" w:type="dxa"/>
            <w:tcBorders>
              <w:top w:val="nil"/>
              <w:left w:val="nil"/>
              <w:bottom w:val="single" w:sz="4" w:space="0" w:color="auto"/>
              <w:right w:val="single" w:sz="4" w:space="0" w:color="auto"/>
            </w:tcBorders>
            <w:shd w:val="clear" w:color="auto" w:fill="auto"/>
            <w:vAlign w:val="bottom"/>
          </w:tcPr>
          <w:p w14:paraId="6C1DCEC2"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4E91CE87" w14:textId="77777777" w:rsidR="00A8597C" w:rsidRPr="00F356D7" w:rsidRDefault="00A8597C" w:rsidP="009E330D">
            <w:pPr>
              <w:ind w:hanging="18"/>
            </w:pPr>
            <w:r>
              <w:t>3/1/15</w:t>
            </w:r>
          </w:p>
        </w:tc>
        <w:tc>
          <w:tcPr>
            <w:tcW w:w="1170" w:type="dxa"/>
            <w:tcBorders>
              <w:top w:val="nil"/>
              <w:left w:val="nil"/>
              <w:bottom w:val="single" w:sz="4" w:space="0" w:color="auto"/>
              <w:right w:val="single" w:sz="4" w:space="0" w:color="auto"/>
            </w:tcBorders>
            <w:shd w:val="clear" w:color="auto" w:fill="auto"/>
            <w:noWrap/>
            <w:vAlign w:val="bottom"/>
          </w:tcPr>
          <w:p w14:paraId="4AACFA2B" w14:textId="77777777" w:rsidR="00A8597C" w:rsidRPr="00F356D7" w:rsidRDefault="00A8597C" w:rsidP="009E330D">
            <w:pPr>
              <w:ind w:right="-18"/>
            </w:pPr>
            <w:r>
              <w:t>5/1/15</w:t>
            </w:r>
          </w:p>
        </w:tc>
      </w:tr>
      <w:tr w:rsidR="00A8597C" w:rsidRPr="00F356D7" w14:paraId="4A1EBC00"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9BC3404" w14:textId="77777777" w:rsidR="00A8597C" w:rsidRPr="00F356D7" w:rsidRDefault="00A8597C" w:rsidP="009E330D">
            <w:pPr>
              <w:ind w:hanging="3"/>
            </w:pPr>
            <w:r>
              <w:t>M1.3</w:t>
            </w:r>
          </w:p>
        </w:tc>
        <w:tc>
          <w:tcPr>
            <w:tcW w:w="6120" w:type="dxa"/>
            <w:tcBorders>
              <w:top w:val="nil"/>
              <w:left w:val="nil"/>
              <w:bottom w:val="single" w:sz="4" w:space="0" w:color="auto"/>
              <w:right w:val="single" w:sz="4" w:space="0" w:color="auto"/>
            </w:tcBorders>
            <w:shd w:val="clear" w:color="auto" w:fill="auto"/>
            <w:vAlign w:val="bottom"/>
          </w:tcPr>
          <w:p w14:paraId="34244B61" w14:textId="77777777" w:rsidR="00A8597C" w:rsidRPr="00F356D7" w:rsidRDefault="00A8597C" w:rsidP="009E330D">
            <w:pPr>
              <w:ind w:hanging="18"/>
            </w:pPr>
            <w:r>
              <w:t xml:space="preserve">Achieve expressed M. </w:t>
            </w:r>
            <w:proofErr w:type="spellStart"/>
            <w:r>
              <w:t>maripaludis</w:t>
            </w:r>
            <w:proofErr w:type="spellEnd"/>
            <w:r>
              <w:t xml:space="preserve"> </w:t>
            </w:r>
            <w:proofErr w:type="spellStart"/>
            <w:r>
              <w:t>Mcr</w:t>
            </w:r>
            <w:proofErr w:type="spellEnd"/>
            <w:r>
              <w:t xml:space="preserve"> protein level similar to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6F6C9E7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508B125"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2980B7FA" w14:textId="77777777" w:rsidR="00A8597C" w:rsidRPr="00F356D7" w:rsidRDefault="00A8597C" w:rsidP="009E330D">
            <w:pPr>
              <w:ind w:right="-18"/>
            </w:pPr>
            <w:r>
              <w:t>5/1/15</w:t>
            </w:r>
          </w:p>
        </w:tc>
      </w:tr>
      <w:tr w:rsidR="00A8597C" w:rsidRPr="00F356D7" w14:paraId="5B73A53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81F1F19" w14:textId="77777777" w:rsidR="00A8597C" w:rsidRPr="00F356D7" w:rsidRDefault="00A8597C" w:rsidP="009E330D">
            <w:pPr>
              <w:ind w:hanging="3"/>
            </w:pPr>
            <w:r>
              <w:t>1.4</w:t>
            </w:r>
          </w:p>
        </w:tc>
        <w:tc>
          <w:tcPr>
            <w:tcW w:w="6120" w:type="dxa"/>
            <w:tcBorders>
              <w:top w:val="nil"/>
              <w:left w:val="nil"/>
              <w:bottom w:val="single" w:sz="4" w:space="0" w:color="auto"/>
              <w:right w:val="single" w:sz="4" w:space="0" w:color="auto"/>
            </w:tcBorders>
            <w:shd w:val="clear" w:color="auto" w:fill="auto"/>
            <w:vAlign w:val="bottom"/>
          </w:tcPr>
          <w:p w14:paraId="7CF8C66A" w14:textId="77777777" w:rsidR="00A8597C" w:rsidRPr="00F356D7" w:rsidRDefault="00A8597C" w:rsidP="009E330D">
            <w:pPr>
              <w:ind w:hanging="18"/>
            </w:pPr>
            <w:r>
              <w:t xml:space="preserve">Test activity of expressed M. </w:t>
            </w:r>
            <w:proofErr w:type="spellStart"/>
            <w:r>
              <w:t>maripaludis</w:t>
            </w:r>
            <w:proofErr w:type="spellEnd"/>
            <w:r>
              <w:t xml:space="preserve"> </w:t>
            </w:r>
            <w:proofErr w:type="spellStart"/>
            <w:r>
              <w:t>Mcr</w:t>
            </w:r>
            <w:proofErr w:type="spellEnd"/>
            <w:r>
              <w:t xml:space="preserve"> by deleting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6EE0C385"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3FB9BEA0" w14:textId="77777777" w:rsidR="00A8597C" w:rsidRPr="00F356D7" w:rsidRDefault="00A8597C" w:rsidP="009E330D">
            <w:pPr>
              <w:ind w:hanging="18"/>
            </w:pPr>
            <w:r>
              <w:t>5/1/15</w:t>
            </w:r>
          </w:p>
        </w:tc>
        <w:tc>
          <w:tcPr>
            <w:tcW w:w="1170" w:type="dxa"/>
            <w:tcBorders>
              <w:top w:val="nil"/>
              <w:left w:val="nil"/>
              <w:bottom w:val="single" w:sz="4" w:space="0" w:color="auto"/>
              <w:right w:val="single" w:sz="4" w:space="0" w:color="auto"/>
            </w:tcBorders>
            <w:shd w:val="clear" w:color="auto" w:fill="auto"/>
            <w:noWrap/>
            <w:vAlign w:val="bottom"/>
          </w:tcPr>
          <w:p w14:paraId="53D2DCF6" w14:textId="77777777" w:rsidR="00A8597C" w:rsidRPr="00F356D7" w:rsidRDefault="00A8597C" w:rsidP="009E330D">
            <w:pPr>
              <w:ind w:right="-18"/>
            </w:pPr>
            <w:r>
              <w:t>7/1/15</w:t>
            </w:r>
          </w:p>
        </w:tc>
      </w:tr>
      <w:tr w:rsidR="00A8597C" w:rsidRPr="00F356D7" w14:paraId="7EB8B6A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7E96966E" w14:textId="77777777" w:rsidR="00A8597C" w:rsidRPr="00F356D7" w:rsidRDefault="00A8597C" w:rsidP="009E330D">
            <w:pPr>
              <w:ind w:hanging="3"/>
            </w:pPr>
            <w:r>
              <w:t>M.1.4.</w:t>
            </w:r>
          </w:p>
        </w:tc>
        <w:tc>
          <w:tcPr>
            <w:tcW w:w="6120" w:type="dxa"/>
            <w:tcBorders>
              <w:top w:val="nil"/>
              <w:left w:val="nil"/>
              <w:bottom w:val="single" w:sz="4" w:space="0" w:color="auto"/>
              <w:right w:val="single" w:sz="4" w:space="0" w:color="auto"/>
            </w:tcBorders>
            <w:shd w:val="clear" w:color="auto" w:fill="auto"/>
            <w:vAlign w:val="bottom"/>
          </w:tcPr>
          <w:p w14:paraId="7215FD88" w14:textId="77777777" w:rsidR="00A8597C" w:rsidRPr="00F356D7" w:rsidRDefault="00A8597C" w:rsidP="009E330D">
            <w:pPr>
              <w:ind w:hanging="18"/>
            </w:pPr>
            <w:r>
              <w:t>Demonstrate activity by viability of knock-out strain</w:t>
            </w:r>
          </w:p>
        </w:tc>
        <w:tc>
          <w:tcPr>
            <w:tcW w:w="990" w:type="dxa"/>
            <w:tcBorders>
              <w:top w:val="nil"/>
              <w:left w:val="nil"/>
              <w:bottom w:val="single" w:sz="4" w:space="0" w:color="auto"/>
              <w:right w:val="single" w:sz="4" w:space="0" w:color="auto"/>
            </w:tcBorders>
            <w:shd w:val="clear" w:color="auto" w:fill="auto"/>
            <w:vAlign w:val="bottom"/>
          </w:tcPr>
          <w:p w14:paraId="50AC491C"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7C7D9700"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7916E76A" w14:textId="77777777" w:rsidR="00A8597C" w:rsidRPr="00F356D7" w:rsidRDefault="00A8597C" w:rsidP="009E330D">
            <w:pPr>
              <w:ind w:right="-18"/>
            </w:pPr>
            <w:r>
              <w:t>7/1/15</w:t>
            </w:r>
          </w:p>
        </w:tc>
      </w:tr>
      <w:tr w:rsidR="00A8597C" w:rsidRPr="00F356D7" w14:paraId="54A0E9B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F4338B3" w14:textId="77777777" w:rsidR="00A8597C" w:rsidRPr="00F356D7" w:rsidRDefault="00A8597C" w:rsidP="009E330D">
            <w:pPr>
              <w:ind w:hanging="3"/>
            </w:pPr>
            <w:r>
              <w:t>1.5.</w:t>
            </w:r>
          </w:p>
        </w:tc>
        <w:tc>
          <w:tcPr>
            <w:tcW w:w="6120" w:type="dxa"/>
            <w:tcBorders>
              <w:top w:val="nil"/>
              <w:left w:val="nil"/>
              <w:bottom w:val="single" w:sz="4" w:space="0" w:color="auto"/>
              <w:right w:val="single" w:sz="4" w:space="0" w:color="auto"/>
            </w:tcBorders>
            <w:shd w:val="clear" w:color="auto" w:fill="auto"/>
            <w:vAlign w:val="bottom"/>
          </w:tcPr>
          <w:p w14:paraId="20E2E865" w14:textId="77777777" w:rsidR="00A8597C" w:rsidRPr="00F356D7" w:rsidRDefault="00A8597C" w:rsidP="009E330D">
            <w:pPr>
              <w:ind w:hanging="18"/>
            </w:pPr>
            <w:r>
              <w:t>Determine mRNA levels for heterologous proteins</w:t>
            </w:r>
          </w:p>
        </w:tc>
        <w:tc>
          <w:tcPr>
            <w:tcW w:w="990" w:type="dxa"/>
            <w:tcBorders>
              <w:top w:val="nil"/>
              <w:left w:val="nil"/>
              <w:bottom w:val="single" w:sz="4" w:space="0" w:color="auto"/>
              <w:right w:val="single" w:sz="4" w:space="0" w:color="auto"/>
            </w:tcBorders>
            <w:shd w:val="clear" w:color="auto" w:fill="auto"/>
            <w:vAlign w:val="bottom"/>
          </w:tcPr>
          <w:p w14:paraId="3BFA3B77" w14:textId="77777777" w:rsidR="00A8597C" w:rsidRPr="00F356D7" w:rsidRDefault="00A8597C" w:rsidP="009E330D">
            <w:pPr>
              <w:ind w:left="-18"/>
            </w:pPr>
            <w:r>
              <w:t>3</w:t>
            </w:r>
          </w:p>
        </w:tc>
        <w:tc>
          <w:tcPr>
            <w:tcW w:w="900" w:type="dxa"/>
            <w:tcBorders>
              <w:top w:val="nil"/>
              <w:left w:val="nil"/>
              <w:bottom w:val="single" w:sz="4" w:space="0" w:color="auto"/>
              <w:right w:val="single" w:sz="4" w:space="0" w:color="auto"/>
            </w:tcBorders>
            <w:shd w:val="clear" w:color="auto" w:fill="auto"/>
            <w:noWrap/>
            <w:vAlign w:val="bottom"/>
          </w:tcPr>
          <w:p w14:paraId="09C816BB" w14:textId="77777777" w:rsidR="00A8597C" w:rsidRPr="00F356D7" w:rsidRDefault="00A8597C" w:rsidP="009E330D">
            <w:pPr>
              <w:ind w:hanging="18"/>
            </w:pPr>
            <w:r>
              <w:t>3/1/15</w:t>
            </w:r>
          </w:p>
        </w:tc>
        <w:tc>
          <w:tcPr>
            <w:tcW w:w="1170" w:type="dxa"/>
            <w:tcBorders>
              <w:top w:val="nil"/>
              <w:left w:val="nil"/>
              <w:bottom w:val="single" w:sz="4" w:space="0" w:color="auto"/>
              <w:right w:val="single" w:sz="4" w:space="0" w:color="auto"/>
            </w:tcBorders>
            <w:shd w:val="clear" w:color="auto" w:fill="auto"/>
            <w:noWrap/>
            <w:vAlign w:val="bottom"/>
          </w:tcPr>
          <w:p w14:paraId="5C1CB6E2" w14:textId="77777777" w:rsidR="00A8597C" w:rsidRPr="00F356D7" w:rsidRDefault="00A8597C" w:rsidP="009E330D">
            <w:pPr>
              <w:ind w:right="-18"/>
            </w:pPr>
            <w:r>
              <w:t>6/1/15</w:t>
            </w:r>
          </w:p>
        </w:tc>
      </w:tr>
      <w:tr w:rsidR="00A8597C" w:rsidRPr="00F356D7" w14:paraId="3CF6E58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C332E15" w14:textId="77777777" w:rsidR="00A8597C" w:rsidRPr="00F356D7" w:rsidRDefault="00A8597C" w:rsidP="009E330D">
            <w:pPr>
              <w:ind w:hanging="3"/>
            </w:pPr>
            <w:r>
              <w:t>M.1.5.</w:t>
            </w:r>
          </w:p>
        </w:tc>
        <w:tc>
          <w:tcPr>
            <w:tcW w:w="6120" w:type="dxa"/>
            <w:tcBorders>
              <w:top w:val="nil"/>
              <w:left w:val="nil"/>
              <w:bottom w:val="single" w:sz="4" w:space="0" w:color="auto"/>
              <w:right w:val="single" w:sz="4" w:space="0" w:color="auto"/>
            </w:tcBorders>
            <w:shd w:val="clear" w:color="auto" w:fill="auto"/>
            <w:vAlign w:val="bottom"/>
          </w:tcPr>
          <w:p w14:paraId="127BA73C" w14:textId="77777777" w:rsidR="00A8597C" w:rsidRPr="00F356D7" w:rsidRDefault="00A8597C" w:rsidP="009E330D">
            <w:pPr>
              <w:ind w:hanging="18"/>
            </w:pPr>
            <w:r>
              <w:t xml:space="preserve">Achieve mRNA levels similar to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2CCB66D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23508DF"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17A2006C" w14:textId="77777777" w:rsidR="00A8597C" w:rsidRPr="00F356D7" w:rsidRDefault="00A8597C" w:rsidP="009E330D">
            <w:pPr>
              <w:ind w:right="-18"/>
            </w:pPr>
            <w:r>
              <w:t>6/1/15</w:t>
            </w:r>
          </w:p>
        </w:tc>
      </w:tr>
      <w:tr w:rsidR="00A8597C" w:rsidRPr="00F356D7" w14:paraId="4DC591E3"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6D16CDF" w14:textId="77777777" w:rsidR="00A8597C" w:rsidRPr="00F356D7" w:rsidRDefault="00A8597C" w:rsidP="009E330D">
            <w:pPr>
              <w:ind w:hanging="3"/>
            </w:pPr>
            <w:r>
              <w:t>1.6.</w:t>
            </w:r>
          </w:p>
        </w:tc>
        <w:tc>
          <w:tcPr>
            <w:tcW w:w="6120" w:type="dxa"/>
            <w:tcBorders>
              <w:top w:val="nil"/>
              <w:left w:val="nil"/>
              <w:bottom w:val="single" w:sz="4" w:space="0" w:color="auto"/>
              <w:right w:val="single" w:sz="4" w:space="0" w:color="auto"/>
            </w:tcBorders>
            <w:shd w:val="clear" w:color="auto" w:fill="auto"/>
            <w:vAlign w:val="bottom"/>
          </w:tcPr>
          <w:p w14:paraId="0B4AA39F" w14:textId="77777777" w:rsidR="00A8597C" w:rsidRPr="00F356D7" w:rsidRDefault="00A8597C" w:rsidP="009E330D">
            <w:pPr>
              <w:ind w:hanging="18"/>
            </w:pPr>
            <w:r>
              <w:t xml:space="preserve">Implement measures to increase levels of heterologous proteins: Construct an M. </w:t>
            </w:r>
            <w:proofErr w:type="spellStart"/>
            <w:r>
              <w:t>maripaludis</w:t>
            </w:r>
            <w:proofErr w:type="spellEnd"/>
            <w:r>
              <w:t xml:space="preserve"> strain to support replication of a smaller expression plasmid, overexpress chaperonin, knock out proteasome activator</w:t>
            </w:r>
          </w:p>
        </w:tc>
        <w:tc>
          <w:tcPr>
            <w:tcW w:w="990" w:type="dxa"/>
            <w:tcBorders>
              <w:top w:val="nil"/>
              <w:left w:val="nil"/>
              <w:bottom w:val="single" w:sz="4" w:space="0" w:color="auto"/>
              <w:right w:val="single" w:sz="4" w:space="0" w:color="auto"/>
            </w:tcBorders>
            <w:shd w:val="clear" w:color="auto" w:fill="auto"/>
            <w:vAlign w:val="bottom"/>
          </w:tcPr>
          <w:p w14:paraId="4973C0DC" w14:textId="77777777" w:rsidR="00A8597C" w:rsidRPr="00F356D7" w:rsidRDefault="00A8597C" w:rsidP="009E330D">
            <w:pPr>
              <w:ind w:left="-18"/>
            </w:pPr>
            <w:r>
              <w:t>5</w:t>
            </w:r>
          </w:p>
        </w:tc>
        <w:tc>
          <w:tcPr>
            <w:tcW w:w="900" w:type="dxa"/>
            <w:tcBorders>
              <w:top w:val="nil"/>
              <w:left w:val="nil"/>
              <w:bottom w:val="single" w:sz="4" w:space="0" w:color="auto"/>
              <w:right w:val="single" w:sz="4" w:space="0" w:color="auto"/>
            </w:tcBorders>
            <w:shd w:val="clear" w:color="auto" w:fill="auto"/>
            <w:noWrap/>
            <w:vAlign w:val="bottom"/>
          </w:tcPr>
          <w:p w14:paraId="78BA974D" w14:textId="77777777" w:rsidR="00A8597C" w:rsidRPr="00F356D7" w:rsidRDefault="00A8597C" w:rsidP="009E330D">
            <w:pPr>
              <w:ind w:hanging="18"/>
            </w:pPr>
            <w:r>
              <w:t>3/1/15</w:t>
            </w:r>
          </w:p>
        </w:tc>
        <w:tc>
          <w:tcPr>
            <w:tcW w:w="1170" w:type="dxa"/>
            <w:tcBorders>
              <w:top w:val="nil"/>
              <w:left w:val="nil"/>
              <w:bottom w:val="single" w:sz="4" w:space="0" w:color="auto"/>
              <w:right w:val="single" w:sz="4" w:space="0" w:color="auto"/>
            </w:tcBorders>
            <w:shd w:val="clear" w:color="auto" w:fill="auto"/>
            <w:noWrap/>
            <w:vAlign w:val="bottom"/>
          </w:tcPr>
          <w:p w14:paraId="294B6DF1" w14:textId="77777777" w:rsidR="00A8597C" w:rsidRPr="00F356D7" w:rsidRDefault="00A8597C" w:rsidP="009E330D">
            <w:pPr>
              <w:ind w:right="-18"/>
            </w:pPr>
            <w:r>
              <w:t>8/1/15</w:t>
            </w:r>
          </w:p>
        </w:tc>
      </w:tr>
      <w:tr w:rsidR="00A8597C" w:rsidRPr="00F356D7" w14:paraId="1B02651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F7A9B6A" w14:textId="77777777" w:rsidR="00A8597C" w:rsidRPr="00F356D7" w:rsidRDefault="00A8597C" w:rsidP="009E330D">
            <w:pPr>
              <w:ind w:hanging="3"/>
            </w:pPr>
            <w:r>
              <w:t>M.1.6.</w:t>
            </w:r>
          </w:p>
        </w:tc>
        <w:tc>
          <w:tcPr>
            <w:tcW w:w="6120" w:type="dxa"/>
            <w:tcBorders>
              <w:top w:val="nil"/>
              <w:left w:val="nil"/>
              <w:bottom w:val="single" w:sz="4" w:space="0" w:color="auto"/>
              <w:right w:val="single" w:sz="4" w:space="0" w:color="auto"/>
            </w:tcBorders>
            <w:shd w:val="clear" w:color="auto" w:fill="auto"/>
            <w:vAlign w:val="bottom"/>
          </w:tcPr>
          <w:p w14:paraId="0DA90535" w14:textId="77777777" w:rsidR="00A8597C" w:rsidRDefault="00A8597C" w:rsidP="009E330D">
            <w:pPr>
              <w:ind w:hanging="18"/>
            </w:pPr>
            <w:r>
              <w:t xml:space="preserve">Achieve introduction of gene for plasmid maintenance into M. </w:t>
            </w:r>
            <w:proofErr w:type="spellStart"/>
            <w:r>
              <w:t>maripaludis</w:t>
            </w:r>
            <w:proofErr w:type="spellEnd"/>
            <w:r>
              <w:t xml:space="preserve"> chromosome, achieve introduction of expressed chaperonin, achieve knock out of proteasome activator</w:t>
            </w:r>
          </w:p>
        </w:tc>
        <w:tc>
          <w:tcPr>
            <w:tcW w:w="990" w:type="dxa"/>
            <w:tcBorders>
              <w:top w:val="nil"/>
              <w:left w:val="nil"/>
              <w:bottom w:val="single" w:sz="4" w:space="0" w:color="auto"/>
              <w:right w:val="single" w:sz="4" w:space="0" w:color="auto"/>
            </w:tcBorders>
            <w:shd w:val="clear" w:color="auto" w:fill="auto"/>
            <w:vAlign w:val="bottom"/>
          </w:tcPr>
          <w:p w14:paraId="2839719C"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EC83FB8" w14:textId="77777777" w:rsidR="00A8597C"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23414BB7" w14:textId="77777777" w:rsidR="00A8597C" w:rsidRDefault="00A8597C" w:rsidP="009E330D">
            <w:pPr>
              <w:ind w:right="-18"/>
            </w:pPr>
            <w:r>
              <w:t>8/1/15</w:t>
            </w:r>
          </w:p>
        </w:tc>
      </w:tr>
      <w:tr w:rsidR="00A8597C" w:rsidRPr="00F356D7" w14:paraId="3A23EAD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45ED6412" w14:textId="77777777" w:rsidR="00A8597C" w:rsidRPr="00F356D7" w:rsidRDefault="00A8597C" w:rsidP="009E330D">
            <w:pPr>
              <w:ind w:hanging="3"/>
            </w:pPr>
            <w:r>
              <w:t>1.7.</w:t>
            </w:r>
          </w:p>
        </w:tc>
        <w:tc>
          <w:tcPr>
            <w:tcW w:w="6120" w:type="dxa"/>
            <w:tcBorders>
              <w:top w:val="nil"/>
              <w:left w:val="nil"/>
              <w:bottom w:val="single" w:sz="4" w:space="0" w:color="auto"/>
              <w:right w:val="single" w:sz="4" w:space="0" w:color="auto"/>
            </w:tcBorders>
            <w:shd w:val="clear" w:color="auto" w:fill="auto"/>
            <w:vAlign w:val="bottom"/>
          </w:tcPr>
          <w:p w14:paraId="3F24E746" w14:textId="77777777" w:rsidR="00A8597C" w:rsidRDefault="00A8597C" w:rsidP="009E330D">
            <w:pPr>
              <w:ind w:hanging="18"/>
            </w:pPr>
            <w:r>
              <w:t xml:space="preserve">Determine effect of measures to increase levels of heterologous proteins: re-introduce heterologous </w:t>
            </w:r>
            <w:proofErr w:type="spellStart"/>
            <w:r>
              <w:t>Mcr’s</w:t>
            </w:r>
            <w:proofErr w:type="spellEnd"/>
            <w:r>
              <w:t xml:space="preserve"> and methanol </w:t>
            </w:r>
            <w:proofErr w:type="spellStart"/>
            <w:r>
              <w:t>methyltransferases</w:t>
            </w:r>
            <w:proofErr w:type="spellEnd"/>
          </w:p>
        </w:tc>
        <w:tc>
          <w:tcPr>
            <w:tcW w:w="990" w:type="dxa"/>
            <w:tcBorders>
              <w:top w:val="nil"/>
              <w:left w:val="nil"/>
              <w:bottom w:val="single" w:sz="4" w:space="0" w:color="auto"/>
              <w:right w:val="single" w:sz="4" w:space="0" w:color="auto"/>
            </w:tcBorders>
            <w:shd w:val="clear" w:color="auto" w:fill="auto"/>
            <w:vAlign w:val="bottom"/>
          </w:tcPr>
          <w:p w14:paraId="05C92F04" w14:textId="77777777" w:rsidR="00A8597C"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121D63FA" w14:textId="77777777" w:rsidR="00A8597C" w:rsidRDefault="00A8597C" w:rsidP="009E330D">
            <w:pPr>
              <w:ind w:hanging="18"/>
            </w:pPr>
            <w:r>
              <w:t>8/1/15</w:t>
            </w:r>
          </w:p>
        </w:tc>
        <w:tc>
          <w:tcPr>
            <w:tcW w:w="1170" w:type="dxa"/>
            <w:tcBorders>
              <w:top w:val="nil"/>
              <w:left w:val="nil"/>
              <w:bottom w:val="single" w:sz="4" w:space="0" w:color="auto"/>
              <w:right w:val="single" w:sz="4" w:space="0" w:color="auto"/>
            </w:tcBorders>
            <w:shd w:val="clear" w:color="auto" w:fill="auto"/>
            <w:noWrap/>
            <w:vAlign w:val="bottom"/>
          </w:tcPr>
          <w:p w14:paraId="0C913827" w14:textId="77777777" w:rsidR="00A8597C" w:rsidRDefault="00A8597C" w:rsidP="009E330D">
            <w:pPr>
              <w:ind w:right="-18"/>
            </w:pPr>
            <w:r>
              <w:t>10/1/15</w:t>
            </w:r>
          </w:p>
        </w:tc>
      </w:tr>
      <w:tr w:rsidR="00A8597C" w:rsidRPr="00F356D7" w14:paraId="6ACB622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EF4F634" w14:textId="77777777" w:rsidR="00A8597C" w:rsidRDefault="00A8597C" w:rsidP="009E330D">
            <w:pPr>
              <w:ind w:hanging="3"/>
            </w:pPr>
            <w:r>
              <w:t>M1.7</w:t>
            </w:r>
          </w:p>
        </w:tc>
        <w:tc>
          <w:tcPr>
            <w:tcW w:w="6120" w:type="dxa"/>
            <w:tcBorders>
              <w:top w:val="nil"/>
              <w:left w:val="nil"/>
              <w:bottom w:val="single" w:sz="4" w:space="0" w:color="auto"/>
              <w:right w:val="single" w:sz="4" w:space="0" w:color="auto"/>
            </w:tcBorders>
            <w:shd w:val="clear" w:color="auto" w:fill="auto"/>
            <w:vAlign w:val="bottom"/>
          </w:tcPr>
          <w:p w14:paraId="6695CFED" w14:textId="77777777" w:rsidR="00A8597C" w:rsidRDefault="00A8597C" w:rsidP="009E330D">
            <w:pPr>
              <w:ind w:hanging="18"/>
            </w:pPr>
            <w:r>
              <w:t>Achieve increased levels of heterologous proteins as determined by Western blot</w:t>
            </w:r>
          </w:p>
        </w:tc>
        <w:tc>
          <w:tcPr>
            <w:tcW w:w="990" w:type="dxa"/>
            <w:tcBorders>
              <w:top w:val="nil"/>
              <w:left w:val="nil"/>
              <w:bottom w:val="single" w:sz="4" w:space="0" w:color="auto"/>
              <w:right w:val="single" w:sz="4" w:space="0" w:color="auto"/>
            </w:tcBorders>
            <w:shd w:val="clear" w:color="auto" w:fill="auto"/>
            <w:vAlign w:val="bottom"/>
          </w:tcPr>
          <w:p w14:paraId="1C56A94A"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43A94ED4" w14:textId="77777777" w:rsidR="00A8597C"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5141F7C7" w14:textId="77777777" w:rsidR="00A8597C" w:rsidRDefault="00A8597C" w:rsidP="009E330D">
            <w:pPr>
              <w:ind w:right="-18"/>
            </w:pPr>
            <w:r>
              <w:t>10/1/15</w:t>
            </w:r>
          </w:p>
        </w:tc>
      </w:tr>
      <w:tr w:rsidR="00A8597C" w:rsidRPr="00F356D7" w14:paraId="4ECC305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7829D90" w14:textId="77777777" w:rsidR="00A8597C" w:rsidRPr="00A04171" w:rsidRDefault="00A8597C" w:rsidP="009E330D">
            <w:pPr>
              <w:ind w:hanging="3"/>
              <w:rPr>
                <w:strike/>
              </w:rPr>
            </w:pPr>
            <w:r w:rsidRPr="00A04171">
              <w:rPr>
                <w:strike/>
              </w:rPr>
              <w:t>1.3</w:t>
            </w:r>
          </w:p>
        </w:tc>
        <w:tc>
          <w:tcPr>
            <w:tcW w:w="6120" w:type="dxa"/>
            <w:tcBorders>
              <w:top w:val="nil"/>
              <w:left w:val="nil"/>
              <w:bottom w:val="single" w:sz="4" w:space="0" w:color="auto"/>
              <w:right w:val="single" w:sz="4" w:space="0" w:color="auto"/>
            </w:tcBorders>
            <w:shd w:val="clear" w:color="auto" w:fill="auto"/>
            <w:vAlign w:val="bottom"/>
            <w:hideMark/>
          </w:tcPr>
          <w:p w14:paraId="08E353CA" w14:textId="77777777" w:rsidR="00A8597C" w:rsidRPr="00A04171" w:rsidRDefault="00A8597C" w:rsidP="009E330D">
            <w:pPr>
              <w:ind w:hanging="18"/>
              <w:rPr>
                <w:strike/>
              </w:rPr>
            </w:pPr>
            <w:r w:rsidRPr="00A04171">
              <w:rPr>
                <w:strike/>
              </w:rPr>
              <w:t xml:space="preserve">Test for genetic complementation of MCR deletion mutation in M. </w:t>
            </w:r>
            <w:proofErr w:type="spellStart"/>
            <w:r w:rsidRPr="00A04171">
              <w:rPr>
                <w:strike/>
              </w:rPr>
              <w:t>maripaludis</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141221E2" w14:textId="77777777" w:rsidR="00A8597C" w:rsidRPr="00A04171" w:rsidRDefault="00A8597C" w:rsidP="009E330D">
            <w:pPr>
              <w:ind w:left="-18"/>
              <w:rPr>
                <w:strike/>
              </w:rPr>
            </w:pPr>
            <w:r w:rsidRPr="00A041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16AAA91B" w14:textId="77777777" w:rsidR="00A8597C" w:rsidRPr="00A04171" w:rsidRDefault="00A8597C" w:rsidP="009E330D">
            <w:pPr>
              <w:ind w:hanging="18"/>
              <w:rPr>
                <w:strike/>
              </w:rPr>
            </w:pPr>
            <w:r w:rsidRPr="00A04171">
              <w:rPr>
                <w:strike/>
              </w:rPr>
              <w:t>11/1/14</w:t>
            </w:r>
          </w:p>
        </w:tc>
        <w:tc>
          <w:tcPr>
            <w:tcW w:w="1170" w:type="dxa"/>
            <w:tcBorders>
              <w:top w:val="nil"/>
              <w:left w:val="nil"/>
              <w:bottom w:val="single" w:sz="4" w:space="0" w:color="auto"/>
              <w:right w:val="single" w:sz="4" w:space="0" w:color="auto"/>
            </w:tcBorders>
            <w:shd w:val="clear" w:color="auto" w:fill="auto"/>
            <w:noWrap/>
            <w:vAlign w:val="bottom"/>
            <w:hideMark/>
          </w:tcPr>
          <w:p w14:paraId="2C2627A8" w14:textId="77777777" w:rsidR="00A8597C" w:rsidRPr="00A04171" w:rsidRDefault="00A8597C" w:rsidP="009E330D">
            <w:pPr>
              <w:ind w:right="-18"/>
              <w:rPr>
                <w:strike/>
              </w:rPr>
            </w:pPr>
            <w:r w:rsidRPr="00A04171">
              <w:rPr>
                <w:strike/>
              </w:rPr>
              <w:t>1/1/15</w:t>
            </w:r>
          </w:p>
        </w:tc>
      </w:tr>
      <w:tr w:rsidR="00A8597C" w:rsidRPr="00F356D7" w14:paraId="458513EF"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A688C46" w14:textId="77777777" w:rsidR="00A8597C" w:rsidRPr="00A04171" w:rsidRDefault="00A8597C" w:rsidP="009E330D">
            <w:pPr>
              <w:ind w:hanging="3"/>
              <w:rPr>
                <w:strike/>
              </w:rPr>
            </w:pPr>
            <w:r w:rsidRPr="00A04171">
              <w:rPr>
                <w:strike/>
              </w:rPr>
              <w:t>M1.3</w:t>
            </w:r>
          </w:p>
        </w:tc>
        <w:tc>
          <w:tcPr>
            <w:tcW w:w="6120" w:type="dxa"/>
            <w:tcBorders>
              <w:top w:val="nil"/>
              <w:left w:val="nil"/>
              <w:bottom w:val="single" w:sz="4" w:space="0" w:color="auto"/>
              <w:right w:val="single" w:sz="4" w:space="0" w:color="auto"/>
            </w:tcBorders>
            <w:shd w:val="clear" w:color="auto" w:fill="auto"/>
            <w:vAlign w:val="bottom"/>
            <w:hideMark/>
          </w:tcPr>
          <w:p w14:paraId="67DA1226" w14:textId="77777777" w:rsidR="00A8597C" w:rsidRPr="00A04171" w:rsidRDefault="00A8597C" w:rsidP="009E330D">
            <w:pPr>
              <w:ind w:hanging="18"/>
              <w:rPr>
                <w:strike/>
              </w:rPr>
            </w:pPr>
            <w:r w:rsidRPr="00A04171">
              <w:rPr>
                <w:strike/>
              </w:rPr>
              <w:t xml:space="preserve">Confirm activity of introduced enzymes by demonstrating viability of M. </w:t>
            </w:r>
            <w:proofErr w:type="spellStart"/>
            <w:r w:rsidRPr="00A04171">
              <w:rPr>
                <w:strike/>
              </w:rPr>
              <w:t>maripaludis</w:t>
            </w:r>
            <w:proofErr w:type="spellEnd"/>
            <w:r w:rsidRPr="00A04171">
              <w:rPr>
                <w:strike/>
              </w:rPr>
              <w:t xml:space="preserve"> MCR deletion mutants in expression strains </w:t>
            </w:r>
          </w:p>
        </w:tc>
        <w:tc>
          <w:tcPr>
            <w:tcW w:w="990" w:type="dxa"/>
            <w:tcBorders>
              <w:top w:val="nil"/>
              <w:left w:val="nil"/>
              <w:bottom w:val="single" w:sz="4" w:space="0" w:color="auto"/>
              <w:right w:val="single" w:sz="4" w:space="0" w:color="auto"/>
            </w:tcBorders>
            <w:shd w:val="clear" w:color="auto" w:fill="auto"/>
            <w:vAlign w:val="bottom"/>
            <w:hideMark/>
          </w:tcPr>
          <w:p w14:paraId="33F728E7" w14:textId="77777777" w:rsidR="00A8597C" w:rsidRPr="00A041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2BE8EB61" w14:textId="77777777" w:rsidR="00A8597C" w:rsidRPr="00A04171" w:rsidRDefault="00A8597C" w:rsidP="009E330D">
            <w:pPr>
              <w:ind w:hanging="18"/>
              <w:rPr>
                <w:strike/>
              </w:rPr>
            </w:pPr>
            <w:r w:rsidRPr="00A04171">
              <w:rPr>
                <w:strike/>
              </w:rPr>
              <w:t>1/1/15</w:t>
            </w:r>
          </w:p>
        </w:tc>
        <w:tc>
          <w:tcPr>
            <w:tcW w:w="1170" w:type="dxa"/>
            <w:tcBorders>
              <w:top w:val="nil"/>
              <w:left w:val="nil"/>
              <w:bottom w:val="single" w:sz="4" w:space="0" w:color="auto"/>
              <w:right w:val="single" w:sz="4" w:space="0" w:color="auto"/>
            </w:tcBorders>
            <w:shd w:val="clear" w:color="auto" w:fill="auto"/>
            <w:noWrap/>
            <w:vAlign w:val="bottom"/>
            <w:hideMark/>
          </w:tcPr>
          <w:p w14:paraId="219AAA54" w14:textId="77777777" w:rsidR="00A8597C" w:rsidRPr="00A04171" w:rsidRDefault="00A8597C" w:rsidP="009E330D">
            <w:pPr>
              <w:ind w:right="-18"/>
              <w:rPr>
                <w:strike/>
              </w:rPr>
            </w:pPr>
            <w:r w:rsidRPr="00A04171">
              <w:rPr>
                <w:strike/>
              </w:rPr>
              <w:t>1/1/15</w:t>
            </w:r>
          </w:p>
        </w:tc>
      </w:tr>
      <w:tr w:rsidR="00A8597C" w:rsidRPr="00F356D7" w14:paraId="291D246D"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D5A933D" w14:textId="77777777" w:rsidR="00A8597C" w:rsidRPr="00F356D7" w:rsidRDefault="00A8597C" w:rsidP="009E330D">
            <w:pPr>
              <w:ind w:hanging="3"/>
            </w:pPr>
            <w:r>
              <w:t>1.8</w:t>
            </w:r>
          </w:p>
        </w:tc>
        <w:tc>
          <w:tcPr>
            <w:tcW w:w="6120" w:type="dxa"/>
            <w:tcBorders>
              <w:top w:val="nil"/>
              <w:left w:val="nil"/>
              <w:bottom w:val="single" w:sz="4" w:space="0" w:color="auto"/>
              <w:right w:val="single" w:sz="4" w:space="0" w:color="auto"/>
            </w:tcBorders>
            <w:shd w:val="clear" w:color="auto" w:fill="auto"/>
            <w:vAlign w:val="bottom"/>
          </w:tcPr>
          <w:p w14:paraId="36CF55B7" w14:textId="77777777" w:rsidR="00A8597C" w:rsidRPr="00F356D7" w:rsidRDefault="00A8597C" w:rsidP="009E330D">
            <w:pPr>
              <w:ind w:hanging="18"/>
            </w:pPr>
            <w:r>
              <w:t xml:space="preserve">Introduce genes for activation of heterologous </w:t>
            </w:r>
            <w:proofErr w:type="spellStart"/>
            <w:r>
              <w:t>Mcr’s</w:t>
            </w:r>
            <w:proofErr w:type="spellEnd"/>
            <w:r>
              <w:t xml:space="preserve"> as necessary</w:t>
            </w:r>
          </w:p>
        </w:tc>
        <w:tc>
          <w:tcPr>
            <w:tcW w:w="990" w:type="dxa"/>
            <w:tcBorders>
              <w:top w:val="nil"/>
              <w:left w:val="nil"/>
              <w:bottom w:val="single" w:sz="4" w:space="0" w:color="auto"/>
              <w:right w:val="single" w:sz="4" w:space="0" w:color="auto"/>
            </w:tcBorders>
            <w:shd w:val="clear" w:color="auto" w:fill="auto"/>
            <w:vAlign w:val="bottom"/>
          </w:tcPr>
          <w:p w14:paraId="4B181D0E" w14:textId="77777777" w:rsidR="00A8597C" w:rsidRPr="00F356D7" w:rsidRDefault="00A8597C" w:rsidP="009E330D">
            <w:pPr>
              <w:ind w:left="-18"/>
            </w:pPr>
            <w:r>
              <w:t>6</w:t>
            </w:r>
          </w:p>
        </w:tc>
        <w:tc>
          <w:tcPr>
            <w:tcW w:w="900" w:type="dxa"/>
            <w:tcBorders>
              <w:top w:val="nil"/>
              <w:left w:val="nil"/>
              <w:bottom w:val="single" w:sz="4" w:space="0" w:color="auto"/>
              <w:right w:val="single" w:sz="4" w:space="0" w:color="auto"/>
            </w:tcBorders>
            <w:shd w:val="clear" w:color="auto" w:fill="auto"/>
            <w:noWrap/>
            <w:vAlign w:val="bottom"/>
          </w:tcPr>
          <w:p w14:paraId="771F782D" w14:textId="77777777" w:rsidR="00A8597C" w:rsidRPr="00F356D7" w:rsidRDefault="00A8597C" w:rsidP="009E330D">
            <w:pPr>
              <w:ind w:hanging="18"/>
            </w:pPr>
            <w:r>
              <w:t>1/1/16</w:t>
            </w:r>
          </w:p>
        </w:tc>
        <w:tc>
          <w:tcPr>
            <w:tcW w:w="1170" w:type="dxa"/>
            <w:tcBorders>
              <w:top w:val="nil"/>
              <w:left w:val="nil"/>
              <w:bottom w:val="single" w:sz="4" w:space="0" w:color="auto"/>
              <w:right w:val="single" w:sz="4" w:space="0" w:color="auto"/>
            </w:tcBorders>
            <w:shd w:val="clear" w:color="auto" w:fill="auto"/>
            <w:noWrap/>
            <w:vAlign w:val="bottom"/>
          </w:tcPr>
          <w:p w14:paraId="0D524B3D" w14:textId="77777777" w:rsidR="00A8597C" w:rsidRPr="00F356D7" w:rsidRDefault="00A8597C" w:rsidP="009E330D">
            <w:pPr>
              <w:ind w:right="-18"/>
            </w:pPr>
            <w:r>
              <w:t>7/1/16</w:t>
            </w:r>
          </w:p>
        </w:tc>
      </w:tr>
      <w:tr w:rsidR="00A8597C" w:rsidRPr="00F356D7" w14:paraId="6FA7CA95"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E0B2517" w14:textId="77777777" w:rsidR="00A8597C" w:rsidRPr="00F356D7" w:rsidRDefault="00A8597C" w:rsidP="009E330D">
            <w:pPr>
              <w:ind w:hanging="3"/>
            </w:pPr>
            <w:r>
              <w:t>M1.8</w:t>
            </w:r>
          </w:p>
        </w:tc>
        <w:tc>
          <w:tcPr>
            <w:tcW w:w="6120" w:type="dxa"/>
            <w:tcBorders>
              <w:top w:val="nil"/>
              <w:left w:val="nil"/>
              <w:bottom w:val="single" w:sz="4" w:space="0" w:color="auto"/>
              <w:right w:val="single" w:sz="4" w:space="0" w:color="auto"/>
            </w:tcBorders>
            <w:shd w:val="clear" w:color="auto" w:fill="auto"/>
            <w:vAlign w:val="bottom"/>
          </w:tcPr>
          <w:p w14:paraId="6C9AC5BC" w14:textId="77777777" w:rsidR="00A8597C" w:rsidRPr="00F356D7" w:rsidRDefault="00A8597C" w:rsidP="009E330D">
            <w:pPr>
              <w:ind w:hanging="18"/>
            </w:pPr>
            <w:r>
              <w:t xml:space="preserve">Demonstrate activation of heterologous </w:t>
            </w:r>
            <w:proofErr w:type="spellStart"/>
            <w:r>
              <w:t>Mcr’s</w:t>
            </w:r>
            <w:proofErr w:type="spellEnd"/>
            <w:r>
              <w:t xml:space="preserve"> by viability of M. </w:t>
            </w:r>
            <w:proofErr w:type="spellStart"/>
            <w:r>
              <w:t>maripaludis</w:t>
            </w:r>
            <w:proofErr w:type="spellEnd"/>
            <w:r>
              <w:t xml:space="preserve"> </w:t>
            </w:r>
            <w:proofErr w:type="spellStart"/>
            <w:r>
              <w:t>Mcr</w:t>
            </w:r>
            <w:proofErr w:type="spellEnd"/>
            <w:r>
              <w:t xml:space="preserve"> knock-out strain, or use M. </w:t>
            </w:r>
            <w:proofErr w:type="spellStart"/>
            <w:r>
              <w:t>maripaludis</w:t>
            </w:r>
            <w:proofErr w:type="spellEnd"/>
            <w:r>
              <w:t xml:space="preser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08A0AA1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6AA2AAC"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1933B4B2" w14:textId="77777777" w:rsidR="00A8597C" w:rsidRPr="00F356D7" w:rsidRDefault="00A8597C" w:rsidP="009E330D">
            <w:pPr>
              <w:ind w:right="-18"/>
            </w:pPr>
            <w:r>
              <w:t>7/1/16</w:t>
            </w:r>
          </w:p>
        </w:tc>
      </w:tr>
      <w:tr w:rsidR="00A8597C" w:rsidRPr="00F356D7" w14:paraId="2ECBD0FA"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3139FA2" w14:textId="77777777" w:rsidR="00A8597C" w:rsidRPr="00F356D7" w:rsidRDefault="00A8597C" w:rsidP="009E330D">
            <w:pPr>
              <w:ind w:hanging="3"/>
            </w:pPr>
            <w:r w:rsidRPr="00F356D7">
              <w:t>1.</w:t>
            </w:r>
            <w:r>
              <w:t>9</w:t>
            </w:r>
          </w:p>
        </w:tc>
        <w:tc>
          <w:tcPr>
            <w:tcW w:w="6120" w:type="dxa"/>
            <w:tcBorders>
              <w:top w:val="nil"/>
              <w:left w:val="nil"/>
              <w:bottom w:val="single" w:sz="4" w:space="0" w:color="auto"/>
              <w:right w:val="single" w:sz="4" w:space="0" w:color="auto"/>
            </w:tcBorders>
            <w:shd w:val="clear" w:color="auto" w:fill="auto"/>
            <w:vAlign w:val="bottom"/>
          </w:tcPr>
          <w:p w14:paraId="72DFB3BC" w14:textId="77777777" w:rsidR="00A8597C" w:rsidRPr="00F356D7" w:rsidRDefault="00A8597C" w:rsidP="009E330D">
            <w:pPr>
              <w:ind w:hanging="18"/>
            </w:pPr>
            <w:r w:rsidRPr="00F356D7">
              <w:t>Increase expression level of MCR</w:t>
            </w:r>
            <w:r>
              <w:t xml:space="preserve"> or use M. </w:t>
            </w:r>
            <w:proofErr w:type="spellStart"/>
            <w:r>
              <w:t>maripaludis</w:t>
            </w:r>
            <w:proofErr w:type="spellEnd"/>
            <w:r>
              <w:t xml:space="preserve"> </w:t>
            </w:r>
            <w:proofErr w:type="spellStart"/>
            <w:r>
              <w:t>Mcr</w:t>
            </w:r>
            <w:proofErr w:type="spellEnd"/>
            <w:r>
              <w:t xml:space="preserve"> (already expressed at high level)</w:t>
            </w:r>
          </w:p>
        </w:tc>
        <w:tc>
          <w:tcPr>
            <w:tcW w:w="990" w:type="dxa"/>
            <w:tcBorders>
              <w:top w:val="nil"/>
              <w:left w:val="nil"/>
              <w:bottom w:val="single" w:sz="4" w:space="0" w:color="auto"/>
              <w:right w:val="single" w:sz="4" w:space="0" w:color="auto"/>
            </w:tcBorders>
            <w:shd w:val="clear" w:color="auto" w:fill="auto"/>
            <w:vAlign w:val="bottom"/>
          </w:tcPr>
          <w:p w14:paraId="0AFF21BF" w14:textId="77777777" w:rsidR="00A8597C" w:rsidRPr="00F356D7" w:rsidRDefault="00A8597C" w:rsidP="009E330D">
            <w:pPr>
              <w:ind w:left="-18"/>
            </w:pPr>
            <w:r w:rsidRPr="00F356D7">
              <w:t>18</w:t>
            </w:r>
          </w:p>
        </w:tc>
        <w:tc>
          <w:tcPr>
            <w:tcW w:w="900" w:type="dxa"/>
            <w:tcBorders>
              <w:top w:val="nil"/>
              <w:left w:val="nil"/>
              <w:bottom w:val="single" w:sz="4" w:space="0" w:color="auto"/>
              <w:right w:val="single" w:sz="4" w:space="0" w:color="auto"/>
            </w:tcBorders>
            <w:shd w:val="clear" w:color="auto" w:fill="auto"/>
            <w:noWrap/>
            <w:vAlign w:val="bottom"/>
          </w:tcPr>
          <w:p w14:paraId="78BE45F8"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tcPr>
          <w:p w14:paraId="368F3407" w14:textId="77777777" w:rsidR="00A8597C" w:rsidRPr="00F356D7" w:rsidRDefault="00A8597C" w:rsidP="009E330D">
            <w:pPr>
              <w:ind w:right="-18"/>
            </w:pPr>
            <w:r w:rsidRPr="00F356D7">
              <w:t>1/1/17</w:t>
            </w:r>
          </w:p>
        </w:tc>
      </w:tr>
      <w:tr w:rsidR="00A8597C" w:rsidRPr="00F356D7" w14:paraId="5E385947"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C1CD7E4" w14:textId="77777777" w:rsidR="00A8597C" w:rsidRPr="00F356D7" w:rsidRDefault="00A8597C" w:rsidP="009E330D">
            <w:pPr>
              <w:ind w:hanging="3"/>
            </w:pPr>
            <w:r w:rsidRPr="00F356D7">
              <w:lastRenderedPageBreak/>
              <w:t>M1.</w:t>
            </w:r>
            <w:r>
              <w:t>9</w:t>
            </w:r>
          </w:p>
        </w:tc>
        <w:tc>
          <w:tcPr>
            <w:tcW w:w="6120" w:type="dxa"/>
            <w:tcBorders>
              <w:top w:val="nil"/>
              <w:left w:val="nil"/>
              <w:bottom w:val="single" w:sz="4" w:space="0" w:color="auto"/>
              <w:right w:val="single" w:sz="4" w:space="0" w:color="auto"/>
            </w:tcBorders>
            <w:shd w:val="clear" w:color="auto" w:fill="auto"/>
            <w:vAlign w:val="bottom"/>
          </w:tcPr>
          <w:p w14:paraId="59933432" w14:textId="77777777" w:rsidR="00A8597C" w:rsidRPr="00F356D7" w:rsidRDefault="00A8597C" w:rsidP="009E330D">
            <w:pPr>
              <w:ind w:hanging="18"/>
            </w:pPr>
            <w:r w:rsidRPr="00F356D7">
              <w:t xml:space="preserve">Obtain 50 mg MCR protein/g cell </w:t>
            </w:r>
            <w:proofErr w:type="spellStart"/>
            <w:r w:rsidRPr="00F356D7">
              <w:t>dw</w:t>
            </w:r>
            <w:proofErr w:type="spellEnd"/>
            <w:r w:rsidRPr="00F356D7">
              <w:t xml:space="preserve"> (10% of total cell protein)</w:t>
            </w:r>
            <w:r>
              <w:t xml:space="preserve"> or show that M. </w:t>
            </w:r>
            <w:proofErr w:type="spellStart"/>
            <w:r>
              <w:t>maripaludis</w:t>
            </w:r>
            <w:proofErr w:type="spellEnd"/>
            <w:r>
              <w:t xml:space="preserve"> </w:t>
            </w:r>
            <w:proofErr w:type="spellStart"/>
            <w:r>
              <w:t>Mcr</w:t>
            </w:r>
            <w:proofErr w:type="spellEnd"/>
            <w:r>
              <w:t xml:space="preserve"> will catalyze reverse reaction</w:t>
            </w:r>
            <w:r w:rsidRPr="00F356D7">
              <w:t>.</w:t>
            </w:r>
          </w:p>
        </w:tc>
        <w:tc>
          <w:tcPr>
            <w:tcW w:w="990" w:type="dxa"/>
            <w:tcBorders>
              <w:top w:val="nil"/>
              <w:left w:val="nil"/>
              <w:bottom w:val="single" w:sz="4" w:space="0" w:color="auto"/>
              <w:right w:val="single" w:sz="4" w:space="0" w:color="auto"/>
            </w:tcBorders>
            <w:shd w:val="clear" w:color="auto" w:fill="auto"/>
            <w:vAlign w:val="bottom"/>
          </w:tcPr>
          <w:p w14:paraId="7F46515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47ABFF2D"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tcPr>
          <w:p w14:paraId="2C694993" w14:textId="77777777" w:rsidR="00A8597C" w:rsidRPr="00F356D7" w:rsidRDefault="00A8597C" w:rsidP="009E330D">
            <w:pPr>
              <w:ind w:right="-18"/>
            </w:pPr>
            <w:r w:rsidRPr="00F356D7">
              <w:t>1/1/17</w:t>
            </w:r>
          </w:p>
        </w:tc>
      </w:tr>
      <w:tr w:rsidR="00A8597C" w:rsidRPr="00F356D7" w14:paraId="52D7E6BD"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2C5E092" w14:textId="77777777" w:rsidR="00A8597C" w:rsidRPr="008F09D8" w:rsidRDefault="00A8597C" w:rsidP="009E330D">
            <w:pPr>
              <w:ind w:hanging="3"/>
              <w:rPr>
                <w:strike/>
              </w:rPr>
            </w:pPr>
            <w:r w:rsidRPr="008F09D8">
              <w:rPr>
                <w:strike/>
              </w:rPr>
              <w:t>1.4</w:t>
            </w:r>
          </w:p>
          <w:p w14:paraId="6C450A77" w14:textId="77777777" w:rsidR="00A8597C" w:rsidRPr="00F356D7" w:rsidRDefault="00A8597C" w:rsidP="009E330D">
            <w:pPr>
              <w:ind w:hanging="3"/>
            </w:pPr>
            <w:r>
              <w:t>1.10.</w:t>
            </w:r>
          </w:p>
        </w:tc>
        <w:tc>
          <w:tcPr>
            <w:tcW w:w="6120" w:type="dxa"/>
            <w:tcBorders>
              <w:top w:val="nil"/>
              <w:left w:val="nil"/>
              <w:bottom w:val="single" w:sz="4" w:space="0" w:color="auto"/>
              <w:right w:val="single" w:sz="4" w:space="0" w:color="auto"/>
            </w:tcBorders>
            <w:shd w:val="clear" w:color="auto" w:fill="auto"/>
            <w:vAlign w:val="bottom"/>
          </w:tcPr>
          <w:p w14:paraId="2FAF77BC" w14:textId="77777777" w:rsidR="00A8597C" w:rsidRPr="00F356D7" w:rsidRDefault="00A8597C" w:rsidP="009E330D">
            <w:pPr>
              <w:ind w:hanging="18"/>
            </w:pPr>
            <w:r w:rsidRPr="00F356D7">
              <w:t xml:space="preserve">Clone </w:t>
            </w:r>
            <w:proofErr w:type="spellStart"/>
            <w:r w:rsidRPr="00F356D7">
              <w:t>Methanosarcina</w:t>
            </w:r>
            <w:proofErr w:type="spellEnd"/>
            <w:r w:rsidRPr="00F356D7">
              <w:t xml:space="preserve"> and </w:t>
            </w:r>
            <w:proofErr w:type="spellStart"/>
            <w:r w:rsidRPr="00F356D7">
              <w:t>Methanosphaera</w:t>
            </w:r>
            <w:proofErr w:type="spellEnd"/>
            <w:r w:rsidRPr="00F356D7">
              <w:t xml:space="preserve"> methanol </w:t>
            </w:r>
            <w:proofErr w:type="spellStart"/>
            <w:r w:rsidRPr="00F356D7">
              <w:t>methyltransferase</w:t>
            </w:r>
            <w:proofErr w:type="spellEnd"/>
            <w:r w:rsidRPr="00F356D7">
              <w:t xml:space="preserve"> genes into M.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tcPr>
          <w:p w14:paraId="79912E8D"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tcPr>
          <w:p w14:paraId="51B3CD75" w14:textId="77777777" w:rsidR="00A8597C" w:rsidRPr="00F356D7" w:rsidRDefault="00A8597C" w:rsidP="009E330D">
            <w:pPr>
              <w:ind w:hanging="18"/>
            </w:pPr>
            <w:r w:rsidRPr="00F356D7">
              <w:t>1/1/15</w:t>
            </w:r>
          </w:p>
        </w:tc>
        <w:tc>
          <w:tcPr>
            <w:tcW w:w="1170" w:type="dxa"/>
            <w:tcBorders>
              <w:top w:val="nil"/>
              <w:left w:val="nil"/>
              <w:bottom w:val="single" w:sz="4" w:space="0" w:color="auto"/>
              <w:right w:val="single" w:sz="4" w:space="0" w:color="auto"/>
            </w:tcBorders>
            <w:shd w:val="clear" w:color="auto" w:fill="auto"/>
            <w:noWrap/>
            <w:vAlign w:val="bottom"/>
          </w:tcPr>
          <w:p w14:paraId="79DDF39E" w14:textId="77777777" w:rsidR="00A8597C" w:rsidRPr="00F356D7" w:rsidRDefault="00A8597C" w:rsidP="009E330D">
            <w:pPr>
              <w:ind w:right="-18"/>
            </w:pPr>
            <w:r w:rsidRPr="00F356D7">
              <w:t>5/1/15</w:t>
            </w:r>
          </w:p>
        </w:tc>
      </w:tr>
      <w:tr w:rsidR="00A8597C" w:rsidRPr="00F356D7" w14:paraId="78F84D92"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FBBC1B1" w14:textId="77777777" w:rsidR="00A8597C" w:rsidRPr="008F09D8" w:rsidRDefault="00A8597C" w:rsidP="009E330D">
            <w:pPr>
              <w:ind w:hanging="3"/>
              <w:rPr>
                <w:strike/>
              </w:rPr>
            </w:pPr>
            <w:r w:rsidRPr="008F09D8">
              <w:rPr>
                <w:strike/>
              </w:rPr>
              <w:t>M1.4</w:t>
            </w:r>
          </w:p>
          <w:p w14:paraId="210285C2" w14:textId="77777777" w:rsidR="00A8597C" w:rsidRPr="00F356D7" w:rsidRDefault="00A8597C" w:rsidP="009E330D">
            <w:pPr>
              <w:ind w:hanging="3"/>
            </w:pPr>
            <w:r>
              <w:t>M1.10.</w:t>
            </w:r>
          </w:p>
        </w:tc>
        <w:tc>
          <w:tcPr>
            <w:tcW w:w="6120" w:type="dxa"/>
            <w:tcBorders>
              <w:top w:val="nil"/>
              <w:left w:val="nil"/>
              <w:bottom w:val="single" w:sz="4" w:space="0" w:color="auto"/>
              <w:right w:val="single" w:sz="4" w:space="0" w:color="auto"/>
            </w:tcBorders>
            <w:shd w:val="clear" w:color="auto" w:fill="auto"/>
            <w:vAlign w:val="bottom"/>
          </w:tcPr>
          <w:p w14:paraId="78D230E0"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tcPr>
          <w:p w14:paraId="32A9F39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CF1D49F" w14:textId="77777777" w:rsidR="00A8597C" w:rsidRPr="00F356D7" w:rsidRDefault="00A8597C" w:rsidP="009E330D">
            <w:pPr>
              <w:ind w:hanging="18"/>
            </w:pPr>
            <w:r w:rsidRPr="00F356D7">
              <w:t>5/1/15</w:t>
            </w:r>
          </w:p>
        </w:tc>
        <w:tc>
          <w:tcPr>
            <w:tcW w:w="1170" w:type="dxa"/>
            <w:tcBorders>
              <w:top w:val="nil"/>
              <w:left w:val="nil"/>
              <w:bottom w:val="single" w:sz="4" w:space="0" w:color="auto"/>
              <w:right w:val="single" w:sz="4" w:space="0" w:color="auto"/>
            </w:tcBorders>
            <w:shd w:val="clear" w:color="auto" w:fill="auto"/>
            <w:noWrap/>
            <w:vAlign w:val="bottom"/>
          </w:tcPr>
          <w:p w14:paraId="2476B486" w14:textId="77777777" w:rsidR="00A8597C" w:rsidRPr="00F356D7" w:rsidRDefault="00A8597C" w:rsidP="009E330D">
            <w:pPr>
              <w:ind w:right="-18"/>
            </w:pPr>
            <w:r w:rsidRPr="00F356D7">
              <w:t>5/1/15</w:t>
            </w:r>
          </w:p>
        </w:tc>
      </w:tr>
      <w:tr w:rsidR="00A8597C" w:rsidRPr="00F356D7" w14:paraId="1D3B6865"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8C4D286" w14:textId="77777777" w:rsidR="00A8597C" w:rsidRPr="00A04171" w:rsidRDefault="00A8597C" w:rsidP="009E330D">
            <w:pPr>
              <w:ind w:hanging="3"/>
              <w:rPr>
                <w:strike/>
              </w:rPr>
            </w:pPr>
            <w:r w:rsidRPr="00A04171">
              <w:rPr>
                <w:strike/>
              </w:rPr>
              <w:t>1.5</w:t>
            </w:r>
          </w:p>
          <w:p w14:paraId="61CD3B84" w14:textId="77777777" w:rsidR="00A8597C" w:rsidRPr="00F356D7" w:rsidRDefault="00A8597C" w:rsidP="009E330D">
            <w:pPr>
              <w:ind w:hanging="3"/>
            </w:pPr>
            <w:r>
              <w:t>1.11</w:t>
            </w:r>
          </w:p>
        </w:tc>
        <w:tc>
          <w:tcPr>
            <w:tcW w:w="6120" w:type="dxa"/>
            <w:tcBorders>
              <w:top w:val="nil"/>
              <w:left w:val="nil"/>
              <w:bottom w:val="single" w:sz="4" w:space="0" w:color="auto"/>
              <w:right w:val="single" w:sz="4" w:space="0" w:color="auto"/>
            </w:tcBorders>
            <w:shd w:val="clear" w:color="auto" w:fill="auto"/>
            <w:vAlign w:val="bottom"/>
          </w:tcPr>
          <w:p w14:paraId="197112D1" w14:textId="77777777" w:rsidR="00A8597C" w:rsidRPr="00F356D7" w:rsidRDefault="00A8597C" w:rsidP="009E330D">
            <w:pPr>
              <w:ind w:hanging="18"/>
            </w:pPr>
            <w:r w:rsidRPr="00F356D7">
              <w:t xml:space="preserve">Test for methanol </w:t>
            </w:r>
            <w:proofErr w:type="spellStart"/>
            <w:r w:rsidRPr="00F356D7">
              <w:t>methyltransferase</w:t>
            </w:r>
            <w:proofErr w:type="spellEnd"/>
            <w:r w:rsidRPr="00F356D7">
              <w:t xml:space="preserve"> activity in cell extract</w:t>
            </w:r>
          </w:p>
        </w:tc>
        <w:tc>
          <w:tcPr>
            <w:tcW w:w="990" w:type="dxa"/>
            <w:tcBorders>
              <w:top w:val="nil"/>
              <w:left w:val="nil"/>
              <w:bottom w:val="single" w:sz="4" w:space="0" w:color="auto"/>
              <w:right w:val="single" w:sz="4" w:space="0" w:color="auto"/>
            </w:tcBorders>
            <w:shd w:val="clear" w:color="auto" w:fill="auto"/>
            <w:vAlign w:val="bottom"/>
          </w:tcPr>
          <w:p w14:paraId="21EBA9EE"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68E2C64E" w14:textId="77777777" w:rsidR="00A8597C" w:rsidRPr="00F356D7" w:rsidRDefault="00A8597C" w:rsidP="009E330D">
            <w:pPr>
              <w:ind w:hanging="18"/>
            </w:pPr>
            <w:r>
              <w:t>12/1/15</w:t>
            </w:r>
          </w:p>
        </w:tc>
        <w:tc>
          <w:tcPr>
            <w:tcW w:w="1170" w:type="dxa"/>
            <w:tcBorders>
              <w:top w:val="nil"/>
              <w:left w:val="nil"/>
              <w:bottom w:val="single" w:sz="4" w:space="0" w:color="auto"/>
              <w:right w:val="single" w:sz="4" w:space="0" w:color="auto"/>
            </w:tcBorders>
            <w:shd w:val="clear" w:color="auto" w:fill="auto"/>
            <w:noWrap/>
            <w:vAlign w:val="bottom"/>
          </w:tcPr>
          <w:p w14:paraId="5EDE9D0A" w14:textId="77777777" w:rsidR="00A8597C" w:rsidRPr="00F356D7" w:rsidRDefault="00A8597C" w:rsidP="009E330D">
            <w:pPr>
              <w:ind w:right="-18"/>
            </w:pPr>
            <w:r>
              <w:t>2/1/16</w:t>
            </w:r>
          </w:p>
        </w:tc>
      </w:tr>
      <w:tr w:rsidR="00A8597C" w:rsidRPr="00F356D7" w14:paraId="5DD54575"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B20A36A" w14:textId="77777777" w:rsidR="00A8597C" w:rsidRDefault="00A8597C" w:rsidP="009E330D">
            <w:pPr>
              <w:ind w:hanging="3"/>
            </w:pPr>
            <w:r w:rsidRPr="00F356D7">
              <w:t>M1.5</w:t>
            </w:r>
          </w:p>
          <w:p w14:paraId="7E29E03D" w14:textId="77777777" w:rsidR="00A8597C" w:rsidRPr="00F356D7" w:rsidRDefault="00A8597C" w:rsidP="009E330D">
            <w:pPr>
              <w:ind w:hanging="3"/>
            </w:pPr>
            <w:r>
              <w:t>M1.11</w:t>
            </w:r>
          </w:p>
        </w:tc>
        <w:tc>
          <w:tcPr>
            <w:tcW w:w="6120" w:type="dxa"/>
            <w:tcBorders>
              <w:top w:val="nil"/>
              <w:left w:val="nil"/>
              <w:bottom w:val="single" w:sz="4" w:space="0" w:color="auto"/>
              <w:right w:val="single" w:sz="4" w:space="0" w:color="auto"/>
            </w:tcBorders>
            <w:shd w:val="clear" w:color="auto" w:fill="auto"/>
            <w:vAlign w:val="bottom"/>
          </w:tcPr>
          <w:p w14:paraId="278C6FFC" w14:textId="77777777" w:rsidR="00A8597C" w:rsidRPr="00F356D7" w:rsidRDefault="00A8597C" w:rsidP="009E330D">
            <w:pPr>
              <w:ind w:hanging="18"/>
            </w:pPr>
            <w:r w:rsidRPr="00F356D7">
              <w:t xml:space="preserve">Demonstrate activity of introduced enzymes by in vitro assay.  Obtain at least 2x10-4 </w:t>
            </w:r>
            <w:proofErr w:type="spellStart"/>
            <w:r w:rsidRPr="00F356D7">
              <w:t>umoles</w:t>
            </w:r>
            <w:proofErr w:type="spellEnd"/>
            <w:r w:rsidRPr="00F356D7">
              <w:t xml:space="preserve"> CH3OH/g total cell protein/second. </w:t>
            </w:r>
          </w:p>
        </w:tc>
        <w:tc>
          <w:tcPr>
            <w:tcW w:w="990" w:type="dxa"/>
            <w:tcBorders>
              <w:top w:val="nil"/>
              <w:left w:val="nil"/>
              <w:bottom w:val="single" w:sz="4" w:space="0" w:color="auto"/>
              <w:right w:val="single" w:sz="4" w:space="0" w:color="auto"/>
            </w:tcBorders>
            <w:shd w:val="clear" w:color="auto" w:fill="auto"/>
            <w:vAlign w:val="bottom"/>
          </w:tcPr>
          <w:p w14:paraId="51B0D8B5"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08768082"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452CAC28" w14:textId="77777777" w:rsidR="00A8597C" w:rsidRPr="00F356D7" w:rsidRDefault="00A8597C" w:rsidP="009E330D">
            <w:pPr>
              <w:ind w:right="-18"/>
            </w:pPr>
            <w:r>
              <w:t>2/1/16</w:t>
            </w:r>
          </w:p>
        </w:tc>
      </w:tr>
      <w:tr w:rsidR="00A8597C" w:rsidRPr="00F356D7" w14:paraId="066F16CA"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9D68BEB" w14:textId="77777777" w:rsidR="00A8597C" w:rsidRPr="00F356D7" w:rsidRDefault="00A8597C" w:rsidP="009E330D">
            <w:pPr>
              <w:ind w:hanging="3"/>
            </w:pPr>
            <w:r>
              <w:t>1.12</w:t>
            </w:r>
          </w:p>
        </w:tc>
        <w:tc>
          <w:tcPr>
            <w:tcW w:w="6120" w:type="dxa"/>
            <w:tcBorders>
              <w:top w:val="nil"/>
              <w:left w:val="nil"/>
              <w:bottom w:val="single" w:sz="4" w:space="0" w:color="auto"/>
              <w:right w:val="single" w:sz="4" w:space="0" w:color="auto"/>
            </w:tcBorders>
            <w:shd w:val="clear" w:color="auto" w:fill="auto"/>
            <w:vAlign w:val="bottom"/>
          </w:tcPr>
          <w:p w14:paraId="16C29E39" w14:textId="77777777" w:rsidR="00A8597C" w:rsidRPr="00F356D7" w:rsidRDefault="00A8597C" w:rsidP="009E330D">
            <w:pPr>
              <w:ind w:hanging="18"/>
            </w:pPr>
            <w:r>
              <w:t xml:space="preserve">Clone activators of methanol </w:t>
            </w:r>
            <w:proofErr w:type="spellStart"/>
            <w:r>
              <w:t>methyltransferases</w:t>
            </w:r>
            <w:proofErr w:type="spellEnd"/>
            <w:r>
              <w:t xml:space="preserve"> into M. </w:t>
            </w:r>
            <w:proofErr w:type="spellStart"/>
            <w:r>
              <w:t>maripaludis</w:t>
            </w:r>
            <w:proofErr w:type="spellEnd"/>
          </w:p>
        </w:tc>
        <w:tc>
          <w:tcPr>
            <w:tcW w:w="990" w:type="dxa"/>
            <w:tcBorders>
              <w:top w:val="nil"/>
              <w:left w:val="nil"/>
              <w:bottom w:val="single" w:sz="4" w:space="0" w:color="auto"/>
              <w:right w:val="single" w:sz="4" w:space="0" w:color="auto"/>
            </w:tcBorders>
            <w:shd w:val="clear" w:color="auto" w:fill="auto"/>
            <w:vAlign w:val="bottom"/>
          </w:tcPr>
          <w:p w14:paraId="433CC11B"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0CC8FED4" w14:textId="77777777" w:rsidR="00A8597C" w:rsidRPr="00F356D7" w:rsidRDefault="00A8597C" w:rsidP="009E330D">
            <w:pPr>
              <w:ind w:hanging="18"/>
            </w:pPr>
            <w:r>
              <w:t>10/1/15</w:t>
            </w:r>
          </w:p>
        </w:tc>
        <w:tc>
          <w:tcPr>
            <w:tcW w:w="1170" w:type="dxa"/>
            <w:tcBorders>
              <w:top w:val="nil"/>
              <w:left w:val="nil"/>
              <w:bottom w:val="single" w:sz="4" w:space="0" w:color="auto"/>
              <w:right w:val="single" w:sz="4" w:space="0" w:color="auto"/>
            </w:tcBorders>
            <w:shd w:val="clear" w:color="auto" w:fill="auto"/>
            <w:noWrap/>
            <w:vAlign w:val="bottom"/>
          </w:tcPr>
          <w:p w14:paraId="15E4D293" w14:textId="77777777" w:rsidR="00A8597C" w:rsidRPr="00F356D7" w:rsidRDefault="00A8597C" w:rsidP="009E330D">
            <w:pPr>
              <w:ind w:right="-18"/>
            </w:pPr>
            <w:r>
              <w:t>12/1/15</w:t>
            </w:r>
          </w:p>
        </w:tc>
      </w:tr>
      <w:tr w:rsidR="00A8597C" w:rsidRPr="00F356D7" w14:paraId="3DE5B722"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EC9FE80" w14:textId="77777777" w:rsidR="00A8597C" w:rsidRPr="00F356D7" w:rsidRDefault="00A8597C" w:rsidP="009E330D">
            <w:pPr>
              <w:ind w:hanging="3"/>
            </w:pPr>
            <w:r>
              <w:t>M1.12</w:t>
            </w:r>
          </w:p>
        </w:tc>
        <w:tc>
          <w:tcPr>
            <w:tcW w:w="6120" w:type="dxa"/>
            <w:tcBorders>
              <w:top w:val="nil"/>
              <w:left w:val="nil"/>
              <w:bottom w:val="single" w:sz="4" w:space="0" w:color="auto"/>
              <w:right w:val="single" w:sz="4" w:space="0" w:color="auto"/>
            </w:tcBorders>
            <w:shd w:val="clear" w:color="auto" w:fill="auto"/>
            <w:vAlign w:val="bottom"/>
          </w:tcPr>
          <w:p w14:paraId="56355A67" w14:textId="77777777" w:rsidR="00A8597C" w:rsidRPr="00F356D7" w:rsidRDefault="00A8597C" w:rsidP="009E330D">
            <w:pPr>
              <w:ind w:hanging="18"/>
            </w:pPr>
            <w:r>
              <w:t xml:space="preserve">Verify expression of activators of methanol </w:t>
            </w:r>
            <w:proofErr w:type="spellStart"/>
            <w:r>
              <w:t>methyltransferases</w:t>
            </w:r>
            <w:proofErr w:type="spellEnd"/>
          </w:p>
        </w:tc>
        <w:tc>
          <w:tcPr>
            <w:tcW w:w="990" w:type="dxa"/>
            <w:tcBorders>
              <w:top w:val="nil"/>
              <w:left w:val="nil"/>
              <w:bottom w:val="single" w:sz="4" w:space="0" w:color="auto"/>
              <w:right w:val="single" w:sz="4" w:space="0" w:color="auto"/>
            </w:tcBorders>
            <w:shd w:val="clear" w:color="auto" w:fill="auto"/>
            <w:vAlign w:val="bottom"/>
          </w:tcPr>
          <w:p w14:paraId="57D9FC74"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60B6E294"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631F2BF1" w14:textId="77777777" w:rsidR="00A8597C" w:rsidRPr="00F356D7" w:rsidRDefault="00A8597C" w:rsidP="009E330D">
            <w:pPr>
              <w:ind w:right="-18"/>
            </w:pPr>
            <w:r>
              <w:t>12/1/15</w:t>
            </w:r>
          </w:p>
        </w:tc>
      </w:tr>
      <w:tr w:rsidR="00A8597C" w:rsidRPr="00F356D7" w14:paraId="1EF08F28"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0AF737C" w14:textId="77777777" w:rsidR="00A8597C" w:rsidRPr="00A04171" w:rsidRDefault="00A8597C" w:rsidP="009E330D">
            <w:pPr>
              <w:ind w:hanging="3"/>
              <w:rPr>
                <w:strike/>
              </w:rPr>
            </w:pPr>
            <w:r w:rsidRPr="00A04171">
              <w:rPr>
                <w:strike/>
              </w:rPr>
              <w:t>1.6</w:t>
            </w:r>
          </w:p>
          <w:p w14:paraId="55EE379C" w14:textId="77777777" w:rsidR="00A8597C" w:rsidRPr="00F356D7" w:rsidRDefault="00A8597C" w:rsidP="009E330D">
            <w:pPr>
              <w:ind w:hanging="3"/>
            </w:pPr>
            <w:r>
              <w:t>1.13</w:t>
            </w:r>
          </w:p>
        </w:tc>
        <w:tc>
          <w:tcPr>
            <w:tcW w:w="6120" w:type="dxa"/>
            <w:tcBorders>
              <w:top w:val="nil"/>
              <w:left w:val="nil"/>
              <w:bottom w:val="nil"/>
              <w:right w:val="nil"/>
            </w:tcBorders>
            <w:shd w:val="clear" w:color="auto" w:fill="auto"/>
            <w:vAlign w:val="bottom"/>
            <w:hideMark/>
          </w:tcPr>
          <w:p w14:paraId="2ED8342A" w14:textId="77777777" w:rsidR="00A8597C" w:rsidRPr="00F356D7" w:rsidRDefault="00A8597C" w:rsidP="009E330D">
            <w:pPr>
              <w:ind w:hanging="18"/>
            </w:pPr>
            <w:r w:rsidRPr="00F356D7">
              <w:t>Test for metabolic conversion of methanol to methane by methanogenesis from methanol, OR demonstrate conversion of methane to methanol using labeled substrates</w:t>
            </w:r>
          </w:p>
        </w:tc>
        <w:tc>
          <w:tcPr>
            <w:tcW w:w="990" w:type="dxa"/>
            <w:tcBorders>
              <w:top w:val="nil"/>
              <w:left w:val="single" w:sz="4" w:space="0" w:color="auto"/>
              <w:bottom w:val="single" w:sz="4" w:space="0" w:color="auto"/>
              <w:right w:val="single" w:sz="4" w:space="0" w:color="auto"/>
            </w:tcBorders>
            <w:shd w:val="clear" w:color="auto" w:fill="auto"/>
            <w:vAlign w:val="bottom"/>
            <w:hideMark/>
          </w:tcPr>
          <w:p w14:paraId="3755F697"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77E1D5B2" w14:textId="77777777" w:rsidR="00A8597C" w:rsidRPr="00F356D7" w:rsidRDefault="00A8597C" w:rsidP="009E330D">
            <w:pPr>
              <w:ind w:hanging="18"/>
            </w:pPr>
            <w:r>
              <w:t>2/1/16</w:t>
            </w:r>
          </w:p>
        </w:tc>
        <w:tc>
          <w:tcPr>
            <w:tcW w:w="1170" w:type="dxa"/>
            <w:tcBorders>
              <w:top w:val="nil"/>
              <w:left w:val="nil"/>
              <w:bottom w:val="single" w:sz="4" w:space="0" w:color="auto"/>
              <w:right w:val="single" w:sz="4" w:space="0" w:color="auto"/>
            </w:tcBorders>
            <w:shd w:val="clear" w:color="auto" w:fill="auto"/>
            <w:noWrap/>
            <w:vAlign w:val="bottom"/>
            <w:hideMark/>
          </w:tcPr>
          <w:p w14:paraId="2DCFFB83" w14:textId="77777777" w:rsidR="00A8597C" w:rsidRPr="00F356D7" w:rsidRDefault="00A8597C" w:rsidP="009E330D">
            <w:pPr>
              <w:ind w:right="-18"/>
            </w:pPr>
            <w:r>
              <w:t>3/1/16</w:t>
            </w:r>
          </w:p>
        </w:tc>
      </w:tr>
      <w:tr w:rsidR="00A8597C" w:rsidRPr="00F356D7" w14:paraId="42FC3A6B"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DB0BEB6" w14:textId="77777777" w:rsidR="00A8597C" w:rsidRPr="00A04171" w:rsidRDefault="00A8597C" w:rsidP="009E330D">
            <w:pPr>
              <w:ind w:hanging="3"/>
              <w:rPr>
                <w:strike/>
              </w:rPr>
            </w:pPr>
            <w:r w:rsidRPr="00A04171">
              <w:rPr>
                <w:strike/>
              </w:rPr>
              <w:t>M1.6</w:t>
            </w:r>
          </w:p>
          <w:p w14:paraId="5091030A" w14:textId="77777777" w:rsidR="00A8597C" w:rsidRPr="00F356D7" w:rsidRDefault="00A8597C" w:rsidP="009E330D">
            <w:pPr>
              <w:ind w:hanging="3"/>
            </w:pPr>
            <w:r>
              <w:t>M1.13</w:t>
            </w:r>
          </w:p>
        </w:tc>
        <w:tc>
          <w:tcPr>
            <w:tcW w:w="6120" w:type="dxa"/>
            <w:tcBorders>
              <w:top w:val="single" w:sz="4" w:space="0" w:color="auto"/>
              <w:left w:val="nil"/>
              <w:bottom w:val="single" w:sz="4" w:space="0" w:color="auto"/>
              <w:right w:val="single" w:sz="4" w:space="0" w:color="auto"/>
            </w:tcBorders>
            <w:shd w:val="clear" w:color="auto" w:fill="auto"/>
            <w:vAlign w:val="bottom"/>
            <w:hideMark/>
          </w:tcPr>
          <w:p w14:paraId="662E75F1" w14:textId="77777777" w:rsidR="00A8597C" w:rsidRPr="00F356D7" w:rsidRDefault="00A8597C" w:rsidP="009E330D">
            <w:pPr>
              <w:ind w:hanging="18"/>
            </w:pPr>
            <w:r w:rsidRPr="00F356D7">
              <w:t>Demonstrate 2x10</w:t>
            </w:r>
            <w:r w:rsidRPr="008C3B3E">
              <w:rPr>
                <w:vertAlign w:val="superscript"/>
              </w:rPr>
              <w:t>-4</w:t>
            </w:r>
            <w:r w:rsidRPr="00F356D7">
              <w:t xml:space="preserve"> </w:t>
            </w:r>
            <w:proofErr w:type="spellStart"/>
            <w:r w:rsidRPr="00F356D7">
              <w:t>umoles</w:t>
            </w:r>
            <w:proofErr w:type="spellEnd"/>
            <w:r w:rsidRPr="00F356D7">
              <w:t xml:space="preserve"> CH</w:t>
            </w:r>
            <w:r w:rsidRPr="008C3B3E">
              <w:rPr>
                <w:vertAlign w:val="subscript"/>
              </w:rPr>
              <w:t>3</w:t>
            </w:r>
            <w:r w:rsidRPr="00F356D7">
              <w:t>OH to CH</w:t>
            </w:r>
            <w:r w:rsidRPr="008C3B3E">
              <w:rPr>
                <w:vertAlign w:val="subscript"/>
              </w:rPr>
              <w:t>4</w:t>
            </w:r>
            <w:r w:rsidRPr="00F356D7">
              <w:t>/g total cell protein/second, OR show flux of CH</w:t>
            </w:r>
            <w:r w:rsidRPr="008C3B3E">
              <w:rPr>
                <w:vertAlign w:val="subscript"/>
              </w:rPr>
              <w:t>4</w:t>
            </w:r>
            <w:r w:rsidRPr="00F356D7">
              <w:t xml:space="preserve"> to CH</w:t>
            </w:r>
            <w:r w:rsidRPr="008C3B3E">
              <w:rPr>
                <w:vertAlign w:val="subscript"/>
              </w:rPr>
              <w:t>3</w:t>
            </w:r>
            <w:r w:rsidRPr="00F356D7">
              <w:t xml:space="preserve">OH (the latter will be limited at this stage due to thermodynamic limitations). </w:t>
            </w:r>
          </w:p>
        </w:tc>
        <w:tc>
          <w:tcPr>
            <w:tcW w:w="990" w:type="dxa"/>
            <w:tcBorders>
              <w:top w:val="nil"/>
              <w:left w:val="nil"/>
              <w:bottom w:val="single" w:sz="4" w:space="0" w:color="auto"/>
              <w:right w:val="single" w:sz="4" w:space="0" w:color="auto"/>
            </w:tcBorders>
            <w:shd w:val="clear" w:color="auto" w:fill="auto"/>
            <w:vAlign w:val="bottom"/>
            <w:hideMark/>
          </w:tcPr>
          <w:p w14:paraId="1F6F7A3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2AF62E6"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6D71D4C3" w14:textId="77777777" w:rsidR="00A8597C" w:rsidRPr="00F356D7" w:rsidRDefault="00A8597C" w:rsidP="009E330D">
            <w:pPr>
              <w:ind w:right="-18"/>
            </w:pPr>
            <w:r>
              <w:t>3/1/16</w:t>
            </w:r>
          </w:p>
        </w:tc>
      </w:tr>
      <w:tr w:rsidR="00A8597C" w:rsidRPr="00F356D7" w14:paraId="4EEEA8E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15A0531" w14:textId="77777777" w:rsidR="00A8597C" w:rsidRDefault="00A8597C" w:rsidP="009E330D">
            <w:pPr>
              <w:ind w:hanging="3"/>
            </w:pPr>
            <w:r>
              <w:t>1.14</w:t>
            </w:r>
          </w:p>
        </w:tc>
        <w:tc>
          <w:tcPr>
            <w:tcW w:w="6120" w:type="dxa"/>
            <w:tcBorders>
              <w:top w:val="single" w:sz="4" w:space="0" w:color="auto"/>
              <w:left w:val="nil"/>
              <w:bottom w:val="single" w:sz="4" w:space="0" w:color="auto"/>
              <w:right w:val="single" w:sz="4" w:space="0" w:color="auto"/>
            </w:tcBorders>
            <w:shd w:val="clear" w:color="auto" w:fill="auto"/>
            <w:vAlign w:val="bottom"/>
          </w:tcPr>
          <w:p w14:paraId="55861F56" w14:textId="77777777" w:rsidR="00A8597C" w:rsidRDefault="00A8597C" w:rsidP="009E330D">
            <w:pPr>
              <w:ind w:hanging="18"/>
            </w:pPr>
            <w:r>
              <w:t xml:space="preserve">Clone gene for F420-dependent sulfite reductase from a related methanogen into M. </w:t>
            </w:r>
            <w:proofErr w:type="spellStart"/>
            <w:r>
              <w:t>maripaludis</w:t>
            </w:r>
            <w:proofErr w:type="spellEnd"/>
            <w:r>
              <w:t xml:space="preserve"> </w:t>
            </w:r>
          </w:p>
        </w:tc>
        <w:tc>
          <w:tcPr>
            <w:tcW w:w="990" w:type="dxa"/>
            <w:tcBorders>
              <w:top w:val="nil"/>
              <w:left w:val="nil"/>
              <w:bottom w:val="single" w:sz="4" w:space="0" w:color="auto"/>
              <w:right w:val="single" w:sz="4" w:space="0" w:color="auto"/>
            </w:tcBorders>
            <w:shd w:val="clear" w:color="auto" w:fill="auto"/>
            <w:vAlign w:val="bottom"/>
          </w:tcPr>
          <w:p w14:paraId="156D0DB9" w14:textId="77777777" w:rsidR="00A8597C" w:rsidRDefault="00A8597C" w:rsidP="009E330D">
            <w:pPr>
              <w:ind w:left="-18"/>
            </w:pPr>
            <w:r>
              <w:t>3</w:t>
            </w:r>
          </w:p>
        </w:tc>
        <w:tc>
          <w:tcPr>
            <w:tcW w:w="900" w:type="dxa"/>
            <w:tcBorders>
              <w:top w:val="nil"/>
              <w:left w:val="nil"/>
              <w:bottom w:val="single" w:sz="4" w:space="0" w:color="auto"/>
              <w:right w:val="single" w:sz="4" w:space="0" w:color="auto"/>
            </w:tcBorders>
            <w:shd w:val="clear" w:color="auto" w:fill="auto"/>
            <w:noWrap/>
            <w:vAlign w:val="bottom"/>
          </w:tcPr>
          <w:p w14:paraId="13B41FC4" w14:textId="77777777" w:rsidR="00A8597C" w:rsidRDefault="00A8597C" w:rsidP="009E330D">
            <w:pPr>
              <w:ind w:hanging="18"/>
            </w:pPr>
            <w:r>
              <w:t>1/1/16</w:t>
            </w:r>
          </w:p>
        </w:tc>
        <w:tc>
          <w:tcPr>
            <w:tcW w:w="1170" w:type="dxa"/>
            <w:tcBorders>
              <w:top w:val="nil"/>
              <w:left w:val="nil"/>
              <w:bottom w:val="single" w:sz="4" w:space="0" w:color="auto"/>
              <w:right w:val="single" w:sz="4" w:space="0" w:color="auto"/>
            </w:tcBorders>
            <w:shd w:val="clear" w:color="auto" w:fill="auto"/>
            <w:noWrap/>
            <w:vAlign w:val="bottom"/>
          </w:tcPr>
          <w:p w14:paraId="00336678" w14:textId="77777777" w:rsidR="00A8597C" w:rsidRDefault="00A8597C" w:rsidP="009E330D">
            <w:pPr>
              <w:ind w:right="-18"/>
            </w:pPr>
            <w:r>
              <w:t>4/1/16</w:t>
            </w:r>
          </w:p>
        </w:tc>
      </w:tr>
      <w:tr w:rsidR="00A8597C" w:rsidRPr="00F356D7" w14:paraId="10EFBC4E"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4D2F001" w14:textId="77777777" w:rsidR="00A8597C" w:rsidRDefault="00A8597C" w:rsidP="009E330D">
            <w:pPr>
              <w:ind w:hanging="3"/>
            </w:pPr>
            <w:r>
              <w:t>M1.14</w:t>
            </w:r>
          </w:p>
        </w:tc>
        <w:tc>
          <w:tcPr>
            <w:tcW w:w="6120" w:type="dxa"/>
            <w:tcBorders>
              <w:top w:val="single" w:sz="4" w:space="0" w:color="auto"/>
              <w:left w:val="nil"/>
              <w:bottom w:val="single" w:sz="4" w:space="0" w:color="auto"/>
              <w:right w:val="single" w:sz="4" w:space="0" w:color="auto"/>
            </w:tcBorders>
            <w:shd w:val="clear" w:color="auto" w:fill="auto"/>
            <w:vAlign w:val="bottom"/>
          </w:tcPr>
          <w:p w14:paraId="1B4E13CF" w14:textId="77777777" w:rsidR="00A8597C" w:rsidRDefault="00A8597C" w:rsidP="009E330D">
            <w:pPr>
              <w:ind w:hanging="18"/>
            </w:pPr>
            <w:r>
              <w:t>Verify expression of F420-dependent sulfite reductase</w:t>
            </w:r>
          </w:p>
        </w:tc>
        <w:tc>
          <w:tcPr>
            <w:tcW w:w="990" w:type="dxa"/>
            <w:tcBorders>
              <w:top w:val="nil"/>
              <w:left w:val="nil"/>
              <w:bottom w:val="single" w:sz="4" w:space="0" w:color="auto"/>
              <w:right w:val="single" w:sz="4" w:space="0" w:color="auto"/>
            </w:tcBorders>
            <w:shd w:val="clear" w:color="auto" w:fill="auto"/>
            <w:vAlign w:val="bottom"/>
          </w:tcPr>
          <w:p w14:paraId="1D5A9D94"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85C0524" w14:textId="77777777" w:rsidR="00A8597C"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3D3E0FC5" w14:textId="77777777" w:rsidR="00A8597C" w:rsidRDefault="00A8597C" w:rsidP="009E330D">
            <w:pPr>
              <w:ind w:right="-18"/>
            </w:pPr>
            <w:r>
              <w:t>4/1/16</w:t>
            </w:r>
          </w:p>
        </w:tc>
      </w:tr>
      <w:tr w:rsidR="00A8597C" w:rsidRPr="00F356D7" w14:paraId="0951A6D7"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817B79A" w14:textId="77777777" w:rsidR="00A8597C" w:rsidRPr="00F356D7" w:rsidRDefault="00A8597C" w:rsidP="009E330D">
            <w:pPr>
              <w:ind w:hanging="3"/>
            </w:pPr>
            <w:r>
              <w:t>1.15</w:t>
            </w:r>
          </w:p>
        </w:tc>
        <w:tc>
          <w:tcPr>
            <w:tcW w:w="6120" w:type="dxa"/>
            <w:tcBorders>
              <w:top w:val="single" w:sz="4" w:space="0" w:color="auto"/>
              <w:left w:val="nil"/>
              <w:bottom w:val="single" w:sz="4" w:space="0" w:color="auto"/>
              <w:right w:val="single" w:sz="4" w:space="0" w:color="auto"/>
            </w:tcBorders>
            <w:shd w:val="clear" w:color="auto" w:fill="auto"/>
            <w:vAlign w:val="bottom"/>
          </w:tcPr>
          <w:p w14:paraId="20EB82C9" w14:textId="77777777" w:rsidR="00A8597C" w:rsidRPr="00F356D7" w:rsidRDefault="00A8597C" w:rsidP="009E330D">
            <w:pPr>
              <w:ind w:hanging="18"/>
            </w:pPr>
            <w:r>
              <w:t>Test alternative strategies for thermodynamic electron sink: methane oxidation on an electrode, methane oxidation with fumarate, or methane oxidation with sulfite</w:t>
            </w:r>
          </w:p>
        </w:tc>
        <w:tc>
          <w:tcPr>
            <w:tcW w:w="990" w:type="dxa"/>
            <w:tcBorders>
              <w:top w:val="nil"/>
              <w:left w:val="nil"/>
              <w:bottom w:val="single" w:sz="4" w:space="0" w:color="auto"/>
              <w:right w:val="single" w:sz="4" w:space="0" w:color="auto"/>
            </w:tcBorders>
            <w:shd w:val="clear" w:color="auto" w:fill="auto"/>
            <w:vAlign w:val="bottom"/>
          </w:tcPr>
          <w:p w14:paraId="06052BD2" w14:textId="77777777" w:rsidR="00A8597C" w:rsidRPr="00F356D7" w:rsidRDefault="00A8597C" w:rsidP="009E330D">
            <w:pPr>
              <w:ind w:left="-18"/>
            </w:pPr>
            <w:r>
              <w:t>8</w:t>
            </w:r>
          </w:p>
        </w:tc>
        <w:tc>
          <w:tcPr>
            <w:tcW w:w="900" w:type="dxa"/>
            <w:tcBorders>
              <w:top w:val="nil"/>
              <w:left w:val="nil"/>
              <w:bottom w:val="single" w:sz="4" w:space="0" w:color="auto"/>
              <w:right w:val="single" w:sz="4" w:space="0" w:color="auto"/>
            </w:tcBorders>
            <w:shd w:val="clear" w:color="auto" w:fill="auto"/>
            <w:noWrap/>
            <w:vAlign w:val="bottom"/>
          </w:tcPr>
          <w:p w14:paraId="0F6EBFC1" w14:textId="77777777" w:rsidR="00A8597C" w:rsidRPr="00F356D7" w:rsidRDefault="00A8597C" w:rsidP="009E330D">
            <w:pPr>
              <w:ind w:hanging="18"/>
            </w:pPr>
            <w:r>
              <w:t>3/1/16</w:t>
            </w:r>
          </w:p>
        </w:tc>
        <w:tc>
          <w:tcPr>
            <w:tcW w:w="1170" w:type="dxa"/>
            <w:tcBorders>
              <w:top w:val="nil"/>
              <w:left w:val="nil"/>
              <w:bottom w:val="single" w:sz="4" w:space="0" w:color="auto"/>
              <w:right w:val="single" w:sz="4" w:space="0" w:color="auto"/>
            </w:tcBorders>
            <w:shd w:val="clear" w:color="auto" w:fill="auto"/>
            <w:noWrap/>
            <w:vAlign w:val="bottom"/>
          </w:tcPr>
          <w:p w14:paraId="26BF05E3" w14:textId="77777777" w:rsidR="00A8597C" w:rsidRPr="00F356D7" w:rsidRDefault="00A8597C" w:rsidP="009E330D">
            <w:pPr>
              <w:ind w:right="-18"/>
            </w:pPr>
            <w:r>
              <w:t>11/1/16</w:t>
            </w:r>
          </w:p>
        </w:tc>
      </w:tr>
      <w:tr w:rsidR="00A8597C" w:rsidRPr="00F356D7" w14:paraId="5A99B568"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C7A43A0" w14:textId="77777777" w:rsidR="00A8597C" w:rsidRPr="00F356D7" w:rsidRDefault="00A8597C" w:rsidP="009E330D">
            <w:pPr>
              <w:ind w:hanging="3"/>
            </w:pPr>
            <w:r>
              <w:t>M1.15</w:t>
            </w:r>
          </w:p>
        </w:tc>
        <w:tc>
          <w:tcPr>
            <w:tcW w:w="6120" w:type="dxa"/>
            <w:tcBorders>
              <w:top w:val="single" w:sz="4" w:space="0" w:color="auto"/>
              <w:left w:val="nil"/>
              <w:bottom w:val="single" w:sz="4" w:space="0" w:color="auto"/>
              <w:right w:val="single" w:sz="4" w:space="0" w:color="auto"/>
            </w:tcBorders>
            <w:shd w:val="clear" w:color="auto" w:fill="auto"/>
            <w:vAlign w:val="bottom"/>
          </w:tcPr>
          <w:p w14:paraId="19810979" w14:textId="77777777" w:rsidR="00A8597C" w:rsidRPr="00F356D7" w:rsidRDefault="00A8597C" w:rsidP="009E330D">
            <w:pPr>
              <w:ind w:hanging="18"/>
            </w:pPr>
            <w:r>
              <w:t>Demonstrate methanol from methane on an electrode, with fumarate, or with sulfite</w:t>
            </w:r>
          </w:p>
        </w:tc>
        <w:tc>
          <w:tcPr>
            <w:tcW w:w="990" w:type="dxa"/>
            <w:tcBorders>
              <w:top w:val="nil"/>
              <w:left w:val="nil"/>
              <w:bottom w:val="single" w:sz="4" w:space="0" w:color="auto"/>
              <w:right w:val="single" w:sz="4" w:space="0" w:color="auto"/>
            </w:tcBorders>
            <w:shd w:val="clear" w:color="auto" w:fill="auto"/>
            <w:vAlign w:val="bottom"/>
          </w:tcPr>
          <w:p w14:paraId="0655313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0D4DBEAF"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7A98FFC9" w14:textId="77777777" w:rsidR="00A8597C" w:rsidRPr="00F356D7" w:rsidRDefault="00A8597C" w:rsidP="009E330D">
            <w:pPr>
              <w:ind w:right="-18"/>
            </w:pPr>
            <w:r>
              <w:t>11/1/16</w:t>
            </w:r>
          </w:p>
        </w:tc>
      </w:tr>
      <w:tr w:rsidR="00A8597C" w:rsidRPr="00F356D7" w14:paraId="0F65F567"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5D14C7E" w14:textId="77777777" w:rsidR="00A8597C" w:rsidRPr="00682A71" w:rsidRDefault="00A8597C" w:rsidP="009E330D">
            <w:pPr>
              <w:ind w:hanging="3"/>
              <w:rPr>
                <w:strike/>
              </w:rPr>
            </w:pPr>
            <w:r w:rsidRPr="00682A71">
              <w:rPr>
                <w:strike/>
              </w:rPr>
              <w:t>1.8</w:t>
            </w:r>
          </w:p>
        </w:tc>
        <w:tc>
          <w:tcPr>
            <w:tcW w:w="6120" w:type="dxa"/>
            <w:tcBorders>
              <w:top w:val="single" w:sz="4" w:space="0" w:color="auto"/>
              <w:left w:val="nil"/>
              <w:bottom w:val="single" w:sz="4" w:space="0" w:color="auto"/>
              <w:right w:val="single" w:sz="4" w:space="0" w:color="auto"/>
            </w:tcBorders>
            <w:shd w:val="clear" w:color="auto" w:fill="auto"/>
            <w:vAlign w:val="bottom"/>
            <w:hideMark/>
          </w:tcPr>
          <w:p w14:paraId="59706553" w14:textId="77777777" w:rsidR="00A8597C" w:rsidRPr="00682A71" w:rsidRDefault="00A8597C" w:rsidP="009E330D">
            <w:pPr>
              <w:ind w:hanging="18"/>
              <w:rPr>
                <w:strike/>
              </w:rPr>
            </w:pPr>
            <w:r w:rsidRPr="00682A71">
              <w:rPr>
                <w:strike/>
              </w:rPr>
              <w:t xml:space="preserve">Clone genes for ATP </w:t>
            </w:r>
            <w:proofErr w:type="spellStart"/>
            <w:r w:rsidRPr="00682A71">
              <w:rPr>
                <w:strike/>
              </w:rPr>
              <w:t>sulfurylase</w:t>
            </w:r>
            <w:proofErr w:type="spellEnd"/>
            <w:r w:rsidRPr="00682A71">
              <w:rPr>
                <w:strike/>
              </w:rPr>
              <w:t xml:space="preserve"> and APS reductase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47EBFC0A" w14:textId="77777777" w:rsidR="00A8597C" w:rsidRPr="00682A71" w:rsidRDefault="00A8597C" w:rsidP="009E330D">
            <w:pPr>
              <w:ind w:left="-18"/>
              <w:rPr>
                <w:strike/>
              </w:rPr>
            </w:pPr>
            <w:r w:rsidRPr="00682A71">
              <w:rPr>
                <w:strike/>
              </w:rPr>
              <w:t>5</w:t>
            </w:r>
          </w:p>
        </w:tc>
        <w:tc>
          <w:tcPr>
            <w:tcW w:w="900" w:type="dxa"/>
            <w:tcBorders>
              <w:top w:val="nil"/>
              <w:left w:val="nil"/>
              <w:bottom w:val="single" w:sz="4" w:space="0" w:color="auto"/>
              <w:right w:val="single" w:sz="4" w:space="0" w:color="auto"/>
            </w:tcBorders>
            <w:shd w:val="clear" w:color="auto" w:fill="auto"/>
            <w:noWrap/>
            <w:vAlign w:val="bottom"/>
            <w:hideMark/>
          </w:tcPr>
          <w:p w14:paraId="4330F223" w14:textId="77777777" w:rsidR="00A8597C" w:rsidRPr="00682A71" w:rsidRDefault="00A8597C" w:rsidP="009E330D">
            <w:pPr>
              <w:ind w:hanging="18"/>
              <w:rPr>
                <w:strike/>
              </w:rPr>
            </w:pPr>
            <w:r w:rsidRPr="00682A71">
              <w:rPr>
                <w:strike/>
              </w:rPr>
              <w:t>7/1/15</w:t>
            </w:r>
          </w:p>
        </w:tc>
        <w:tc>
          <w:tcPr>
            <w:tcW w:w="1170" w:type="dxa"/>
            <w:tcBorders>
              <w:top w:val="nil"/>
              <w:left w:val="nil"/>
              <w:bottom w:val="single" w:sz="4" w:space="0" w:color="auto"/>
              <w:right w:val="single" w:sz="4" w:space="0" w:color="auto"/>
            </w:tcBorders>
            <w:shd w:val="clear" w:color="auto" w:fill="auto"/>
            <w:noWrap/>
            <w:vAlign w:val="bottom"/>
            <w:hideMark/>
          </w:tcPr>
          <w:p w14:paraId="47C5EEC6" w14:textId="77777777" w:rsidR="00A8597C" w:rsidRPr="00682A71" w:rsidRDefault="00A8597C" w:rsidP="009E330D">
            <w:pPr>
              <w:ind w:right="-18"/>
              <w:rPr>
                <w:strike/>
              </w:rPr>
            </w:pPr>
            <w:r w:rsidRPr="00682A71">
              <w:rPr>
                <w:strike/>
              </w:rPr>
              <w:t>12/1/15</w:t>
            </w:r>
          </w:p>
        </w:tc>
      </w:tr>
      <w:tr w:rsidR="00A8597C" w:rsidRPr="00F356D7" w14:paraId="74D3A118"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584313B" w14:textId="77777777" w:rsidR="00A8597C" w:rsidRPr="00682A71" w:rsidRDefault="00A8597C" w:rsidP="009E330D">
            <w:pPr>
              <w:ind w:hanging="3"/>
              <w:rPr>
                <w:strike/>
              </w:rPr>
            </w:pPr>
            <w:r w:rsidRPr="00682A71">
              <w:rPr>
                <w:strike/>
              </w:rPr>
              <w:t>M1.8</w:t>
            </w:r>
          </w:p>
        </w:tc>
        <w:tc>
          <w:tcPr>
            <w:tcW w:w="6120" w:type="dxa"/>
            <w:tcBorders>
              <w:top w:val="nil"/>
              <w:left w:val="nil"/>
              <w:bottom w:val="single" w:sz="4" w:space="0" w:color="auto"/>
              <w:right w:val="single" w:sz="4" w:space="0" w:color="auto"/>
            </w:tcBorders>
            <w:shd w:val="clear" w:color="auto" w:fill="auto"/>
            <w:vAlign w:val="bottom"/>
            <w:hideMark/>
          </w:tcPr>
          <w:p w14:paraId="4B6182D8"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76E56D36"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5A9B9B2A" w14:textId="77777777" w:rsidR="00A8597C" w:rsidRPr="00682A71" w:rsidRDefault="00A8597C" w:rsidP="009E330D">
            <w:pPr>
              <w:ind w:hanging="18"/>
              <w:rPr>
                <w:strike/>
              </w:rPr>
            </w:pPr>
            <w:r w:rsidRPr="00682A71">
              <w:rPr>
                <w:strike/>
              </w:rPr>
              <w:t>12/1/15</w:t>
            </w:r>
          </w:p>
        </w:tc>
        <w:tc>
          <w:tcPr>
            <w:tcW w:w="1170" w:type="dxa"/>
            <w:tcBorders>
              <w:top w:val="nil"/>
              <w:left w:val="nil"/>
              <w:bottom w:val="single" w:sz="4" w:space="0" w:color="auto"/>
              <w:right w:val="single" w:sz="4" w:space="0" w:color="auto"/>
            </w:tcBorders>
            <w:shd w:val="clear" w:color="auto" w:fill="auto"/>
            <w:noWrap/>
            <w:vAlign w:val="bottom"/>
            <w:hideMark/>
          </w:tcPr>
          <w:p w14:paraId="1E9C7F7D" w14:textId="77777777" w:rsidR="00A8597C" w:rsidRPr="00682A71" w:rsidRDefault="00A8597C" w:rsidP="009E330D">
            <w:pPr>
              <w:ind w:right="-18"/>
              <w:rPr>
                <w:strike/>
              </w:rPr>
            </w:pPr>
            <w:r w:rsidRPr="00682A71">
              <w:rPr>
                <w:strike/>
              </w:rPr>
              <w:t>12/1/15</w:t>
            </w:r>
          </w:p>
        </w:tc>
      </w:tr>
      <w:tr w:rsidR="00A8597C" w:rsidRPr="00F356D7" w14:paraId="3B9BA83B"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5D808E1" w14:textId="77777777" w:rsidR="00A8597C" w:rsidRPr="00682A71" w:rsidRDefault="00A8597C" w:rsidP="009E330D">
            <w:pPr>
              <w:ind w:hanging="3"/>
              <w:rPr>
                <w:strike/>
              </w:rPr>
            </w:pPr>
            <w:r w:rsidRPr="00682A71">
              <w:rPr>
                <w:strike/>
              </w:rPr>
              <w:t>1.9</w:t>
            </w:r>
          </w:p>
        </w:tc>
        <w:tc>
          <w:tcPr>
            <w:tcW w:w="6120" w:type="dxa"/>
            <w:tcBorders>
              <w:top w:val="nil"/>
              <w:left w:val="nil"/>
              <w:bottom w:val="single" w:sz="4" w:space="0" w:color="auto"/>
              <w:right w:val="single" w:sz="4" w:space="0" w:color="auto"/>
            </w:tcBorders>
            <w:shd w:val="clear" w:color="auto" w:fill="auto"/>
            <w:vAlign w:val="bottom"/>
            <w:hideMark/>
          </w:tcPr>
          <w:p w14:paraId="7BD9A6FB" w14:textId="77777777" w:rsidR="00A8597C" w:rsidRPr="00682A71" w:rsidRDefault="00A8597C" w:rsidP="009E330D">
            <w:pPr>
              <w:ind w:hanging="18"/>
              <w:rPr>
                <w:strike/>
              </w:rPr>
            </w:pPr>
            <w:r w:rsidRPr="00682A71">
              <w:rPr>
                <w:strike/>
              </w:rPr>
              <w:t xml:space="preserve">Assay for ATP </w:t>
            </w:r>
            <w:proofErr w:type="spellStart"/>
            <w:r w:rsidRPr="00682A71">
              <w:rPr>
                <w:strike/>
              </w:rPr>
              <w:t>sulfurylase</w:t>
            </w:r>
            <w:proofErr w:type="spellEnd"/>
            <w:r w:rsidRPr="00682A71">
              <w:rPr>
                <w:strike/>
              </w:rPr>
              <w:t xml:space="preserve"> and APS reductase activities</w:t>
            </w:r>
          </w:p>
        </w:tc>
        <w:tc>
          <w:tcPr>
            <w:tcW w:w="990" w:type="dxa"/>
            <w:tcBorders>
              <w:top w:val="nil"/>
              <w:left w:val="nil"/>
              <w:bottom w:val="single" w:sz="4" w:space="0" w:color="auto"/>
              <w:right w:val="single" w:sz="4" w:space="0" w:color="auto"/>
            </w:tcBorders>
            <w:shd w:val="clear" w:color="auto" w:fill="auto"/>
            <w:vAlign w:val="bottom"/>
            <w:hideMark/>
          </w:tcPr>
          <w:p w14:paraId="67E7E624" w14:textId="77777777" w:rsidR="00A8597C" w:rsidRPr="00682A71" w:rsidRDefault="00A8597C" w:rsidP="009E330D">
            <w:pPr>
              <w:ind w:left="-18"/>
              <w:rPr>
                <w:strike/>
              </w:rPr>
            </w:pPr>
            <w:r w:rsidRPr="00682A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4674CFC4" w14:textId="77777777" w:rsidR="00A8597C" w:rsidRPr="00682A71" w:rsidRDefault="00A8597C" w:rsidP="009E330D">
            <w:pPr>
              <w:ind w:hanging="18"/>
              <w:rPr>
                <w:strike/>
              </w:rPr>
            </w:pPr>
            <w:r w:rsidRPr="00682A71">
              <w:rPr>
                <w:strike/>
              </w:rPr>
              <w:t>12/1/15</w:t>
            </w:r>
          </w:p>
        </w:tc>
        <w:tc>
          <w:tcPr>
            <w:tcW w:w="1170" w:type="dxa"/>
            <w:tcBorders>
              <w:top w:val="nil"/>
              <w:left w:val="nil"/>
              <w:bottom w:val="single" w:sz="4" w:space="0" w:color="auto"/>
              <w:right w:val="single" w:sz="4" w:space="0" w:color="auto"/>
            </w:tcBorders>
            <w:shd w:val="clear" w:color="auto" w:fill="auto"/>
            <w:noWrap/>
            <w:vAlign w:val="bottom"/>
            <w:hideMark/>
          </w:tcPr>
          <w:p w14:paraId="0A536022" w14:textId="77777777" w:rsidR="00A8597C" w:rsidRPr="00682A71" w:rsidRDefault="00A8597C" w:rsidP="009E330D">
            <w:pPr>
              <w:ind w:right="-18"/>
              <w:rPr>
                <w:strike/>
              </w:rPr>
            </w:pPr>
            <w:r w:rsidRPr="00682A71">
              <w:rPr>
                <w:strike/>
              </w:rPr>
              <w:t>2/1/16</w:t>
            </w:r>
          </w:p>
        </w:tc>
      </w:tr>
      <w:tr w:rsidR="00A8597C" w:rsidRPr="00F356D7" w14:paraId="1AE308B0"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D91BBE5" w14:textId="77777777" w:rsidR="00A8597C" w:rsidRPr="00682A71" w:rsidRDefault="00A8597C" w:rsidP="009E330D">
            <w:pPr>
              <w:ind w:hanging="3"/>
              <w:rPr>
                <w:strike/>
              </w:rPr>
            </w:pPr>
            <w:r w:rsidRPr="00682A71">
              <w:rPr>
                <w:strike/>
              </w:rPr>
              <w:t>M1.9</w:t>
            </w:r>
          </w:p>
        </w:tc>
        <w:tc>
          <w:tcPr>
            <w:tcW w:w="6120" w:type="dxa"/>
            <w:tcBorders>
              <w:top w:val="nil"/>
              <w:left w:val="nil"/>
              <w:bottom w:val="single" w:sz="4" w:space="0" w:color="auto"/>
              <w:right w:val="single" w:sz="4" w:space="0" w:color="auto"/>
            </w:tcBorders>
            <w:shd w:val="clear" w:color="auto" w:fill="auto"/>
            <w:vAlign w:val="bottom"/>
            <w:hideMark/>
          </w:tcPr>
          <w:p w14:paraId="3AE21F93" w14:textId="77777777" w:rsidR="00A8597C" w:rsidRPr="00682A71" w:rsidRDefault="00A8597C" w:rsidP="009E330D">
            <w:pPr>
              <w:ind w:hanging="18"/>
              <w:rPr>
                <w:strike/>
              </w:rPr>
            </w:pPr>
            <w:r w:rsidRPr="00682A71">
              <w:rPr>
                <w:strike/>
              </w:rPr>
              <w:t xml:space="preserve">Demonstrate activity of introduced enzymes by in vitro assay.  Obtain 5x10-5 </w:t>
            </w:r>
            <w:proofErr w:type="spellStart"/>
            <w:r w:rsidRPr="00682A71">
              <w:rPr>
                <w:strike/>
              </w:rPr>
              <w:t>umoles</w:t>
            </w:r>
            <w:proofErr w:type="spellEnd"/>
            <w:r w:rsidRPr="00682A71">
              <w:rPr>
                <w:strike/>
              </w:rPr>
              <w:t>/g total cell protein/second.</w:t>
            </w:r>
          </w:p>
        </w:tc>
        <w:tc>
          <w:tcPr>
            <w:tcW w:w="990" w:type="dxa"/>
            <w:tcBorders>
              <w:top w:val="nil"/>
              <w:left w:val="nil"/>
              <w:bottom w:val="single" w:sz="4" w:space="0" w:color="auto"/>
              <w:right w:val="single" w:sz="4" w:space="0" w:color="auto"/>
            </w:tcBorders>
            <w:shd w:val="clear" w:color="auto" w:fill="auto"/>
            <w:vAlign w:val="bottom"/>
            <w:hideMark/>
          </w:tcPr>
          <w:p w14:paraId="0FE22D03"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72E58110" w14:textId="77777777" w:rsidR="00A8597C" w:rsidRPr="00682A71" w:rsidRDefault="00A8597C" w:rsidP="009E330D">
            <w:pPr>
              <w:ind w:hanging="18"/>
              <w:rPr>
                <w:strike/>
              </w:rPr>
            </w:pPr>
            <w:r w:rsidRPr="00682A71">
              <w:rPr>
                <w:strike/>
              </w:rPr>
              <w:t>2/1/16</w:t>
            </w:r>
          </w:p>
        </w:tc>
        <w:tc>
          <w:tcPr>
            <w:tcW w:w="1170" w:type="dxa"/>
            <w:tcBorders>
              <w:top w:val="nil"/>
              <w:left w:val="nil"/>
              <w:bottom w:val="single" w:sz="4" w:space="0" w:color="auto"/>
              <w:right w:val="single" w:sz="4" w:space="0" w:color="auto"/>
            </w:tcBorders>
            <w:shd w:val="clear" w:color="auto" w:fill="auto"/>
            <w:noWrap/>
            <w:vAlign w:val="bottom"/>
            <w:hideMark/>
          </w:tcPr>
          <w:p w14:paraId="69952CC2" w14:textId="77777777" w:rsidR="00A8597C" w:rsidRPr="00682A71" w:rsidRDefault="00A8597C" w:rsidP="009E330D">
            <w:pPr>
              <w:ind w:right="-18"/>
              <w:rPr>
                <w:strike/>
              </w:rPr>
            </w:pPr>
            <w:r w:rsidRPr="00682A71">
              <w:rPr>
                <w:strike/>
              </w:rPr>
              <w:t>2/1/16</w:t>
            </w:r>
          </w:p>
        </w:tc>
      </w:tr>
      <w:tr w:rsidR="00A8597C" w:rsidRPr="00F356D7" w14:paraId="19D9AAC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D1053B" w14:textId="77777777" w:rsidR="00A8597C" w:rsidRPr="00682A71" w:rsidRDefault="00A8597C" w:rsidP="009E330D">
            <w:pPr>
              <w:ind w:hanging="3"/>
              <w:rPr>
                <w:strike/>
              </w:rPr>
            </w:pPr>
            <w:r w:rsidRPr="00682A71">
              <w:rPr>
                <w:strike/>
              </w:rPr>
              <w:t>1.10</w:t>
            </w:r>
          </w:p>
        </w:tc>
        <w:tc>
          <w:tcPr>
            <w:tcW w:w="6120" w:type="dxa"/>
            <w:tcBorders>
              <w:top w:val="nil"/>
              <w:left w:val="nil"/>
              <w:bottom w:val="single" w:sz="4" w:space="0" w:color="auto"/>
              <w:right w:val="single" w:sz="4" w:space="0" w:color="auto"/>
            </w:tcBorders>
            <w:shd w:val="clear" w:color="auto" w:fill="auto"/>
            <w:vAlign w:val="bottom"/>
            <w:hideMark/>
          </w:tcPr>
          <w:p w14:paraId="77C2723C" w14:textId="77777777" w:rsidR="00A8597C" w:rsidRPr="00682A71" w:rsidRDefault="00A8597C" w:rsidP="009E330D">
            <w:pPr>
              <w:ind w:hanging="18"/>
              <w:rPr>
                <w:strike/>
              </w:rPr>
            </w:pPr>
            <w:r w:rsidRPr="00682A71">
              <w:rPr>
                <w:strike/>
              </w:rPr>
              <w:t xml:space="preserve">Clone sulfite reductase genes from related methanogens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79A564C6" w14:textId="77777777" w:rsidR="00A8597C" w:rsidRPr="00682A71" w:rsidRDefault="00A8597C" w:rsidP="009E330D">
            <w:pPr>
              <w:ind w:left="-18"/>
              <w:rPr>
                <w:strike/>
              </w:rPr>
            </w:pPr>
            <w:r w:rsidRPr="00682A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5917FF3B" w14:textId="77777777" w:rsidR="00A8597C" w:rsidRPr="00682A71" w:rsidRDefault="00A8597C" w:rsidP="009E330D">
            <w:pPr>
              <w:ind w:hanging="18"/>
              <w:rPr>
                <w:strike/>
              </w:rPr>
            </w:pPr>
            <w:r w:rsidRPr="00682A71">
              <w:rPr>
                <w:strike/>
              </w:rPr>
              <w:t>2/1/16</w:t>
            </w:r>
          </w:p>
        </w:tc>
        <w:tc>
          <w:tcPr>
            <w:tcW w:w="1170" w:type="dxa"/>
            <w:tcBorders>
              <w:top w:val="nil"/>
              <w:left w:val="nil"/>
              <w:bottom w:val="single" w:sz="4" w:space="0" w:color="auto"/>
              <w:right w:val="single" w:sz="4" w:space="0" w:color="auto"/>
            </w:tcBorders>
            <w:shd w:val="clear" w:color="auto" w:fill="auto"/>
            <w:noWrap/>
            <w:vAlign w:val="bottom"/>
            <w:hideMark/>
          </w:tcPr>
          <w:p w14:paraId="08A76BA7" w14:textId="77777777" w:rsidR="00A8597C" w:rsidRPr="00682A71" w:rsidRDefault="00A8597C" w:rsidP="009E330D">
            <w:pPr>
              <w:ind w:right="-18"/>
              <w:rPr>
                <w:strike/>
              </w:rPr>
            </w:pPr>
            <w:r w:rsidRPr="00682A71">
              <w:rPr>
                <w:strike/>
              </w:rPr>
              <w:t>4/1/16</w:t>
            </w:r>
          </w:p>
        </w:tc>
      </w:tr>
      <w:tr w:rsidR="00A8597C" w:rsidRPr="00F356D7" w14:paraId="750CDB0B"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E7873B9" w14:textId="77777777" w:rsidR="00A8597C" w:rsidRPr="00682A71" w:rsidRDefault="00A8597C" w:rsidP="009E330D">
            <w:pPr>
              <w:ind w:hanging="3"/>
              <w:rPr>
                <w:strike/>
              </w:rPr>
            </w:pPr>
            <w:r w:rsidRPr="00682A71">
              <w:rPr>
                <w:strike/>
              </w:rPr>
              <w:t>M1.10</w:t>
            </w:r>
          </w:p>
        </w:tc>
        <w:tc>
          <w:tcPr>
            <w:tcW w:w="6120" w:type="dxa"/>
            <w:tcBorders>
              <w:top w:val="nil"/>
              <w:left w:val="nil"/>
              <w:bottom w:val="single" w:sz="4" w:space="0" w:color="auto"/>
              <w:right w:val="single" w:sz="4" w:space="0" w:color="auto"/>
            </w:tcBorders>
            <w:shd w:val="clear" w:color="auto" w:fill="auto"/>
            <w:vAlign w:val="bottom"/>
            <w:hideMark/>
          </w:tcPr>
          <w:p w14:paraId="7DFC503A"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539EC0F9"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0C5DECB2" w14:textId="77777777" w:rsidR="00A8597C" w:rsidRPr="00682A71" w:rsidRDefault="00A8597C" w:rsidP="009E330D">
            <w:pPr>
              <w:ind w:hanging="18"/>
              <w:rPr>
                <w:strike/>
              </w:rPr>
            </w:pPr>
            <w:r w:rsidRPr="00682A71">
              <w:rPr>
                <w:strike/>
              </w:rPr>
              <w:t>4/1/16</w:t>
            </w:r>
          </w:p>
        </w:tc>
        <w:tc>
          <w:tcPr>
            <w:tcW w:w="1170" w:type="dxa"/>
            <w:tcBorders>
              <w:top w:val="nil"/>
              <w:left w:val="nil"/>
              <w:bottom w:val="single" w:sz="4" w:space="0" w:color="auto"/>
              <w:right w:val="single" w:sz="4" w:space="0" w:color="auto"/>
            </w:tcBorders>
            <w:shd w:val="clear" w:color="auto" w:fill="auto"/>
            <w:noWrap/>
            <w:vAlign w:val="bottom"/>
            <w:hideMark/>
          </w:tcPr>
          <w:p w14:paraId="0A4E3325" w14:textId="77777777" w:rsidR="00A8597C" w:rsidRPr="00682A71" w:rsidRDefault="00A8597C" w:rsidP="009E330D">
            <w:pPr>
              <w:ind w:right="-18"/>
              <w:rPr>
                <w:strike/>
              </w:rPr>
            </w:pPr>
            <w:r w:rsidRPr="00682A71">
              <w:rPr>
                <w:strike/>
              </w:rPr>
              <w:t>4/1/16</w:t>
            </w:r>
          </w:p>
        </w:tc>
      </w:tr>
      <w:tr w:rsidR="00A8597C" w:rsidRPr="00F356D7" w14:paraId="26D3F7C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93C3594" w14:textId="77777777" w:rsidR="00A8597C" w:rsidRPr="00682A71" w:rsidRDefault="00A8597C" w:rsidP="009E330D">
            <w:pPr>
              <w:ind w:hanging="3"/>
              <w:rPr>
                <w:strike/>
              </w:rPr>
            </w:pPr>
            <w:r w:rsidRPr="00682A71">
              <w:rPr>
                <w:strike/>
              </w:rPr>
              <w:t>1.11</w:t>
            </w:r>
          </w:p>
        </w:tc>
        <w:tc>
          <w:tcPr>
            <w:tcW w:w="6120" w:type="dxa"/>
            <w:tcBorders>
              <w:top w:val="nil"/>
              <w:left w:val="nil"/>
              <w:bottom w:val="single" w:sz="4" w:space="0" w:color="auto"/>
              <w:right w:val="single" w:sz="4" w:space="0" w:color="auto"/>
            </w:tcBorders>
            <w:shd w:val="clear" w:color="auto" w:fill="auto"/>
            <w:vAlign w:val="bottom"/>
            <w:hideMark/>
          </w:tcPr>
          <w:p w14:paraId="65E0168D" w14:textId="77777777" w:rsidR="00A8597C" w:rsidRPr="00682A71" w:rsidRDefault="00A8597C" w:rsidP="009E330D">
            <w:pPr>
              <w:ind w:hanging="18"/>
              <w:rPr>
                <w:strike/>
              </w:rPr>
            </w:pPr>
            <w:r w:rsidRPr="00682A71">
              <w:rPr>
                <w:strike/>
              </w:rPr>
              <w:t xml:space="preserve">Clone sulfite reductase genes from sulfate reducers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60CE0A5E" w14:textId="77777777" w:rsidR="00A8597C" w:rsidRPr="00682A71" w:rsidRDefault="00A8597C" w:rsidP="009E330D">
            <w:pPr>
              <w:ind w:left="-18"/>
              <w:rPr>
                <w:strike/>
              </w:rPr>
            </w:pPr>
            <w:r w:rsidRPr="00682A71">
              <w:rPr>
                <w:strike/>
              </w:rPr>
              <w:t>4</w:t>
            </w:r>
          </w:p>
        </w:tc>
        <w:tc>
          <w:tcPr>
            <w:tcW w:w="900" w:type="dxa"/>
            <w:tcBorders>
              <w:top w:val="nil"/>
              <w:left w:val="nil"/>
              <w:bottom w:val="single" w:sz="4" w:space="0" w:color="auto"/>
              <w:right w:val="single" w:sz="4" w:space="0" w:color="auto"/>
            </w:tcBorders>
            <w:shd w:val="clear" w:color="auto" w:fill="auto"/>
            <w:noWrap/>
            <w:vAlign w:val="bottom"/>
            <w:hideMark/>
          </w:tcPr>
          <w:p w14:paraId="5B70AE9C" w14:textId="77777777" w:rsidR="00A8597C" w:rsidRPr="00682A71" w:rsidRDefault="00A8597C" w:rsidP="009E330D">
            <w:pPr>
              <w:ind w:hanging="18"/>
              <w:rPr>
                <w:strike/>
              </w:rPr>
            </w:pPr>
            <w:r w:rsidRPr="00682A71">
              <w:rPr>
                <w:strike/>
              </w:rPr>
              <w:t>4/1/16</w:t>
            </w:r>
          </w:p>
        </w:tc>
        <w:tc>
          <w:tcPr>
            <w:tcW w:w="1170" w:type="dxa"/>
            <w:tcBorders>
              <w:top w:val="nil"/>
              <w:left w:val="nil"/>
              <w:bottom w:val="single" w:sz="4" w:space="0" w:color="auto"/>
              <w:right w:val="single" w:sz="4" w:space="0" w:color="auto"/>
            </w:tcBorders>
            <w:shd w:val="clear" w:color="auto" w:fill="auto"/>
            <w:noWrap/>
            <w:vAlign w:val="bottom"/>
            <w:hideMark/>
          </w:tcPr>
          <w:p w14:paraId="0CE7772F" w14:textId="77777777" w:rsidR="00A8597C" w:rsidRPr="00682A71" w:rsidRDefault="00A8597C" w:rsidP="009E330D">
            <w:pPr>
              <w:ind w:right="-18"/>
              <w:rPr>
                <w:strike/>
              </w:rPr>
            </w:pPr>
            <w:r w:rsidRPr="00682A71">
              <w:rPr>
                <w:strike/>
              </w:rPr>
              <w:t>8/1/16</w:t>
            </w:r>
          </w:p>
        </w:tc>
      </w:tr>
      <w:tr w:rsidR="00A8597C" w:rsidRPr="00F356D7" w14:paraId="2997F34F"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CD46B00" w14:textId="77777777" w:rsidR="00A8597C" w:rsidRPr="00682A71" w:rsidRDefault="00A8597C" w:rsidP="009E330D">
            <w:pPr>
              <w:ind w:hanging="3"/>
              <w:rPr>
                <w:strike/>
              </w:rPr>
            </w:pPr>
            <w:r w:rsidRPr="00682A71">
              <w:rPr>
                <w:strike/>
              </w:rPr>
              <w:t>M1.11</w:t>
            </w:r>
          </w:p>
        </w:tc>
        <w:tc>
          <w:tcPr>
            <w:tcW w:w="6120" w:type="dxa"/>
            <w:tcBorders>
              <w:top w:val="nil"/>
              <w:left w:val="nil"/>
              <w:bottom w:val="single" w:sz="4" w:space="0" w:color="auto"/>
              <w:right w:val="single" w:sz="4" w:space="0" w:color="auto"/>
            </w:tcBorders>
            <w:shd w:val="clear" w:color="auto" w:fill="auto"/>
            <w:vAlign w:val="bottom"/>
            <w:hideMark/>
          </w:tcPr>
          <w:p w14:paraId="6C19A834"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2F56BE7D"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2DD694F5" w14:textId="77777777" w:rsidR="00A8597C" w:rsidRPr="00682A71" w:rsidRDefault="00A8597C" w:rsidP="009E330D">
            <w:pPr>
              <w:ind w:hanging="18"/>
              <w:rPr>
                <w:strike/>
              </w:rPr>
            </w:pPr>
            <w:r w:rsidRPr="00682A71">
              <w:rPr>
                <w:strike/>
              </w:rPr>
              <w:t>8/1/16</w:t>
            </w:r>
          </w:p>
        </w:tc>
        <w:tc>
          <w:tcPr>
            <w:tcW w:w="1170" w:type="dxa"/>
            <w:tcBorders>
              <w:top w:val="nil"/>
              <w:left w:val="nil"/>
              <w:bottom w:val="single" w:sz="4" w:space="0" w:color="auto"/>
              <w:right w:val="single" w:sz="4" w:space="0" w:color="auto"/>
            </w:tcBorders>
            <w:shd w:val="clear" w:color="auto" w:fill="auto"/>
            <w:noWrap/>
            <w:vAlign w:val="bottom"/>
            <w:hideMark/>
          </w:tcPr>
          <w:p w14:paraId="1C1D42CA" w14:textId="77777777" w:rsidR="00A8597C" w:rsidRPr="00682A71" w:rsidRDefault="00A8597C" w:rsidP="009E330D">
            <w:pPr>
              <w:ind w:right="-18"/>
              <w:rPr>
                <w:strike/>
              </w:rPr>
            </w:pPr>
            <w:r w:rsidRPr="00682A71">
              <w:rPr>
                <w:strike/>
              </w:rPr>
              <w:t>8/1/16</w:t>
            </w:r>
          </w:p>
        </w:tc>
      </w:tr>
      <w:tr w:rsidR="00A8597C" w:rsidRPr="00F356D7" w14:paraId="0FC7E088"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55DF2D1" w14:textId="77777777" w:rsidR="00A8597C" w:rsidRPr="00682A71" w:rsidRDefault="00A8597C" w:rsidP="009E330D">
            <w:pPr>
              <w:ind w:hanging="3"/>
              <w:rPr>
                <w:strike/>
              </w:rPr>
            </w:pPr>
            <w:r w:rsidRPr="00682A71">
              <w:rPr>
                <w:strike/>
              </w:rPr>
              <w:t>1.12</w:t>
            </w:r>
          </w:p>
        </w:tc>
        <w:tc>
          <w:tcPr>
            <w:tcW w:w="6120" w:type="dxa"/>
            <w:tcBorders>
              <w:top w:val="nil"/>
              <w:left w:val="nil"/>
              <w:bottom w:val="single" w:sz="4" w:space="0" w:color="auto"/>
              <w:right w:val="single" w:sz="4" w:space="0" w:color="auto"/>
            </w:tcBorders>
            <w:shd w:val="clear" w:color="auto" w:fill="auto"/>
            <w:vAlign w:val="bottom"/>
            <w:hideMark/>
          </w:tcPr>
          <w:p w14:paraId="403922F4" w14:textId="77777777" w:rsidR="00A8597C" w:rsidRPr="00682A71" w:rsidRDefault="00A8597C" w:rsidP="009E330D">
            <w:pPr>
              <w:ind w:hanging="18"/>
              <w:rPr>
                <w:strike/>
              </w:rPr>
            </w:pPr>
            <w:r w:rsidRPr="00682A71">
              <w:rPr>
                <w:strike/>
              </w:rPr>
              <w:t>Assay for sulfite reduction to sulfide</w:t>
            </w:r>
          </w:p>
        </w:tc>
        <w:tc>
          <w:tcPr>
            <w:tcW w:w="990" w:type="dxa"/>
            <w:tcBorders>
              <w:top w:val="nil"/>
              <w:left w:val="nil"/>
              <w:bottom w:val="single" w:sz="4" w:space="0" w:color="auto"/>
              <w:right w:val="single" w:sz="4" w:space="0" w:color="auto"/>
            </w:tcBorders>
            <w:shd w:val="clear" w:color="auto" w:fill="auto"/>
            <w:vAlign w:val="bottom"/>
            <w:hideMark/>
          </w:tcPr>
          <w:p w14:paraId="6AFEBB1C" w14:textId="77777777" w:rsidR="00A8597C" w:rsidRPr="00682A71" w:rsidRDefault="00A8597C" w:rsidP="009E330D">
            <w:pPr>
              <w:ind w:left="-18"/>
              <w:rPr>
                <w:strike/>
              </w:rPr>
            </w:pPr>
            <w:r w:rsidRPr="00682A71">
              <w:rPr>
                <w:strike/>
              </w:rPr>
              <w:t>1</w:t>
            </w:r>
          </w:p>
        </w:tc>
        <w:tc>
          <w:tcPr>
            <w:tcW w:w="900" w:type="dxa"/>
            <w:tcBorders>
              <w:top w:val="nil"/>
              <w:left w:val="nil"/>
              <w:bottom w:val="single" w:sz="4" w:space="0" w:color="auto"/>
              <w:right w:val="single" w:sz="4" w:space="0" w:color="auto"/>
            </w:tcBorders>
            <w:shd w:val="clear" w:color="auto" w:fill="auto"/>
            <w:noWrap/>
            <w:vAlign w:val="bottom"/>
            <w:hideMark/>
          </w:tcPr>
          <w:p w14:paraId="495D2485" w14:textId="77777777" w:rsidR="00A8597C" w:rsidRPr="00682A71" w:rsidRDefault="00A8597C" w:rsidP="009E330D">
            <w:pPr>
              <w:ind w:hanging="18"/>
              <w:rPr>
                <w:strike/>
              </w:rPr>
            </w:pPr>
            <w:r w:rsidRPr="00682A71">
              <w:rPr>
                <w:strike/>
              </w:rPr>
              <w:t>8/1/16</w:t>
            </w:r>
          </w:p>
        </w:tc>
        <w:tc>
          <w:tcPr>
            <w:tcW w:w="1170" w:type="dxa"/>
            <w:tcBorders>
              <w:top w:val="nil"/>
              <w:left w:val="nil"/>
              <w:bottom w:val="single" w:sz="4" w:space="0" w:color="auto"/>
              <w:right w:val="single" w:sz="4" w:space="0" w:color="auto"/>
            </w:tcBorders>
            <w:shd w:val="clear" w:color="auto" w:fill="auto"/>
            <w:noWrap/>
            <w:vAlign w:val="bottom"/>
            <w:hideMark/>
          </w:tcPr>
          <w:p w14:paraId="154EEC31" w14:textId="77777777" w:rsidR="00A8597C" w:rsidRPr="00682A71" w:rsidRDefault="00A8597C" w:rsidP="009E330D">
            <w:pPr>
              <w:ind w:right="-18"/>
              <w:rPr>
                <w:strike/>
              </w:rPr>
            </w:pPr>
            <w:r w:rsidRPr="00682A71">
              <w:rPr>
                <w:strike/>
              </w:rPr>
              <w:t>9/1/16</w:t>
            </w:r>
          </w:p>
        </w:tc>
      </w:tr>
      <w:tr w:rsidR="00A8597C" w:rsidRPr="00F356D7" w14:paraId="68E41EAA"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1FD74E3" w14:textId="77777777" w:rsidR="00A8597C" w:rsidRPr="00682A71" w:rsidRDefault="00A8597C" w:rsidP="009E330D">
            <w:pPr>
              <w:ind w:hanging="3"/>
              <w:rPr>
                <w:strike/>
              </w:rPr>
            </w:pPr>
            <w:r w:rsidRPr="00682A71">
              <w:rPr>
                <w:strike/>
              </w:rPr>
              <w:lastRenderedPageBreak/>
              <w:t>M1.12</w:t>
            </w:r>
          </w:p>
        </w:tc>
        <w:tc>
          <w:tcPr>
            <w:tcW w:w="6120" w:type="dxa"/>
            <w:tcBorders>
              <w:top w:val="nil"/>
              <w:left w:val="nil"/>
              <w:bottom w:val="single" w:sz="4" w:space="0" w:color="auto"/>
              <w:right w:val="single" w:sz="4" w:space="0" w:color="auto"/>
            </w:tcBorders>
            <w:shd w:val="clear" w:color="auto" w:fill="auto"/>
            <w:vAlign w:val="bottom"/>
            <w:hideMark/>
          </w:tcPr>
          <w:p w14:paraId="7379D3C5" w14:textId="77777777" w:rsidR="00A8597C" w:rsidRPr="00682A71" w:rsidRDefault="00A8597C" w:rsidP="009E330D">
            <w:pPr>
              <w:ind w:hanging="18"/>
              <w:rPr>
                <w:strike/>
              </w:rPr>
            </w:pPr>
            <w:r w:rsidRPr="00682A71">
              <w:rPr>
                <w:strike/>
              </w:rPr>
              <w:t xml:space="preserve">Demonstrate activity of introduced enzymes by in vitro assay. Obtain at least 5x10-5 </w:t>
            </w:r>
            <w:proofErr w:type="spellStart"/>
            <w:r w:rsidRPr="00682A71">
              <w:rPr>
                <w:strike/>
              </w:rPr>
              <w:t>umoles</w:t>
            </w:r>
            <w:proofErr w:type="spellEnd"/>
            <w:r w:rsidRPr="00682A71">
              <w:rPr>
                <w:strike/>
              </w:rPr>
              <w:t>/g total cell protein/second</w:t>
            </w:r>
            <w:proofErr w:type="gramStart"/>
            <w:r w:rsidRPr="00682A71">
              <w:rPr>
                <w:strike/>
              </w:rPr>
              <w:t>..</w:t>
            </w:r>
            <w:proofErr w:type="gramEnd"/>
          </w:p>
        </w:tc>
        <w:tc>
          <w:tcPr>
            <w:tcW w:w="990" w:type="dxa"/>
            <w:tcBorders>
              <w:top w:val="nil"/>
              <w:left w:val="nil"/>
              <w:bottom w:val="single" w:sz="4" w:space="0" w:color="auto"/>
              <w:right w:val="single" w:sz="4" w:space="0" w:color="auto"/>
            </w:tcBorders>
            <w:shd w:val="clear" w:color="auto" w:fill="auto"/>
            <w:vAlign w:val="bottom"/>
            <w:hideMark/>
          </w:tcPr>
          <w:p w14:paraId="23BE2C53"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51B72B04" w14:textId="77777777" w:rsidR="00A8597C" w:rsidRPr="00682A71" w:rsidRDefault="00A8597C" w:rsidP="009E330D">
            <w:pPr>
              <w:ind w:hanging="18"/>
              <w:rPr>
                <w:strike/>
              </w:rPr>
            </w:pPr>
            <w:r w:rsidRPr="00682A71">
              <w:rPr>
                <w:strike/>
              </w:rPr>
              <w:t>9/1/16</w:t>
            </w:r>
          </w:p>
        </w:tc>
        <w:tc>
          <w:tcPr>
            <w:tcW w:w="1170" w:type="dxa"/>
            <w:tcBorders>
              <w:top w:val="nil"/>
              <w:left w:val="nil"/>
              <w:bottom w:val="single" w:sz="4" w:space="0" w:color="auto"/>
              <w:right w:val="single" w:sz="4" w:space="0" w:color="auto"/>
            </w:tcBorders>
            <w:shd w:val="clear" w:color="auto" w:fill="auto"/>
            <w:noWrap/>
            <w:vAlign w:val="bottom"/>
            <w:hideMark/>
          </w:tcPr>
          <w:p w14:paraId="7AFA2180" w14:textId="77777777" w:rsidR="00A8597C" w:rsidRPr="00682A71" w:rsidRDefault="00A8597C" w:rsidP="009E330D">
            <w:pPr>
              <w:ind w:right="-18"/>
              <w:rPr>
                <w:strike/>
              </w:rPr>
            </w:pPr>
            <w:r w:rsidRPr="00682A71">
              <w:rPr>
                <w:strike/>
              </w:rPr>
              <w:t>9/1/16</w:t>
            </w:r>
          </w:p>
        </w:tc>
      </w:tr>
      <w:tr w:rsidR="00A8597C" w:rsidRPr="00F356D7" w14:paraId="029186B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7940A5" w14:textId="77777777" w:rsidR="00A8597C" w:rsidRPr="00682A71" w:rsidRDefault="00A8597C" w:rsidP="009E330D">
            <w:pPr>
              <w:ind w:hanging="3"/>
              <w:rPr>
                <w:strike/>
              </w:rPr>
            </w:pPr>
            <w:r w:rsidRPr="00682A71">
              <w:rPr>
                <w:strike/>
              </w:rPr>
              <w:t>1.13</w:t>
            </w:r>
          </w:p>
          <w:p w14:paraId="50B1A819" w14:textId="77777777" w:rsidR="00A8597C" w:rsidRPr="00F356D7" w:rsidRDefault="00A8597C" w:rsidP="009E330D">
            <w:pPr>
              <w:ind w:hanging="3"/>
            </w:pPr>
            <w:r>
              <w:t>1.16</w:t>
            </w:r>
          </w:p>
        </w:tc>
        <w:tc>
          <w:tcPr>
            <w:tcW w:w="6120" w:type="dxa"/>
            <w:tcBorders>
              <w:top w:val="nil"/>
              <w:left w:val="nil"/>
              <w:bottom w:val="single" w:sz="4" w:space="0" w:color="auto"/>
              <w:right w:val="single" w:sz="4" w:space="0" w:color="auto"/>
            </w:tcBorders>
            <w:shd w:val="clear" w:color="auto" w:fill="auto"/>
            <w:vAlign w:val="bottom"/>
            <w:hideMark/>
          </w:tcPr>
          <w:p w14:paraId="4A8A9CBA" w14:textId="77777777" w:rsidR="00A8597C" w:rsidRPr="00F356D7" w:rsidRDefault="00A8597C" w:rsidP="009E330D">
            <w:pPr>
              <w:ind w:hanging="18"/>
            </w:pPr>
            <w:r w:rsidRPr="00F356D7">
              <w:t>Manipulate expression of electron flow pathways as necessary.  Introduce modified MCRs</w:t>
            </w:r>
          </w:p>
        </w:tc>
        <w:tc>
          <w:tcPr>
            <w:tcW w:w="990" w:type="dxa"/>
            <w:tcBorders>
              <w:top w:val="nil"/>
              <w:left w:val="nil"/>
              <w:bottom w:val="single" w:sz="4" w:space="0" w:color="auto"/>
              <w:right w:val="single" w:sz="4" w:space="0" w:color="auto"/>
            </w:tcBorders>
            <w:shd w:val="clear" w:color="auto" w:fill="auto"/>
            <w:vAlign w:val="bottom"/>
            <w:hideMark/>
          </w:tcPr>
          <w:p w14:paraId="42AB56A6"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4227F84B" w14:textId="77777777" w:rsidR="00A8597C" w:rsidRPr="00F356D7" w:rsidRDefault="00A8597C" w:rsidP="009E330D">
            <w:pPr>
              <w:ind w:hanging="18"/>
            </w:pPr>
            <w:r w:rsidRPr="00F356D7">
              <w:t>9/1/16</w:t>
            </w:r>
          </w:p>
        </w:tc>
        <w:tc>
          <w:tcPr>
            <w:tcW w:w="1170" w:type="dxa"/>
            <w:tcBorders>
              <w:top w:val="nil"/>
              <w:left w:val="nil"/>
              <w:bottom w:val="single" w:sz="4" w:space="0" w:color="auto"/>
              <w:right w:val="single" w:sz="4" w:space="0" w:color="auto"/>
            </w:tcBorders>
            <w:shd w:val="clear" w:color="auto" w:fill="auto"/>
            <w:noWrap/>
            <w:vAlign w:val="bottom"/>
            <w:hideMark/>
          </w:tcPr>
          <w:p w14:paraId="126D34DC" w14:textId="77777777" w:rsidR="00A8597C" w:rsidRPr="00F356D7" w:rsidRDefault="00A8597C" w:rsidP="009E330D">
            <w:pPr>
              <w:ind w:right="-18"/>
            </w:pPr>
            <w:r w:rsidRPr="00F356D7">
              <w:t>11/1/16</w:t>
            </w:r>
          </w:p>
        </w:tc>
      </w:tr>
      <w:tr w:rsidR="00A8597C" w:rsidRPr="00F356D7" w14:paraId="73EC35EB"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3E99CBB" w14:textId="77777777" w:rsidR="00A8597C" w:rsidRPr="00682A71" w:rsidRDefault="00A8597C" w:rsidP="009E330D">
            <w:pPr>
              <w:ind w:hanging="3"/>
              <w:rPr>
                <w:strike/>
              </w:rPr>
            </w:pPr>
            <w:r w:rsidRPr="00682A71">
              <w:rPr>
                <w:strike/>
              </w:rPr>
              <w:t>M1.13</w:t>
            </w:r>
          </w:p>
          <w:p w14:paraId="542E76A5" w14:textId="77777777" w:rsidR="00A8597C" w:rsidRPr="00F356D7" w:rsidRDefault="00A8597C" w:rsidP="009E330D">
            <w:pPr>
              <w:ind w:hanging="3"/>
            </w:pPr>
            <w:r>
              <w:t>M.1.16</w:t>
            </w:r>
          </w:p>
        </w:tc>
        <w:tc>
          <w:tcPr>
            <w:tcW w:w="6120" w:type="dxa"/>
            <w:tcBorders>
              <w:top w:val="nil"/>
              <w:left w:val="nil"/>
              <w:bottom w:val="single" w:sz="4" w:space="0" w:color="auto"/>
              <w:right w:val="single" w:sz="4" w:space="0" w:color="auto"/>
            </w:tcBorders>
            <w:shd w:val="clear" w:color="auto" w:fill="auto"/>
            <w:vAlign w:val="bottom"/>
            <w:hideMark/>
          </w:tcPr>
          <w:p w14:paraId="158A7814" w14:textId="77777777" w:rsidR="00A8597C" w:rsidRPr="00F356D7" w:rsidRDefault="00A8597C" w:rsidP="009E330D">
            <w:pPr>
              <w:ind w:hanging="18"/>
            </w:pPr>
            <w:r w:rsidRPr="00F356D7">
              <w:t xml:space="preserve">Reach activities of </w:t>
            </w:r>
            <w:r>
              <w:t>electron sink</w:t>
            </w:r>
            <w:r w:rsidRPr="00F356D7">
              <w:t xml:space="preserve"> pathways of 1.25 </w:t>
            </w:r>
            <w:proofErr w:type="spellStart"/>
            <w:r w:rsidRPr="00F356D7">
              <w:t>umoles</w:t>
            </w:r>
            <w:proofErr w:type="spellEnd"/>
            <w:r w:rsidRPr="00F356D7">
              <w:t>/g total cell protein/second. Demonstrate improved fluxes by introduction of modified MCRs</w:t>
            </w:r>
          </w:p>
        </w:tc>
        <w:tc>
          <w:tcPr>
            <w:tcW w:w="990" w:type="dxa"/>
            <w:tcBorders>
              <w:top w:val="nil"/>
              <w:left w:val="nil"/>
              <w:bottom w:val="single" w:sz="4" w:space="0" w:color="auto"/>
              <w:right w:val="single" w:sz="4" w:space="0" w:color="auto"/>
            </w:tcBorders>
            <w:shd w:val="clear" w:color="auto" w:fill="auto"/>
            <w:vAlign w:val="bottom"/>
            <w:hideMark/>
          </w:tcPr>
          <w:p w14:paraId="7C2D4C7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0DB49B8" w14:textId="77777777" w:rsidR="00A8597C" w:rsidRPr="00F356D7" w:rsidRDefault="00A8597C" w:rsidP="009E330D">
            <w:pPr>
              <w:ind w:hanging="18"/>
            </w:pPr>
            <w:r w:rsidRPr="00F356D7">
              <w:t>11/1/16</w:t>
            </w:r>
          </w:p>
        </w:tc>
        <w:tc>
          <w:tcPr>
            <w:tcW w:w="1170" w:type="dxa"/>
            <w:tcBorders>
              <w:top w:val="nil"/>
              <w:left w:val="nil"/>
              <w:bottom w:val="single" w:sz="4" w:space="0" w:color="auto"/>
              <w:right w:val="single" w:sz="4" w:space="0" w:color="auto"/>
            </w:tcBorders>
            <w:shd w:val="clear" w:color="auto" w:fill="auto"/>
            <w:noWrap/>
            <w:vAlign w:val="bottom"/>
            <w:hideMark/>
          </w:tcPr>
          <w:p w14:paraId="27A8059E" w14:textId="77777777" w:rsidR="00A8597C" w:rsidRPr="00F356D7" w:rsidRDefault="00A8597C" w:rsidP="009E330D">
            <w:pPr>
              <w:ind w:right="-18"/>
            </w:pPr>
            <w:r w:rsidRPr="00F356D7">
              <w:t>11/1/16</w:t>
            </w:r>
          </w:p>
        </w:tc>
      </w:tr>
      <w:tr w:rsidR="00A8597C" w:rsidRPr="00F356D7" w14:paraId="5349488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7DD6910" w14:textId="77777777" w:rsidR="00A8597C" w:rsidRPr="00682A71" w:rsidRDefault="00A8597C" w:rsidP="009E330D">
            <w:pPr>
              <w:ind w:hanging="3"/>
              <w:rPr>
                <w:strike/>
              </w:rPr>
            </w:pPr>
            <w:r w:rsidRPr="00682A71">
              <w:rPr>
                <w:strike/>
              </w:rPr>
              <w:t>1.14</w:t>
            </w:r>
          </w:p>
          <w:p w14:paraId="14146BD9" w14:textId="77777777" w:rsidR="00A8597C" w:rsidRPr="00F356D7" w:rsidRDefault="00A8597C" w:rsidP="009E330D">
            <w:pPr>
              <w:ind w:hanging="3"/>
            </w:pPr>
            <w:r>
              <w:t>1.17</w:t>
            </w:r>
          </w:p>
        </w:tc>
        <w:tc>
          <w:tcPr>
            <w:tcW w:w="6120" w:type="dxa"/>
            <w:tcBorders>
              <w:top w:val="nil"/>
              <w:left w:val="nil"/>
              <w:bottom w:val="single" w:sz="4" w:space="0" w:color="auto"/>
              <w:right w:val="single" w:sz="4" w:space="0" w:color="auto"/>
            </w:tcBorders>
            <w:shd w:val="clear" w:color="auto" w:fill="auto"/>
            <w:vAlign w:val="bottom"/>
            <w:hideMark/>
          </w:tcPr>
          <w:p w14:paraId="6E7A1FEC" w14:textId="77777777" w:rsidR="00A8597C" w:rsidRPr="00F356D7" w:rsidRDefault="00A8597C" w:rsidP="009E330D">
            <w:pPr>
              <w:ind w:hanging="18"/>
            </w:pPr>
            <w:r w:rsidRPr="00F356D7">
              <w:t>Test for conversion of met</w:t>
            </w:r>
            <w:r>
              <w:t>h</w:t>
            </w:r>
            <w:r w:rsidRPr="00F356D7">
              <w:t>ane to methanol and optimize metabolic fluxes as needed</w:t>
            </w:r>
          </w:p>
        </w:tc>
        <w:tc>
          <w:tcPr>
            <w:tcW w:w="990" w:type="dxa"/>
            <w:tcBorders>
              <w:top w:val="nil"/>
              <w:left w:val="nil"/>
              <w:bottom w:val="single" w:sz="4" w:space="0" w:color="auto"/>
              <w:right w:val="single" w:sz="4" w:space="0" w:color="auto"/>
            </w:tcBorders>
            <w:shd w:val="clear" w:color="auto" w:fill="auto"/>
            <w:vAlign w:val="bottom"/>
            <w:hideMark/>
          </w:tcPr>
          <w:p w14:paraId="5E27947F"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2F78BE67" w14:textId="77777777" w:rsidR="00A8597C" w:rsidRPr="00F356D7" w:rsidRDefault="00A8597C" w:rsidP="009E330D">
            <w:pPr>
              <w:ind w:hanging="18"/>
            </w:pPr>
            <w:r w:rsidRPr="00F356D7">
              <w:t>11/1/16</w:t>
            </w:r>
          </w:p>
        </w:tc>
        <w:tc>
          <w:tcPr>
            <w:tcW w:w="1170" w:type="dxa"/>
            <w:tcBorders>
              <w:top w:val="nil"/>
              <w:left w:val="nil"/>
              <w:bottom w:val="single" w:sz="4" w:space="0" w:color="auto"/>
              <w:right w:val="single" w:sz="4" w:space="0" w:color="auto"/>
            </w:tcBorders>
            <w:shd w:val="clear" w:color="auto" w:fill="auto"/>
            <w:noWrap/>
            <w:vAlign w:val="bottom"/>
            <w:hideMark/>
          </w:tcPr>
          <w:p w14:paraId="462D4F55" w14:textId="77777777" w:rsidR="00A8597C" w:rsidRPr="00F356D7" w:rsidRDefault="00A8597C" w:rsidP="009E330D">
            <w:pPr>
              <w:ind w:right="-18"/>
            </w:pPr>
            <w:r w:rsidRPr="00F356D7">
              <w:t>1/1/17</w:t>
            </w:r>
          </w:p>
        </w:tc>
      </w:tr>
      <w:tr w:rsidR="00A8597C" w:rsidRPr="00F356D7" w14:paraId="6FB832B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D6FEB96" w14:textId="77777777" w:rsidR="00A8597C" w:rsidRPr="00682A71" w:rsidRDefault="00A8597C" w:rsidP="009E330D">
            <w:pPr>
              <w:ind w:hanging="3"/>
              <w:rPr>
                <w:strike/>
              </w:rPr>
            </w:pPr>
            <w:r w:rsidRPr="00682A71">
              <w:rPr>
                <w:strike/>
              </w:rPr>
              <w:t>M1.14</w:t>
            </w:r>
          </w:p>
          <w:p w14:paraId="09ADA818" w14:textId="77777777" w:rsidR="00A8597C" w:rsidRPr="00F356D7" w:rsidRDefault="00A8597C" w:rsidP="009E330D">
            <w:pPr>
              <w:ind w:hanging="3"/>
            </w:pPr>
            <w:r>
              <w:t>M1.17</w:t>
            </w:r>
          </w:p>
        </w:tc>
        <w:tc>
          <w:tcPr>
            <w:tcW w:w="6120" w:type="dxa"/>
            <w:tcBorders>
              <w:top w:val="nil"/>
              <w:left w:val="nil"/>
              <w:bottom w:val="single" w:sz="4" w:space="0" w:color="auto"/>
              <w:right w:val="single" w:sz="4" w:space="0" w:color="auto"/>
            </w:tcBorders>
            <w:shd w:val="clear" w:color="auto" w:fill="auto"/>
            <w:vAlign w:val="bottom"/>
            <w:hideMark/>
          </w:tcPr>
          <w:p w14:paraId="661668F3" w14:textId="77777777" w:rsidR="00A8597C" w:rsidRPr="00F356D7" w:rsidRDefault="00A8597C" w:rsidP="009E330D">
            <w:pPr>
              <w:ind w:hanging="18"/>
            </w:pPr>
            <w:r w:rsidRPr="00F356D7">
              <w:t xml:space="preserve">Achieve methane conversion to methanol at a rate of at least 1g CH4/g cell </w:t>
            </w:r>
            <w:proofErr w:type="spellStart"/>
            <w:r w:rsidRPr="00F356D7">
              <w:t>dw</w:t>
            </w:r>
            <w:proofErr w:type="spellEnd"/>
            <w:r w:rsidRPr="00F356D7">
              <w:t>/</w:t>
            </w:r>
            <w:proofErr w:type="spellStart"/>
            <w:r w:rsidRPr="00F356D7">
              <w:t>hr</w:t>
            </w:r>
            <w:proofErr w:type="spellEnd"/>
            <w:r w:rsidRPr="00F356D7">
              <w:t xml:space="preserve"> (0.5g CH4/L/</w:t>
            </w:r>
            <w:proofErr w:type="spellStart"/>
            <w:r w:rsidRPr="00F356D7">
              <w:t>hr</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04C51004"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70425D9"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hideMark/>
          </w:tcPr>
          <w:p w14:paraId="152CB8BF" w14:textId="77777777" w:rsidR="00A8597C" w:rsidRPr="00F356D7" w:rsidRDefault="00A8597C" w:rsidP="009E330D">
            <w:pPr>
              <w:ind w:right="-18"/>
            </w:pPr>
            <w:r w:rsidRPr="00F356D7">
              <w:t>1/1/17</w:t>
            </w:r>
          </w:p>
        </w:tc>
      </w:tr>
      <w:tr w:rsidR="00A8597C" w:rsidRPr="00F356D7" w14:paraId="1A9A4F4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87F0462" w14:textId="77777777" w:rsidR="00A8597C" w:rsidRPr="00F356D7" w:rsidRDefault="00A8597C" w:rsidP="009E330D">
            <w:pPr>
              <w:ind w:hanging="3"/>
            </w:pPr>
            <w:r w:rsidRPr="00F356D7">
              <w:t>2</w:t>
            </w:r>
          </w:p>
        </w:tc>
        <w:tc>
          <w:tcPr>
            <w:tcW w:w="6120" w:type="dxa"/>
            <w:tcBorders>
              <w:top w:val="nil"/>
              <w:left w:val="nil"/>
              <w:bottom w:val="single" w:sz="4" w:space="0" w:color="auto"/>
              <w:right w:val="single" w:sz="4" w:space="0" w:color="auto"/>
            </w:tcBorders>
            <w:shd w:val="clear" w:color="auto" w:fill="auto"/>
            <w:vAlign w:val="bottom"/>
            <w:hideMark/>
          </w:tcPr>
          <w:p w14:paraId="0BD7CBFE" w14:textId="77777777" w:rsidR="00A8597C" w:rsidRPr="00F356D7" w:rsidRDefault="00A8597C" w:rsidP="009E330D">
            <w:pPr>
              <w:ind w:hanging="18"/>
            </w:pPr>
            <w:r w:rsidRPr="00F356D7">
              <w:t>Metabolic modeling and flux measurements - Nathan Price (ISB)</w:t>
            </w:r>
          </w:p>
        </w:tc>
        <w:tc>
          <w:tcPr>
            <w:tcW w:w="990" w:type="dxa"/>
            <w:tcBorders>
              <w:top w:val="nil"/>
              <w:left w:val="nil"/>
              <w:bottom w:val="single" w:sz="4" w:space="0" w:color="auto"/>
              <w:right w:val="single" w:sz="4" w:space="0" w:color="auto"/>
            </w:tcBorders>
            <w:shd w:val="clear" w:color="auto" w:fill="auto"/>
            <w:vAlign w:val="bottom"/>
            <w:hideMark/>
          </w:tcPr>
          <w:p w14:paraId="70B97F1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74CF7C3"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7EC9B10E" w14:textId="77777777" w:rsidR="00A8597C" w:rsidRPr="00F356D7" w:rsidRDefault="00A8597C" w:rsidP="009E330D">
            <w:pPr>
              <w:ind w:right="-18"/>
            </w:pPr>
          </w:p>
        </w:tc>
      </w:tr>
      <w:tr w:rsidR="00A8597C" w:rsidRPr="00F356D7" w14:paraId="3A92B60E"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CE07E42" w14:textId="77777777" w:rsidR="00A8597C" w:rsidRPr="00F356D7" w:rsidRDefault="00A8597C" w:rsidP="009E330D">
            <w:pPr>
              <w:ind w:hanging="3"/>
            </w:pPr>
            <w:r w:rsidRPr="00F356D7">
              <w:t>2.1</w:t>
            </w:r>
          </w:p>
        </w:tc>
        <w:tc>
          <w:tcPr>
            <w:tcW w:w="6120" w:type="dxa"/>
            <w:tcBorders>
              <w:top w:val="nil"/>
              <w:left w:val="nil"/>
              <w:bottom w:val="single" w:sz="4" w:space="0" w:color="auto"/>
              <w:right w:val="single" w:sz="4" w:space="0" w:color="auto"/>
            </w:tcBorders>
            <w:shd w:val="clear" w:color="auto" w:fill="auto"/>
            <w:vAlign w:val="bottom"/>
            <w:hideMark/>
          </w:tcPr>
          <w:p w14:paraId="3B58828B" w14:textId="77777777" w:rsidR="00A8597C" w:rsidRPr="00F356D7" w:rsidRDefault="00A8597C" w:rsidP="009E330D">
            <w:pPr>
              <w:ind w:hanging="18"/>
            </w:pPr>
            <w:r w:rsidRPr="00F356D7">
              <w:t xml:space="preserve">Build genome scale flux balance and core metabolic flux models for M. </w:t>
            </w:r>
            <w:proofErr w:type="spellStart"/>
            <w:r w:rsidRPr="00F356D7">
              <w:t>marapaludis</w:t>
            </w:r>
            <w:proofErr w:type="spellEnd"/>
            <w:r w:rsidRPr="00F356D7">
              <w:t xml:space="preserve"> metabolism: Semi-automated reconstruction of M. </w:t>
            </w:r>
            <w:proofErr w:type="spellStart"/>
            <w:r w:rsidRPr="00F356D7">
              <w:t>maripaludis</w:t>
            </w:r>
            <w:proofErr w:type="spellEnd"/>
            <w:r w:rsidRPr="00F356D7">
              <w:t xml:space="preserve"> model using maximum </w:t>
            </w:r>
            <w:proofErr w:type="spellStart"/>
            <w:r w:rsidRPr="00F356D7">
              <w:t>liklihood</w:t>
            </w:r>
            <w:proofErr w:type="spellEnd"/>
            <w:r w:rsidRPr="00F356D7">
              <w:t xml:space="preserve"> </w:t>
            </w:r>
            <w:proofErr w:type="spellStart"/>
            <w:r w:rsidRPr="00F356D7">
              <w:t>orthology</w:t>
            </w:r>
            <w:proofErr w:type="spellEnd"/>
            <w:r w:rsidRPr="00F356D7">
              <w:t xml:space="preserve"> approach</w:t>
            </w:r>
          </w:p>
        </w:tc>
        <w:tc>
          <w:tcPr>
            <w:tcW w:w="990" w:type="dxa"/>
            <w:tcBorders>
              <w:top w:val="nil"/>
              <w:left w:val="nil"/>
              <w:bottom w:val="single" w:sz="4" w:space="0" w:color="auto"/>
              <w:right w:val="single" w:sz="4" w:space="0" w:color="auto"/>
            </w:tcBorders>
            <w:shd w:val="clear" w:color="auto" w:fill="auto"/>
            <w:vAlign w:val="bottom"/>
            <w:hideMark/>
          </w:tcPr>
          <w:p w14:paraId="4D94DCCC"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62E750D4"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5F14C33C" w14:textId="77777777" w:rsidR="00A8597C" w:rsidRPr="00F356D7" w:rsidRDefault="00A8597C" w:rsidP="009E330D">
            <w:pPr>
              <w:ind w:right="-18"/>
            </w:pPr>
            <w:r w:rsidRPr="00F356D7">
              <w:t>2/1/14</w:t>
            </w:r>
          </w:p>
        </w:tc>
      </w:tr>
      <w:tr w:rsidR="00A8597C" w:rsidRPr="00F356D7" w14:paraId="49C5954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95F0816" w14:textId="77777777" w:rsidR="00A8597C" w:rsidRPr="00F356D7" w:rsidRDefault="00A8597C" w:rsidP="009E330D">
            <w:pPr>
              <w:ind w:hanging="3"/>
            </w:pPr>
            <w:r w:rsidRPr="00F356D7">
              <w:t>2.2</w:t>
            </w:r>
          </w:p>
        </w:tc>
        <w:tc>
          <w:tcPr>
            <w:tcW w:w="6120" w:type="dxa"/>
            <w:tcBorders>
              <w:top w:val="nil"/>
              <w:left w:val="nil"/>
              <w:bottom w:val="single" w:sz="4" w:space="0" w:color="auto"/>
              <w:right w:val="single" w:sz="4" w:space="0" w:color="auto"/>
            </w:tcBorders>
            <w:shd w:val="clear" w:color="auto" w:fill="auto"/>
            <w:vAlign w:val="bottom"/>
            <w:hideMark/>
          </w:tcPr>
          <w:p w14:paraId="3DC5F508" w14:textId="77777777" w:rsidR="00A8597C" w:rsidRPr="00F356D7" w:rsidRDefault="00A8597C" w:rsidP="009E330D">
            <w:pPr>
              <w:ind w:hanging="18"/>
            </w:pPr>
            <w:r w:rsidRPr="00F356D7">
              <w:t xml:space="preserve">Genome scale flux balance and core metabolic flux models: Manual curation of M. </w:t>
            </w:r>
            <w:proofErr w:type="spellStart"/>
            <w:r w:rsidRPr="00F356D7">
              <w:t>maripaludis</w:t>
            </w:r>
            <w:proofErr w:type="spellEnd"/>
            <w:r w:rsidRPr="00F356D7">
              <w:t xml:space="preserve"> model based on biochemical, genetic, and physiological data from literature </w:t>
            </w:r>
          </w:p>
        </w:tc>
        <w:tc>
          <w:tcPr>
            <w:tcW w:w="990" w:type="dxa"/>
            <w:tcBorders>
              <w:top w:val="nil"/>
              <w:left w:val="nil"/>
              <w:bottom w:val="single" w:sz="4" w:space="0" w:color="auto"/>
              <w:right w:val="single" w:sz="4" w:space="0" w:color="auto"/>
            </w:tcBorders>
            <w:shd w:val="clear" w:color="auto" w:fill="auto"/>
            <w:vAlign w:val="bottom"/>
            <w:hideMark/>
          </w:tcPr>
          <w:p w14:paraId="6E5600DB" w14:textId="77777777" w:rsidR="00A8597C" w:rsidRPr="00F356D7" w:rsidRDefault="00A8597C" w:rsidP="009E330D">
            <w:pPr>
              <w:ind w:left="-18"/>
            </w:pPr>
            <w:r w:rsidRPr="00F356D7">
              <w:t>8</w:t>
            </w:r>
          </w:p>
        </w:tc>
        <w:tc>
          <w:tcPr>
            <w:tcW w:w="900" w:type="dxa"/>
            <w:tcBorders>
              <w:top w:val="nil"/>
              <w:left w:val="nil"/>
              <w:bottom w:val="single" w:sz="4" w:space="0" w:color="auto"/>
              <w:right w:val="single" w:sz="4" w:space="0" w:color="auto"/>
            </w:tcBorders>
            <w:shd w:val="clear" w:color="auto" w:fill="auto"/>
            <w:noWrap/>
            <w:vAlign w:val="bottom"/>
            <w:hideMark/>
          </w:tcPr>
          <w:p w14:paraId="746BC04D" w14:textId="77777777" w:rsidR="00A8597C" w:rsidRPr="00F356D7" w:rsidRDefault="00A8597C" w:rsidP="009E330D">
            <w:pPr>
              <w:ind w:hanging="18"/>
            </w:pPr>
            <w:r w:rsidRPr="00F356D7">
              <w:t>2/1/14</w:t>
            </w:r>
          </w:p>
        </w:tc>
        <w:tc>
          <w:tcPr>
            <w:tcW w:w="1170" w:type="dxa"/>
            <w:tcBorders>
              <w:top w:val="nil"/>
              <w:left w:val="nil"/>
              <w:bottom w:val="single" w:sz="4" w:space="0" w:color="auto"/>
              <w:right w:val="single" w:sz="4" w:space="0" w:color="auto"/>
            </w:tcBorders>
            <w:shd w:val="clear" w:color="auto" w:fill="auto"/>
            <w:noWrap/>
            <w:vAlign w:val="bottom"/>
            <w:hideMark/>
          </w:tcPr>
          <w:p w14:paraId="64BD35CB" w14:textId="77777777" w:rsidR="00A8597C" w:rsidRPr="00F356D7" w:rsidRDefault="00A8597C" w:rsidP="009E330D">
            <w:pPr>
              <w:ind w:right="-18"/>
            </w:pPr>
            <w:r w:rsidRPr="00F356D7">
              <w:t>10/1/14</w:t>
            </w:r>
          </w:p>
        </w:tc>
      </w:tr>
      <w:tr w:rsidR="00A8597C" w:rsidRPr="00F356D7" w14:paraId="0D482B2C"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BFC60D1" w14:textId="77777777" w:rsidR="00A8597C" w:rsidRPr="00F356D7" w:rsidRDefault="00A8597C" w:rsidP="009E330D">
            <w:pPr>
              <w:ind w:hanging="3"/>
            </w:pPr>
            <w:r w:rsidRPr="00F356D7">
              <w:t>M2.1</w:t>
            </w:r>
          </w:p>
        </w:tc>
        <w:tc>
          <w:tcPr>
            <w:tcW w:w="6120" w:type="dxa"/>
            <w:tcBorders>
              <w:top w:val="nil"/>
              <w:left w:val="nil"/>
              <w:bottom w:val="single" w:sz="4" w:space="0" w:color="auto"/>
              <w:right w:val="single" w:sz="4" w:space="0" w:color="auto"/>
            </w:tcBorders>
            <w:shd w:val="clear" w:color="auto" w:fill="auto"/>
            <w:vAlign w:val="bottom"/>
            <w:hideMark/>
          </w:tcPr>
          <w:p w14:paraId="5C1B0937" w14:textId="77777777" w:rsidR="00A8597C" w:rsidRPr="00F356D7" w:rsidRDefault="00A8597C" w:rsidP="009E330D">
            <w:pPr>
              <w:ind w:hanging="18"/>
            </w:pPr>
            <w:r w:rsidRPr="00F356D7">
              <w:t>Milestone: Deliver first genome-scale metabolic model capable of simulating growth and byproduct section with  &gt;75% accuracy</w:t>
            </w:r>
          </w:p>
        </w:tc>
        <w:tc>
          <w:tcPr>
            <w:tcW w:w="990" w:type="dxa"/>
            <w:tcBorders>
              <w:top w:val="nil"/>
              <w:left w:val="nil"/>
              <w:bottom w:val="single" w:sz="4" w:space="0" w:color="auto"/>
              <w:right w:val="single" w:sz="4" w:space="0" w:color="auto"/>
            </w:tcBorders>
            <w:shd w:val="clear" w:color="auto" w:fill="auto"/>
            <w:vAlign w:val="bottom"/>
            <w:hideMark/>
          </w:tcPr>
          <w:p w14:paraId="143D744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4A26D7C"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364EEF89" w14:textId="77777777" w:rsidR="00A8597C" w:rsidRPr="00F356D7" w:rsidRDefault="00A8597C" w:rsidP="009E330D">
            <w:pPr>
              <w:ind w:right="-18"/>
            </w:pPr>
            <w:r w:rsidRPr="00F356D7">
              <w:t>10/1/14</w:t>
            </w:r>
          </w:p>
        </w:tc>
      </w:tr>
      <w:tr w:rsidR="00A8597C" w:rsidRPr="00F356D7" w14:paraId="3374580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4ACE6A4" w14:textId="77777777" w:rsidR="00A8597C" w:rsidRPr="00F356D7" w:rsidRDefault="00A8597C" w:rsidP="009E330D">
            <w:pPr>
              <w:ind w:hanging="3"/>
            </w:pPr>
            <w:r>
              <w:t>2.3</w:t>
            </w:r>
          </w:p>
        </w:tc>
        <w:tc>
          <w:tcPr>
            <w:tcW w:w="6120" w:type="dxa"/>
            <w:tcBorders>
              <w:top w:val="nil"/>
              <w:left w:val="nil"/>
              <w:bottom w:val="single" w:sz="4" w:space="0" w:color="auto"/>
              <w:right w:val="single" w:sz="4" w:space="0" w:color="auto"/>
            </w:tcBorders>
            <w:shd w:val="clear" w:color="auto" w:fill="auto"/>
            <w:vAlign w:val="bottom"/>
            <w:hideMark/>
          </w:tcPr>
          <w:p w14:paraId="1818E923" w14:textId="77777777" w:rsidR="00A8597C" w:rsidRPr="00F356D7" w:rsidRDefault="00A8597C" w:rsidP="009E330D">
            <w:pPr>
              <w:ind w:hanging="18"/>
            </w:pPr>
            <w:r>
              <w:t>Validate genome-scale metabolic model against experimental data: Perform measurements of growth rates and yields, byproduct secretion rates, and dry cell weight</w:t>
            </w:r>
          </w:p>
        </w:tc>
        <w:tc>
          <w:tcPr>
            <w:tcW w:w="990" w:type="dxa"/>
            <w:tcBorders>
              <w:top w:val="nil"/>
              <w:left w:val="nil"/>
              <w:bottom w:val="single" w:sz="4" w:space="0" w:color="auto"/>
              <w:right w:val="single" w:sz="4" w:space="0" w:color="auto"/>
            </w:tcBorders>
            <w:shd w:val="clear" w:color="auto" w:fill="auto"/>
            <w:vAlign w:val="bottom"/>
            <w:hideMark/>
          </w:tcPr>
          <w:p w14:paraId="0EB4A91A" w14:textId="77777777" w:rsidR="00A8597C" w:rsidRPr="00F356D7" w:rsidRDefault="00A8597C" w:rsidP="009E330D">
            <w:pPr>
              <w:ind w:left="-18"/>
            </w:pPr>
            <w:r w:rsidRPr="00F356D7">
              <w:t>9</w:t>
            </w:r>
          </w:p>
        </w:tc>
        <w:tc>
          <w:tcPr>
            <w:tcW w:w="900" w:type="dxa"/>
            <w:tcBorders>
              <w:top w:val="nil"/>
              <w:left w:val="nil"/>
              <w:bottom w:val="single" w:sz="4" w:space="0" w:color="auto"/>
              <w:right w:val="single" w:sz="4" w:space="0" w:color="auto"/>
            </w:tcBorders>
            <w:shd w:val="clear" w:color="auto" w:fill="auto"/>
            <w:noWrap/>
            <w:vAlign w:val="bottom"/>
            <w:hideMark/>
          </w:tcPr>
          <w:p w14:paraId="43C80590" w14:textId="77777777" w:rsidR="00A8597C" w:rsidRPr="00F356D7" w:rsidRDefault="00A8597C" w:rsidP="009E330D">
            <w:pPr>
              <w:ind w:hanging="18"/>
            </w:pPr>
            <w:r w:rsidRPr="00F356D7">
              <w:t>3/1/14</w:t>
            </w:r>
          </w:p>
        </w:tc>
        <w:tc>
          <w:tcPr>
            <w:tcW w:w="1170" w:type="dxa"/>
            <w:tcBorders>
              <w:top w:val="nil"/>
              <w:left w:val="nil"/>
              <w:bottom w:val="single" w:sz="4" w:space="0" w:color="auto"/>
              <w:right w:val="single" w:sz="4" w:space="0" w:color="auto"/>
            </w:tcBorders>
            <w:shd w:val="clear" w:color="auto" w:fill="auto"/>
            <w:noWrap/>
            <w:vAlign w:val="bottom"/>
            <w:hideMark/>
          </w:tcPr>
          <w:p w14:paraId="6B8A4B36" w14:textId="77777777" w:rsidR="00A8597C" w:rsidRPr="00F356D7" w:rsidRDefault="00A8597C" w:rsidP="009E330D">
            <w:pPr>
              <w:ind w:right="-18"/>
            </w:pPr>
            <w:r w:rsidRPr="00F356D7">
              <w:t>12/1/14</w:t>
            </w:r>
          </w:p>
        </w:tc>
      </w:tr>
      <w:tr w:rsidR="00A8597C" w:rsidRPr="00F356D7" w14:paraId="25866822"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16185F8" w14:textId="77777777" w:rsidR="00A8597C" w:rsidRPr="00F356D7" w:rsidRDefault="00A8597C" w:rsidP="009E330D">
            <w:pPr>
              <w:ind w:hanging="3"/>
            </w:pPr>
            <w:r w:rsidRPr="00F356D7">
              <w:t>.</w:t>
            </w:r>
            <w:r>
              <w:t>2.5</w:t>
            </w:r>
          </w:p>
        </w:tc>
        <w:tc>
          <w:tcPr>
            <w:tcW w:w="6120" w:type="dxa"/>
            <w:tcBorders>
              <w:top w:val="nil"/>
              <w:left w:val="nil"/>
              <w:bottom w:val="single" w:sz="4" w:space="0" w:color="auto"/>
              <w:right w:val="single" w:sz="4" w:space="0" w:color="auto"/>
            </w:tcBorders>
            <w:shd w:val="clear" w:color="auto" w:fill="auto"/>
            <w:vAlign w:val="bottom"/>
            <w:hideMark/>
          </w:tcPr>
          <w:p w14:paraId="655D3FE0" w14:textId="77777777" w:rsidR="00A8597C" w:rsidRPr="00F356D7" w:rsidRDefault="00A8597C" w:rsidP="009E330D">
            <w:pPr>
              <w:ind w:hanging="18"/>
            </w:pPr>
            <w:r w:rsidRPr="00F356D7">
              <w:t xml:space="preserve">Validate metabolic models against experimental data: </w:t>
            </w:r>
            <w:r>
              <w:t xml:space="preserve">Perform targeted metabolomics measurements on methanogenic intermediates in steady-state </w:t>
            </w:r>
            <w:proofErr w:type="spellStart"/>
            <w:r>
              <w:t>chemostat</w:t>
            </w:r>
            <w:proofErr w:type="spellEnd"/>
            <w:r>
              <w:t xml:space="preserve"> cultures</w:t>
            </w:r>
          </w:p>
        </w:tc>
        <w:tc>
          <w:tcPr>
            <w:tcW w:w="990" w:type="dxa"/>
            <w:tcBorders>
              <w:top w:val="nil"/>
              <w:left w:val="nil"/>
              <w:bottom w:val="single" w:sz="4" w:space="0" w:color="auto"/>
              <w:right w:val="single" w:sz="4" w:space="0" w:color="auto"/>
            </w:tcBorders>
            <w:shd w:val="clear" w:color="auto" w:fill="auto"/>
            <w:vAlign w:val="bottom"/>
            <w:hideMark/>
          </w:tcPr>
          <w:p w14:paraId="45686AD6"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51D77440" w14:textId="77777777" w:rsidR="00A8597C" w:rsidRPr="00F356D7" w:rsidRDefault="00A8597C" w:rsidP="009E330D">
            <w:pPr>
              <w:ind w:hanging="18"/>
            </w:pPr>
            <w:r>
              <w:t>3</w:t>
            </w:r>
            <w:r w:rsidRPr="00F356D7">
              <w:t>/1/1</w:t>
            </w:r>
            <w:r>
              <w:t>5</w:t>
            </w:r>
          </w:p>
        </w:tc>
        <w:tc>
          <w:tcPr>
            <w:tcW w:w="1170" w:type="dxa"/>
            <w:tcBorders>
              <w:top w:val="nil"/>
              <w:left w:val="nil"/>
              <w:bottom w:val="single" w:sz="4" w:space="0" w:color="auto"/>
              <w:right w:val="single" w:sz="4" w:space="0" w:color="auto"/>
            </w:tcBorders>
            <w:shd w:val="clear" w:color="auto" w:fill="auto"/>
            <w:noWrap/>
            <w:vAlign w:val="bottom"/>
            <w:hideMark/>
          </w:tcPr>
          <w:p w14:paraId="5193934A" w14:textId="77777777" w:rsidR="00A8597C" w:rsidRPr="00F356D7" w:rsidRDefault="00A8597C" w:rsidP="009E330D">
            <w:pPr>
              <w:ind w:right="-18"/>
            </w:pPr>
            <w:r w:rsidRPr="00F356D7">
              <w:t>11/1/1</w:t>
            </w:r>
            <w:r>
              <w:t>5</w:t>
            </w:r>
          </w:p>
        </w:tc>
      </w:tr>
      <w:tr w:rsidR="00A8597C" w:rsidRPr="00F356D7" w14:paraId="47154B23"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055A98F" w14:textId="77777777" w:rsidR="00A8597C" w:rsidRPr="00F356D7" w:rsidRDefault="00A8597C" w:rsidP="009E330D">
            <w:pPr>
              <w:ind w:hanging="3"/>
            </w:pPr>
            <w:r w:rsidRPr="00F356D7">
              <w:t>2.</w:t>
            </w:r>
            <w:r>
              <w:t>6</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6156982E" w14:textId="77777777" w:rsidR="00A8597C" w:rsidRPr="00F356D7" w:rsidRDefault="00A8597C" w:rsidP="009E330D">
            <w:pPr>
              <w:ind w:hanging="18"/>
            </w:pPr>
            <w:r w:rsidRPr="00F356D7">
              <w:t>Validate metabolic models against experimental data: Compare all measurements under different conditions to model simulation</w:t>
            </w:r>
          </w:p>
        </w:tc>
        <w:tc>
          <w:tcPr>
            <w:tcW w:w="990" w:type="dxa"/>
            <w:tcBorders>
              <w:top w:val="nil"/>
              <w:left w:val="nil"/>
              <w:bottom w:val="single" w:sz="4" w:space="0" w:color="auto"/>
              <w:right w:val="single" w:sz="4" w:space="0" w:color="auto"/>
            </w:tcBorders>
            <w:shd w:val="clear" w:color="auto" w:fill="auto"/>
            <w:vAlign w:val="bottom"/>
            <w:hideMark/>
          </w:tcPr>
          <w:p w14:paraId="5219169E"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2785998B" w14:textId="77777777" w:rsidR="00A8597C" w:rsidRPr="00F356D7" w:rsidRDefault="00A8597C" w:rsidP="009E330D">
            <w:pPr>
              <w:ind w:hanging="18"/>
            </w:pPr>
            <w:r w:rsidRPr="00F356D7">
              <w:t>11/1/14</w:t>
            </w:r>
          </w:p>
        </w:tc>
        <w:tc>
          <w:tcPr>
            <w:tcW w:w="1170" w:type="dxa"/>
            <w:tcBorders>
              <w:top w:val="nil"/>
              <w:left w:val="nil"/>
              <w:bottom w:val="single" w:sz="4" w:space="0" w:color="auto"/>
              <w:right w:val="single" w:sz="4" w:space="0" w:color="auto"/>
            </w:tcBorders>
            <w:shd w:val="clear" w:color="auto" w:fill="auto"/>
            <w:noWrap/>
            <w:vAlign w:val="bottom"/>
            <w:hideMark/>
          </w:tcPr>
          <w:p w14:paraId="4B6043C9" w14:textId="77777777" w:rsidR="00A8597C" w:rsidRPr="00F356D7" w:rsidRDefault="00A8597C" w:rsidP="009E330D">
            <w:pPr>
              <w:ind w:right="-18"/>
            </w:pPr>
            <w:r w:rsidRPr="00F356D7">
              <w:t>12/1/14</w:t>
            </w:r>
          </w:p>
        </w:tc>
      </w:tr>
      <w:tr w:rsidR="00A8597C" w:rsidRPr="00F356D7" w14:paraId="70FB4AF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6F064BE" w14:textId="77777777" w:rsidR="00A8597C" w:rsidRPr="00F356D7" w:rsidRDefault="00A8597C" w:rsidP="009E330D">
            <w:pPr>
              <w:ind w:hanging="3"/>
            </w:pPr>
            <w:r w:rsidRPr="00F356D7">
              <w:t>2.</w:t>
            </w:r>
            <w:r>
              <w:t>7</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1F559D80" w14:textId="77777777" w:rsidR="00A8597C" w:rsidRPr="00F356D7" w:rsidRDefault="00A8597C" w:rsidP="009E330D">
            <w:pPr>
              <w:ind w:hanging="18"/>
            </w:pPr>
            <w:r w:rsidRPr="00F356D7">
              <w:t>Validate metabolic models against experimental data: Iteratively improve the model as needed</w:t>
            </w:r>
            <w:r>
              <w:t xml:space="preserve">; </w:t>
            </w:r>
            <w:r w:rsidRPr="00F356D7">
              <w:t xml:space="preserve">Perform  </w:t>
            </w:r>
            <w:r>
              <w:t xml:space="preserve">targeted </w:t>
            </w:r>
            <w:r w:rsidRPr="00F356D7">
              <w:t xml:space="preserve">metabolomics measurements </w:t>
            </w:r>
            <w:r>
              <w:t>o</w:t>
            </w:r>
            <w:r w:rsidRPr="00F356D7">
              <w:t xml:space="preserve">n </w:t>
            </w:r>
            <w:r>
              <w:t xml:space="preserve">common metabolites in steady-state </w:t>
            </w:r>
            <w:proofErr w:type="spellStart"/>
            <w:r>
              <w:t>chemostat</w:t>
            </w:r>
            <w:proofErr w:type="spellEnd"/>
            <w:r w:rsidRPr="00F356D7">
              <w:t xml:space="preserve"> cultures</w:t>
            </w:r>
          </w:p>
        </w:tc>
        <w:tc>
          <w:tcPr>
            <w:tcW w:w="990" w:type="dxa"/>
            <w:tcBorders>
              <w:top w:val="nil"/>
              <w:left w:val="nil"/>
              <w:bottom w:val="single" w:sz="4" w:space="0" w:color="auto"/>
              <w:right w:val="single" w:sz="4" w:space="0" w:color="auto"/>
            </w:tcBorders>
            <w:shd w:val="clear" w:color="auto" w:fill="auto"/>
            <w:vAlign w:val="bottom"/>
            <w:hideMark/>
          </w:tcPr>
          <w:p w14:paraId="3287EE20"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23C70510" w14:textId="77777777" w:rsidR="00A8597C" w:rsidRPr="00F356D7" w:rsidRDefault="00A8597C" w:rsidP="009E330D">
            <w:pPr>
              <w:ind w:hanging="18"/>
            </w:pPr>
            <w:r w:rsidRPr="00F356D7">
              <w:t>12/1/14</w:t>
            </w:r>
          </w:p>
        </w:tc>
        <w:tc>
          <w:tcPr>
            <w:tcW w:w="1170" w:type="dxa"/>
            <w:tcBorders>
              <w:top w:val="nil"/>
              <w:left w:val="nil"/>
              <w:bottom w:val="single" w:sz="4" w:space="0" w:color="auto"/>
              <w:right w:val="single" w:sz="4" w:space="0" w:color="auto"/>
            </w:tcBorders>
            <w:shd w:val="clear" w:color="auto" w:fill="auto"/>
            <w:noWrap/>
            <w:vAlign w:val="bottom"/>
            <w:hideMark/>
          </w:tcPr>
          <w:p w14:paraId="2519FC93" w14:textId="77777777" w:rsidR="00A8597C" w:rsidRPr="00F356D7" w:rsidRDefault="00A8597C" w:rsidP="009E330D">
            <w:pPr>
              <w:ind w:right="-18"/>
            </w:pPr>
            <w:r w:rsidRPr="00F356D7">
              <w:t>6/1/15</w:t>
            </w:r>
          </w:p>
        </w:tc>
      </w:tr>
      <w:tr w:rsidR="00A8597C" w:rsidRPr="00F356D7" w14:paraId="783B3448"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379104B" w14:textId="77777777" w:rsidR="00A8597C" w:rsidRPr="00F356D7" w:rsidRDefault="00A8597C" w:rsidP="009E330D">
            <w:pPr>
              <w:ind w:hanging="3"/>
            </w:pPr>
            <w:r w:rsidRPr="00F356D7">
              <w:t>M2.3</w:t>
            </w:r>
          </w:p>
        </w:tc>
        <w:tc>
          <w:tcPr>
            <w:tcW w:w="6120" w:type="dxa"/>
            <w:tcBorders>
              <w:top w:val="nil"/>
              <w:left w:val="nil"/>
              <w:bottom w:val="single" w:sz="4" w:space="0" w:color="auto"/>
              <w:right w:val="single" w:sz="4" w:space="0" w:color="auto"/>
            </w:tcBorders>
            <w:shd w:val="clear" w:color="auto" w:fill="auto"/>
            <w:vAlign w:val="bottom"/>
            <w:hideMark/>
          </w:tcPr>
          <w:p w14:paraId="06731099" w14:textId="77777777" w:rsidR="00A8597C" w:rsidRPr="00F356D7" w:rsidRDefault="00A8597C" w:rsidP="009E330D">
            <w:pPr>
              <w:ind w:hanging="18"/>
            </w:pPr>
            <w:r w:rsidRPr="00F356D7">
              <w:t xml:space="preserve">Milestone: Deliver improved model that enables predictions with &gt;85% predictive accuracy for knockout lethality, and &lt;20% error for </w:t>
            </w:r>
            <w:proofErr w:type="spellStart"/>
            <w:r w:rsidRPr="00F356D7">
              <w:t>wildtype</w:t>
            </w:r>
            <w:proofErr w:type="spellEnd"/>
            <w:r w:rsidRPr="00F356D7">
              <w:t xml:space="preserve"> growth and byproduct yield predictions</w:t>
            </w:r>
          </w:p>
        </w:tc>
        <w:tc>
          <w:tcPr>
            <w:tcW w:w="990" w:type="dxa"/>
            <w:tcBorders>
              <w:top w:val="nil"/>
              <w:left w:val="nil"/>
              <w:bottom w:val="single" w:sz="4" w:space="0" w:color="auto"/>
              <w:right w:val="single" w:sz="4" w:space="0" w:color="auto"/>
            </w:tcBorders>
            <w:shd w:val="clear" w:color="auto" w:fill="auto"/>
            <w:vAlign w:val="bottom"/>
            <w:hideMark/>
          </w:tcPr>
          <w:p w14:paraId="0750811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6754272"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4B82E941" w14:textId="77777777" w:rsidR="00A8597C" w:rsidRPr="00F356D7" w:rsidRDefault="00A8597C" w:rsidP="009E330D">
            <w:pPr>
              <w:ind w:right="-18"/>
            </w:pPr>
            <w:r w:rsidRPr="00F356D7">
              <w:t>6/1/15</w:t>
            </w:r>
          </w:p>
        </w:tc>
      </w:tr>
      <w:tr w:rsidR="00A8597C" w:rsidRPr="00F356D7" w14:paraId="01C9361C"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51ADE9" w14:textId="77777777" w:rsidR="00A8597C" w:rsidRPr="00F356D7" w:rsidRDefault="00A8597C" w:rsidP="009E330D">
            <w:pPr>
              <w:ind w:hanging="3"/>
            </w:pPr>
            <w:r w:rsidRPr="00F356D7">
              <w:t>2.</w:t>
            </w:r>
            <w:r>
              <w:t>8</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628991F1" w14:textId="77777777" w:rsidR="00A8597C" w:rsidRPr="00F356D7" w:rsidRDefault="00A8597C" w:rsidP="009E330D">
            <w:pPr>
              <w:ind w:hanging="18"/>
            </w:pPr>
            <w:r w:rsidRPr="00F356D7">
              <w:t xml:space="preserve">Use the models to guide strain engineering for methanol production: Introduce engineered pathways for methane to methanol and sulfate to sulfide into the integrated metabolic model </w:t>
            </w:r>
          </w:p>
        </w:tc>
        <w:tc>
          <w:tcPr>
            <w:tcW w:w="990" w:type="dxa"/>
            <w:tcBorders>
              <w:top w:val="nil"/>
              <w:left w:val="nil"/>
              <w:bottom w:val="single" w:sz="4" w:space="0" w:color="auto"/>
              <w:right w:val="single" w:sz="4" w:space="0" w:color="auto"/>
            </w:tcBorders>
            <w:shd w:val="clear" w:color="auto" w:fill="auto"/>
            <w:vAlign w:val="bottom"/>
            <w:hideMark/>
          </w:tcPr>
          <w:p w14:paraId="52B0C3A2"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624E0C12"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6731EFCB" w14:textId="77777777" w:rsidR="00A8597C" w:rsidRPr="00F356D7" w:rsidRDefault="00A8597C" w:rsidP="009E330D">
            <w:pPr>
              <w:ind w:right="-18"/>
            </w:pPr>
            <w:r w:rsidRPr="00F356D7">
              <w:t>7/1/15</w:t>
            </w:r>
          </w:p>
        </w:tc>
      </w:tr>
      <w:tr w:rsidR="00A8597C" w:rsidRPr="00F356D7" w14:paraId="6CD239FF"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F2D9136" w14:textId="77777777" w:rsidR="00A8597C" w:rsidRPr="00F356D7" w:rsidRDefault="00A8597C" w:rsidP="009E330D">
            <w:pPr>
              <w:ind w:hanging="3"/>
            </w:pPr>
            <w:r w:rsidRPr="00F356D7">
              <w:t>2.</w:t>
            </w:r>
            <w:r>
              <w:t>9</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32289192" w14:textId="77777777" w:rsidR="00A8597C" w:rsidRPr="00F356D7" w:rsidRDefault="00A8597C" w:rsidP="009E330D">
            <w:pPr>
              <w:ind w:hanging="18"/>
            </w:pPr>
            <w:r w:rsidRPr="00F356D7">
              <w:t>Use the models to guide strain engineering for methanol production: Simulate expected product conversion yields and compare with experiment</w:t>
            </w:r>
          </w:p>
        </w:tc>
        <w:tc>
          <w:tcPr>
            <w:tcW w:w="990" w:type="dxa"/>
            <w:tcBorders>
              <w:top w:val="nil"/>
              <w:left w:val="nil"/>
              <w:bottom w:val="single" w:sz="4" w:space="0" w:color="auto"/>
              <w:right w:val="single" w:sz="4" w:space="0" w:color="auto"/>
            </w:tcBorders>
            <w:shd w:val="clear" w:color="auto" w:fill="auto"/>
            <w:vAlign w:val="bottom"/>
            <w:hideMark/>
          </w:tcPr>
          <w:p w14:paraId="59656D6C"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2323AAD8"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hideMark/>
          </w:tcPr>
          <w:p w14:paraId="2A5DD572" w14:textId="77777777" w:rsidR="00A8597C" w:rsidRPr="00F356D7" w:rsidRDefault="00A8597C" w:rsidP="009E330D">
            <w:pPr>
              <w:ind w:right="-18"/>
            </w:pPr>
            <w:r w:rsidRPr="00F356D7">
              <w:t>6/1/15</w:t>
            </w:r>
          </w:p>
        </w:tc>
      </w:tr>
      <w:tr w:rsidR="00A8597C" w:rsidRPr="00F356D7" w14:paraId="66E49816"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807E5B2" w14:textId="77777777" w:rsidR="00A8597C" w:rsidRPr="00F356D7" w:rsidRDefault="00A8597C" w:rsidP="009E330D">
            <w:pPr>
              <w:ind w:hanging="3"/>
            </w:pPr>
            <w:r w:rsidRPr="00F356D7">
              <w:t>M2.4</w:t>
            </w:r>
          </w:p>
        </w:tc>
        <w:tc>
          <w:tcPr>
            <w:tcW w:w="6120" w:type="dxa"/>
            <w:tcBorders>
              <w:top w:val="nil"/>
              <w:left w:val="nil"/>
              <w:bottom w:val="single" w:sz="4" w:space="0" w:color="auto"/>
              <w:right w:val="single" w:sz="4" w:space="0" w:color="auto"/>
            </w:tcBorders>
            <w:shd w:val="clear" w:color="auto" w:fill="auto"/>
            <w:vAlign w:val="bottom"/>
            <w:hideMark/>
          </w:tcPr>
          <w:p w14:paraId="4203B375" w14:textId="77777777" w:rsidR="00A8597C" w:rsidRPr="00F356D7" w:rsidRDefault="00A8597C" w:rsidP="009E330D">
            <w:pPr>
              <w:ind w:hanging="18"/>
            </w:pPr>
            <w:r w:rsidRPr="00F356D7">
              <w:t xml:space="preserve">Milestone: Deliver top 5-10 strain design predictions based on methanol yield to team for </w:t>
            </w:r>
            <w:proofErr w:type="spellStart"/>
            <w:r w:rsidRPr="00F356D7">
              <w:t>implementaton</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23086885"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49E8811"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20D6AE2C" w14:textId="77777777" w:rsidR="00A8597C" w:rsidRPr="00F356D7" w:rsidRDefault="00A8597C" w:rsidP="009E330D">
            <w:pPr>
              <w:ind w:right="-18"/>
            </w:pPr>
            <w:r w:rsidRPr="00F356D7">
              <w:t>6/1/15</w:t>
            </w:r>
          </w:p>
        </w:tc>
      </w:tr>
      <w:tr w:rsidR="00A8597C" w:rsidRPr="00F356D7" w14:paraId="5E1F1B49"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6AAB767B" w14:textId="77777777" w:rsidR="00A8597C" w:rsidRPr="00F356D7" w:rsidRDefault="00A8597C" w:rsidP="009E330D">
            <w:pPr>
              <w:ind w:hanging="3"/>
            </w:pPr>
            <w:r w:rsidRPr="00F356D7">
              <w:t>2.1</w:t>
            </w:r>
            <w:r>
              <w:t>0</w:t>
            </w:r>
          </w:p>
        </w:tc>
        <w:tc>
          <w:tcPr>
            <w:tcW w:w="6120" w:type="dxa"/>
            <w:tcBorders>
              <w:top w:val="nil"/>
              <w:left w:val="nil"/>
              <w:bottom w:val="single" w:sz="4" w:space="0" w:color="auto"/>
              <w:right w:val="single" w:sz="4" w:space="0" w:color="auto"/>
            </w:tcBorders>
            <w:shd w:val="clear" w:color="auto" w:fill="auto"/>
            <w:vAlign w:val="bottom"/>
            <w:hideMark/>
          </w:tcPr>
          <w:p w14:paraId="4EED3B80" w14:textId="77777777" w:rsidR="00A8597C" w:rsidRPr="00F356D7" w:rsidRDefault="00A8597C" w:rsidP="009E330D">
            <w:pPr>
              <w:ind w:hanging="18"/>
            </w:pPr>
            <w:r w:rsidRPr="00F356D7">
              <w:t>Use the models to guide strain engineering for methanol production: Evaluate alternative designs and identify additional alterations to help optimize metabolic fluxes for production of methanol</w:t>
            </w:r>
          </w:p>
        </w:tc>
        <w:tc>
          <w:tcPr>
            <w:tcW w:w="990" w:type="dxa"/>
            <w:tcBorders>
              <w:top w:val="nil"/>
              <w:left w:val="nil"/>
              <w:bottom w:val="single" w:sz="4" w:space="0" w:color="auto"/>
              <w:right w:val="single" w:sz="4" w:space="0" w:color="auto"/>
            </w:tcBorders>
            <w:shd w:val="clear" w:color="auto" w:fill="auto"/>
            <w:vAlign w:val="bottom"/>
            <w:hideMark/>
          </w:tcPr>
          <w:p w14:paraId="7E109023"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5C768B78"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4AD16511" w14:textId="77777777" w:rsidR="00A8597C" w:rsidRPr="00F356D7" w:rsidRDefault="00A8597C" w:rsidP="009E330D">
            <w:pPr>
              <w:ind w:right="-18"/>
            </w:pPr>
            <w:r w:rsidRPr="00F356D7">
              <w:t>8/1/15</w:t>
            </w:r>
          </w:p>
        </w:tc>
      </w:tr>
      <w:tr w:rsidR="00A8597C" w:rsidRPr="00F356D7" w14:paraId="1A88BA5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6A669EC0" w14:textId="77777777" w:rsidR="00A8597C" w:rsidRPr="00F356D7" w:rsidRDefault="00A8597C" w:rsidP="009E330D">
            <w:pPr>
              <w:ind w:hanging="3"/>
            </w:pPr>
            <w:r w:rsidRPr="00F356D7">
              <w:lastRenderedPageBreak/>
              <w:t>2.1</w:t>
            </w:r>
            <w:r>
              <w:t>1</w:t>
            </w:r>
          </w:p>
        </w:tc>
        <w:tc>
          <w:tcPr>
            <w:tcW w:w="6120" w:type="dxa"/>
            <w:tcBorders>
              <w:top w:val="nil"/>
              <w:left w:val="nil"/>
              <w:bottom w:val="single" w:sz="4" w:space="0" w:color="auto"/>
              <w:right w:val="single" w:sz="4" w:space="0" w:color="auto"/>
            </w:tcBorders>
            <w:shd w:val="clear" w:color="auto" w:fill="auto"/>
            <w:vAlign w:val="bottom"/>
            <w:hideMark/>
          </w:tcPr>
          <w:p w14:paraId="7DE526C7" w14:textId="77777777" w:rsidR="00A8597C" w:rsidRPr="00F356D7" w:rsidRDefault="00A8597C" w:rsidP="009E330D">
            <w:pPr>
              <w:ind w:hanging="18"/>
            </w:pPr>
            <w:r w:rsidRPr="00F356D7">
              <w:t>Use the models to guide strain engineering for methanol production: Measure metabolic fluxes in engineered strains and compare distributions with the computed optimum</w:t>
            </w:r>
          </w:p>
        </w:tc>
        <w:tc>
          <w:tcPr>
            <w:tcW w:w="990" w:type="dxa"/>
            <w:tcBorders>
              <w:top w:val="nil"/>
              <w:left w:val="nil"/>
              <w:bottom w:val="single" w:sz="4" w:space="0" w:color="auto"/>
              <w:right w:val="single" w:sz="4" w:space="0" w:color="auto"/>
            </w:tcBorders>
            <w:shd w:val="clear" w:color="auto" w:fill="auto"/>
            <w:vAlign w:val="bottom"/>
            <w:hideMark/>
          </w:tcPr>
          <w:p w14:paraId="5B0DAA3C"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3648A912" w14:textId="77777777" w:rsidR="00A8597C" w:rsidRPr="00F356D7" w:rsidRDefault="00A8597C" w:rsidP="009E330D">
            <w:pPr>
              <w:ind w:hanging="18"/>
            </w:pPr>
            <w:r w:rsidRPr="00F356D7">
              <w:t>8/1/15</w:t>
            </w:r>
          </w:p>
        </w:tc>
        <w:tc>
          <w:tcPr>
            <w:tcW w:w="1170" w:type="dxa"/>
            <w:tcBorders>
              <w:top w:val="nil"/>
              <w:left w:val="nil"/>
              <w:bottom w:val="single" w:sz="4" w:space="0" w:color="auto"/>
              <w:right w:val="single" w:sz="4" w:space="0" w:color="auto"/>
            </w:tcBorders>
            <w:shd w:val="clear" w:color="auto" w:fill="auto"/>
            <w:noWrap/>
            <w:vAlign w:val="bottom"/>
            <w:hideMark/>
          </w:tcPr>
          <w:p w14:paraId="1C8AF93F" w14:textId="77777777" w:rsidR="00A8597C" w:rsidRPr="00F356D7" w:rsidRDefault="00A8597C" w:rsidP="009E330D">
            <w:pPr>
              <w:ind w:right="-18"/>
            </w:pPr>
            <w:r w:rsidRPr="00F356D7">
              <w:t>11/1/15</w:t>
            </w:r>
          </w:p>
        </w:tc>
      </w:tr>
      <w:tr w:rsidR="00A8597C" w:rsidRPr="00F356D7" w14:paraId="14C0E1C1"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A611D8F" w14:textId="77777777" w:rsidR="00A8597C" w:rsidRPr="00F356D7" w:rsidRDefault="00A8597C" w:rsidP="009E330D">
            <w:pPr>
              <w:ind w:hanging="3"/>
            </w:pPr>
            <w:r w:rsidRPr="00F356D7">
              <w:t>2.1</w:t>
            </w:r>
            <w:r>
              <w:t>2</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4AB79FC9" w14:textId="77777777" w:rsidR="00A8597C" w:rsidRPr="00F356D7" w:rsidRDefault="00A8597C" w:rsidP="009E330D">
            <w:pPr>
              <w:ind w:hanging="18"/>
            </w:pPr>
            <w:r w:rsidRPr="00F356D7">
              <w:t>Use the models to guide strain engineering for methanol production: Iteratively design and refine network and test engineered strain to optimize for methanol production</w:t>
            </w:r>
          </w:p>
        </w:tc>
        <w:tc>
          <w:tcPr>
            <w:tcW w:w="990" w:type="dxa"/>
            <w:tcBorders>
              <w:top w:val="nil"/>
              <w:left w:val="nil"/>
              <w:bottom w:val="single" w:sz="4" w:space="0" w:color="auto"/>
              <w:right w:val="single" w:sz="4" w:space="0" w:color="auto"/>
            </w:tcBorders>
            <w:shd w:val="clear" w:color="auto" w:fill="auto"/>
            <w:vAlign w:val="bottom"/>
            <w:hideMark/>
          </w:tcPr>
          <w:p w14:paraId="0179BBA3" w14:textId="77777777" w:rsidR="00A8597C" w:rsidRPr="00F356D7" w:rsidRDefault="00A8597C" w:rsidP="009E330D">
            <w:pPr>
              <w:ind w:left="-18"/>
            </w:pPr>
            <w:r w:rsidRPr="00F356D7">
              <w:t>15</w:t>
            </w:r>
          </w:p>
        </w:tc>
        <w:tc>
          <w:tcPr>
            <w:tcW w:w="900" w:type="dxa"/>
            <w:tcBorders>
              <w:top w:val="nil"/>
              <w:left w:val="nil"/>
              <w:bottom w:val="single" w:sz="4" w:space="0" w:color="auto"/>
              <w:right w:val="single" w:sz="4" w:space="0" w:color="auto"/>
            </w:tcBorders>
            <w:shd w:val="clear" w:color="auto" w:fill="auto"/>
            <w:noWrap/>
            <w:vAlign w:val="bottom"/>
            <w:hideMark/>
          </w:tcPr>
          <w:p w14:paraId="362018FC" w14:textId="77777777" w:rsidR="00A8597C" w:rsidRPr="00F356D7" w:rsidRDefault="00A8597C" w:rsidP="009E330D">
            <w:pPr>
              <w:ind w:hanging="18"/>
            </w:pPr>
            <w:r w:rsidRPr="00F356D7">
              <w:t>11/1/15</w:t>
            </w:r>
          </w:p>
        </w:tc>
        <w:tc>
          <w:tcPr>
            <w:tcW w:w="1170" w:type="dxa"/>
            <w:tcBorders>
              <w:top w:val="nil"/>
              <w:left w:val="nil"/>
              <w:bottom w:val="single" w:sz="4" w:space="0" w:color="auto"/>
              <w:right w:val="single" w:sz="4" w:space="0" w:color="auto"/>
            </w:tcBorders>
            <w:shd w:val="clear" w:color="auto" w:fill="auto"/>
            <w:noWrap/>
            <w:vAlign w:val="bottom"/>
            <w:hideMark/>
          </w:tcPr>
          <w:p w14:paraId="086B3AF1" w14:textId="77777777" w:rsidR="00A8597C" w:rsidRPr="00F356D7" w:rsidRDefault="00A8597C" w:rsidP="009E330D">
            <w:pPr>
              <w:ind w:right="-18"/>
            </w:pPr>
            <w:r w:rsidRPr="00F356D7">
              <w:t>10/31/16</w:t>
            </w:r>
          </w:p>
        </w:tc>
      </w:tr>
      <w:tr w:rsidR="00A8597C" w:rsidRPr="00F356D7" w14:paraId="4561214E"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6A1776A" w14:textId="77777777" w:rsidR="00A8597C" w:rsidRPr="00F356D7" w:rsidRDefault="00A8597C" w:rsidP="009E330D">
            <w:pPr>
              <w:ind w:hanging="3"/>
            </w:pPr>
            <w:r w:rsidRPr="00F356D7">
              <w:t>M2.5</w:t>
            </w:r>
          </w:p>
        </w:tc>
        <w:tc>
          <w:tcPr>
            <w:tcW w:w="6120" w:type="dxa"/>
            <w:tcBorders>
              <w:top w:val="nil"/>
              <w:left w:val="nil"/>
              <w:bottom w:val="single" w:sz="4" w:space="0" w:color="auto"/>
              <w:right w:val="single" w:sz="4" w:space="0" w:color="auto"/>
            </w:tcBorders>
            <w:shd w:val="clear" w:color="auto" w:fill="auto"/>
            <w:vAlign w:val="bottom"/>
            <w:hideMark/>
          </w:tcPr>
          <w:p w14:paraId="3B6EF03B" w14:textId="77777777" w:rsidR="00A8597C" w:rsidRPr="00F356D7" w:rsidRDefault="00A8597C" w:rsidP="009E330D">
            <w:pPr>
              <w:ind w:hanging="18"/>
            </w:pPr>
            <w:r w:rsidRPr="00F356D7">
              <w:t>Milestone: Provide 3 best engineered strains with highest methanol production based on metabolic modeling</w:t>
            </w:r>
          </w:p>
        </w:tc>
        <w:tc>
          <w:tcPr>
            <w:tcW w:w="990" w:type="dxa"/>
            <w:tcBorders>
              <w:top w:val="nil"/>
              <w:left w:val="nil"/>
              <w:bottom w:val="single" w:sz="4" w:space="0" w:color="auto"/>
              <w:right w:val="single" w:sz="4" w:space="0" w:color="auto"/>
            </w:tcBorders>
            <w:shd w:val="clear" w:color="auto" w:fill="auto"/>
            <w:vAlign w:val="bottom"/>
            <w:hideMark/>
          </w:tcPr>
          <w:p w14:paraId="2A02CF4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48D72B24" w14:textId="77777777" w:rsidR="00A8597C" w:rsidRPr="00F356D7" w:rsidRDefault="00A8597C" w:rsidP="009E330D">
            <w:pPr>
              <w:ind w:hanging="18"/>
            </w:pPr>
            <w:r w:rsidRPr="00F356D7">
              <w:t>10/31/16</w:t>
            </w:r>
          </w:p>
        </w:tc>
        <w:tc>
          <w:tcPr>
            <w:tcW w:w="1170" w:type="dxa"/>
            <w:tcBorders>
              <w:top w:val="nil"/>
              <w:left w:val="nil"/>
              <w:bottom w:val="single" w:sz="4" w:space="0" w:color="auto"/>
              <w:right w:val="single" w:sz="4" w:space="0" w:color="auto"/>
            </w:tcBorders>
            <w:shd w:val="clear" w:color="auto" w:fill="auto"/>
            <w:noWrap/>
            <w:vAlign w:val="bottom"/>
            <w:hideMark/>
          </w:tcPr>
          <w:p w14:paraId="019ED514" w14:textId="77777777" w:rsidR="00A8597C" w:rsidRPr="00F356D7" w:rsidRDefault="00A8597C" w:rsidP="009E330D">
            <w:pPr>
              <w:ind w:right="-18"/>
            </w:pPr>
            <w:r w:rsidRPr="00F356D7">
              <w:t>10/31/16</w:t>
            </w:r>
          </w:p>
        </w:tc>
      </w:tr>
      <w:tr w:rsidR="00A8597C" w:rsidRPr="00F356D7" w14:paraId="77DAE936"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A477A4A" w14:textId="77777777" w:rsidR="00A8597C" w:rsidRPr="00F356D7" w:rsidRDefault="00A8597C" w:rsidP="009E330D">
            <w:pPr>
              <w:ind w:hanging="3"/>
            </w:pPr>
          </w:p>
        </w:tc>
        <w:tc>
          <w:tcPr>
            <w:tcW w:w="6120" w:type="dxa"/>
            <w:tcBorders>
              <w:top w:val="nil"/>
              <w:left w:val="nil"/>
              <w:bottom w:val="single" w:sz="4" w:space="0" w:color="auto"/>
              <w:right w:val="single" w:sz="4" w:space="0" w:color="auto"/>
            </w:tcBorders>
            <w:shd w:val="clear" w:color="auto" w:fill="auto"/>
            <w:vAlign w:val="bottom"/>
          </w:tcPr>
          <w:p w14:paraId="632B3CBA" w14:textId="77777777" w:rsidR="00A8597C" w:rsidRPr="00F356D7" w:rsidRDefault="00A8597C" w:rsidP="009E330D">
            <w:pPr>
              <w:ind w:hanging="18"/>
            </w:pPr>
          </w:p>
        </w:tc>
        <w:tc>
          <w:tcPr>
            <w:tcW w:w="990" w:type="dxa"/>
            <w:tcBorders>
              <w:top w:val="nil"/>
              <w:left w:val="nil"/>
              <w:bottom w:val="single" w:sz="4" w:space="0" w:color="auto"/>
              <w:right w:val="single" w:sz="4" w:space="0" w:color="auto"/>
            </w:tcBorders>
            <w:shd w:val="clear" w:color="auto" w:fill="auto"/>
            <w:vAlign w:val="bottom"/>
          </w:tcPr>
          <w:p w14:paraId="0CC58F3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2146DE1"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34C800FE" w14:textId="77777777" w:rsidR="00A8597C" w:rsidRPr="00F356D7" w:rsidRDefault="00A8597C" w:rsidP="009E330D">
            <w:pPr>
              <w:ind w:right="-18"/>
            </w:pPr>
          </w:p>
        </w:tc>
      </w:tr>
      <w:tr w:rsidR="00A8597C" w:rsidRPr="00F356D7" w14:paraId="43C521F6"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431ADC3" w14:textId="77777777" w:rsidR="00A8597C" w:rsidRPr="00F356D7" w:rsidRDefault="00A8597C" w:rsidP="009E330D">
            <w:pPr>
              <w:ind w:hanging="3"/>
            </w:pPr>
            <w:r w:rsidRPr="00F356D7">
              <w:t>3</w:t>
            </w:r>
          </w:p>
        </w:tc>
        <w:tc>
          <w:tcPr>
            <w:tcW w:w="6120" w:type="dxa"/>
            <w:tcBorders>
              <w:top w:val="nil"/>
              <w:left w:val="nil"/>
              <w:bottom w:val="single" w:sz="4" w:space="0" w:color="auto"/>
              <w:right w:val="single" w:sz="4" w:space="0" w:color="auto"/>
            </w:tcBorders>
            <w:shd w:val="clear" w:color="auto" w:fill="auto"/>
            <w:vAlign w:val="bottom"/>
            <w:hideMark/>
          </w:tcPr>
          <w:p w14:paraId="20E3D01C" w14:textId="77777777" w:rsidR="00A8597C" w:rsidRPr="00F356D7" w:rsidRDefault="00A8597C" w:rsidP="009E330D">
            <w:pPr>
              <w:ind w:hanging="18"/>
            </w:pPr>
            <w:r w:rsidRPr="00F356D7">
              <w:t xml:space="preserve">Biochemical optimization of enzymes involved in methane conversion to methanol - Steve Ragsdale (U. </w:t>
            </w:r>
            <w:proofErr w:type="spellStart"/>
            <w:r w:rsidRPr="00F356D7">
              <w:t>Mich</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5EB3737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561D6BB"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35777B62" w14:textId="77777777" w:rsidR="00A8597C" w:rsidRPr="00F356D7" w:rsidRDefault="00A8597C" w:rsidP="009E330D">
            <w:pPr>
              <w:ind w:right="-18"/>
            </w:pPr>
          </w:p>
        </w:tc>
      </w:tr>
      <w:tr w:rsidR="00A8597C" w:rsidRPr="00F356D7" w14:paraId="2DA17D2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CB4BF84" w14:textId="77777777" w:rsidR="00A8597C" w:rsidRPr="00F356D7" w:rsidRDefault="00A8597C" w:rsidP="009E330D">
            <w:pPr>
              <w:ind w:hanging="3"/>
            </w:pPr>
            <w:r w:rsidRPr="00F356D7">
              <w:t>3.1</w:t>
            </w:r>
          </w:p>
        </w:tc>
        <w:tc>
          <w:tcPr>
            <w:tcW w:w="6120" w:type="dxa"/>
            <w:tcBorders>
              <w:top w:val="nil"/>
              <w:left w:val="nil"/>
              <w:bottom w:val="single" w:sz="4" w:space="0" w:color="auto"/>
              <w:right w:val="single" w:sz="4" w:space="0" w:color="auto"/>
            </w:tcBorders>
            <w:shd w:val="clear" w:color="auto" w:fill="auto"/>
            <w:vAlign w:val="bottom"/>
            <w:hideMark/>
          </w:tcPr>
          <w:p w14:paraId="3D243366" w14:textId="77777777" w:rsidR="00A8597C" w:rsidRPr="00F356D7" w:rsidRDefault="00A8597C" w:rsidP="009E330D">
            <w:pPr>
              <w:ind w:hanging="18"/>
            </w:pPr>
            <w:r w:rsidRPr="00F356D7">
              <w:t xml:space="preserve">Determine endogenous </w:t>
            </w:r>
            <w:r w:rsidRPr="00427DBC">
              <w:rPr>
                <w:i/>
              </w:rPr>
              <w:t xml:space="preserve">M. </w:t>
            </w:r>
            <w:proofErr w:type="spellStart"/>
            <w:r w:rsidRPr="00427DBC">
              <w:rPr>
                <w:i/>
              </w:rPr>
              <w:t>maripaludis</w:t>
            </w:r>
            <w:proofErr w:type="spellEnd"/>
            <w:r w:rsidRPr="00F356D7">
              <w:t xml:space="preserve"> activities of MCR, HDR and </w:t>
            </w:r>
            <w:proofErr w:type="spellStart"/>
            <w:r w:rsidRPr="00F356D7">
              <w:t>Methyltransferase</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30D4A10E"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6833571F"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14A23394" w14:textId="77777777" w:rsidR="00A8597C" w:rsidRPr="00F356D7" w:rsidRDefault="00A8597C" w:rsidP="009E330D">
            <w:pPr>
              <w:ind w:right="-18"/>
            </w:pPr>
            <w:r w:rsidRPr="00F356D7">
              <w:t>2/1/14</w:t>
            </w:r>
          </w:p>
        </w:tc>
      </w:tr>
      <w:tr w:rsidR="00A8597C" w:rsidRPr="00F356D7" w14:paraId="67626B49" w14:textId="77777777" w:rsidTr="002A6F3D">
        <w:trPr>
          <w:trHeight w:val="78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74AE01D" w14:textId="77777777" w:rsidR="00A8597C" w:rsidRPr="00F356D7" w:rsidRDefault="00A8597C" w:rsidP="009E330D">
            <w:pPr>
              <w:ind w:hanging="3"/>
            </w:pPr>
            <w:r w:rsidRPr="00F356D7">
              <w:t>3.2</w:t>
            </w:r>
          </w:p>
        </w:tc>
        <w:tc>
          <w:tcPr>
            <w:tcW w:w="6120" w:type="dxa"/>
            <w:tcBorders>
              <w:top w:val="nil"/>
              <w:left w:val="nil"/>
              <w:bottom w:val="single" w:sz="4" w:space="0" w:color="auto"/>
              <w:right w:val="single" w:sz="4" w:space="0" w:color="auto"/>
            </w:tcBorders>
            <w:shd w:val="clear" w:color="auto" w:fill="auto"/>
            <w:vAlign w:val="bottom"/>
            <w:hideMark/>
          </w:tcPr>
          <w:p w14:paraId="7E84930C" w14:textId="77777777" w:rsidR="00A8597C" w:rsidRPr="00F356D7" w:rsidRDefault="00A8597C" w:rsidP="009E330D">
            <w:pPr>
              <w:ind w:hanging="18"/>
            </w:pPr>
            <w:r w:rsidRPr="00F356D7">
              <w:t>Methyl-</w:t>
            </w:r>
            <w:proofErr w:type="spellStart"/>
            <w:r w:rsidRPr="00F356D7">
              <w:t>SCoM</w:t>
            </w:r>
            <w:proofErr w:type="spellEnd"/>
            <w:r w:rsidRPr="00F356D7">
              <w:t xml:space="preserve"> Reductase (MCR): Characterize kinetic parameters, assess kinetic bias, and measure biophysical properties of </w:t>
            </w:r>
            <w:proofErr w:type="spellStart"/>
            <w:r w:rsidRPr="00F356D7">
              <w:t>heterologously</w:t>
            </w:r>
            <w:proofErr w:type="spellEnd"/>
            <w:r w:rsidRPr="00F356D7">
              <w:t xml:space="preserve"> expressed </w:t>
            </w:r>
            <w:r w:rsidRPr="00427DBC">
              <w:rPr>
                <w:i/>
              </w:rPr>
              <w:t xml:space="preserve">M. </w:t>
            </w:r>
            <w:proofErr w:type="spellStart"/>
            <w:r w:rsidRPr="00427DBC">
              <w:rPr>
                <w:i/>
              </w:rPr>
              <w:t>marburgensis</w:t>
            </w:r>
            <w:proofErr w:type="spellEnd"/>
            <w:r w:rsidRPr="00F356D7">
              <w:t xml:space="preserve"> and ANME MCRs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3F0A1D62" w14:textId="77777777" w:rsidR="00A8597C" w:rsidRPr="00F356D7" w:rsidRDefault="00A8597C" w:rsidP="009E330D">
            <w:pPr>
              <w:ind w:left="-18"/>
            </w:pPr>
            <w:r w:rsidRPr="00F356D7">
              <w:t>10</w:t>
            </w:r>
          </w:p>
        </w:tc>
        <w:tc>
          <w:tcPr>
            <w:tcW w:w="900" w:type="dxa"/>
            <w:tcBorders>
              <w:top w:val="nil"/>
              <w:left w:val="nil"/>
              <w:bottom w:val="single" w:sz="4" w:space="0" w:color="auto"/>
              <w:right w:val="single" w:sz="4" w:space="0" w:color="auto"/>
            </w:tcBorders>
            <w:shd w:val="clear" w:color="auto" w:fill="auto"/>
            <w:noWrap/>
            <w:vAlign w:val="bottom"/>
            <w:hideMark/>
          </w:tcPr>
          <w:p w14:paraId="02161358" w14:textId="77777777" w:rsidR="00A8597C" w:rsidRPr="00682A71" w:rsidRDefault="00A8597C" w:rsidP="009E330D">
            <w:pPr>
              <w:ind w:hanging="18"/>
            </w:pPr>
            <w:r w:rsidRPr="00682A71">
              <w:t>2/1/15</w:t>
            </w:r>
          </w:p>
        </w:tc>
        <w:tc>
          <w:tcPr>
            <w:tcW w:w="1170" w:type="dxa"/>
            <w:tcBorders>
              <w:top w:val="nil"/>
              <w:left w:val="nil"/>
              <w:bottom w:val="single" w:sz="4" w:space="0" w:color="auto"/>
              <w:right w:val="single" w:sz="4" w:space="0" w:color="auto"/>
            </w:tcBorders>
            <w:shd w:val="clear" w:color="auto" w:fill="auto"/>
            <w:noWrap/>
            <w:vAlign w:val="bottom"/>
            <w:hideMark/>
          </w:tcPr>
          <w:p w14:paraId="23F0C92C" w14:textId="77777777" w:rsidR="00A8597C" w:rsidRPr="00682A71" w:rsidRDefault="00A8597C" w:rsidP="009E330D">
            <w:pPr>
              <w:ind w:right="-18"/>
            </w:pPr>
            <w:r w:rsidRPr="00682A71">
              <w:t>6/30/15</w:t>
            </w:r>
          </w:p>
        </w:tc>
      </w:tr>
      <w:tr w:rsidR="00A8597C" w:rsidRPr="00F356D7" w14:paraId="6CC1B757"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5BAB93E" w14:textId="77777777" w:rsidR="00A8597C" w:rsidRPr="00F356D7" w:rsidRDefault="00A8597C" w:rsidP="009E330D">
            <w:pPr>
              <w:ind w:hanging="3"/>
            </w:pPr>
            <w:r w:rsidRPr="00F356D7">
              <w:t>M3.1</w:t>
            </w:r>
          </w:p>
        </w:tc>
        <w:tc>
          <w:tcPr>
            <w:tcW w:w="6120" w:type="dxa"/>
            <w:tcBorders>
              <w:top w:val="nil"/>
              <w:left w:val="nil"/>
              <w:bottom w:val="single" w:sz="4" w:space="0" w:color="auto"/>
              <w:right w:val="single" w:sz="4" w:space="0" w:color="auto"/>
            </w:tcBorders>
            <w:shd w:val="clear" w:color="auto" w:fill="auto"/>
            <w:vAlign w:val="bottom"/>
            <w:hideMark/>
          </w:tcPr>
          <w:p w14:paraId="276164AE" w14:textId="77777777" w:rsidR="00A8597C" w:rsidRPr="00F356D7" w:rsidRDefault="00A8597C" w:rsidP="009E330D">
            <w:pPr>
              <w:ind w:hanging="18"/>
            </w:pPr>
            <w:r w:rsidRPr="00F356D7">
              <w:t>Milestone: Deliver MCR with</w:t>
            </w:r>
            <w:r>
              <w:t xml:space="preserve"> </w:t>
            </w:r>
            <w:r w:rsidRPr="00F356D7">
              <w:t xml:space="preserve">a specific activity for the purified protein of </w:t>
            </w:r>
            <w:proofErr w:type="gramStart"/>
            <w:r w:rsidRPr="00F356D7">
              <w:t>at least 5 units/mg (after activation) in the methane synthesis direction</w:t>
            </w:r>
            <w:proofErr w:type="gramEnd"/>
            <w:r w:rsidRPr="00F356D7">
              <w:t xml:space="preserve"> and 0.5 units/mg in methane oxidation. </w:t>
            </w:r>
          </w:p>
        </w:tc>
        <w:tc>
          <w:tcPr>
            <w:tcW w:w="990" w:type="dxa"/>
            <w:tcBorders>
              <w:top w:val="nil"/>
              <w:left w:val="nil"/>
              <w:bottom w:val="single" w:sz="4" w:space="0" w:color="auto"/>
              <w:right w:val="single" w:sz="4" w:space="0" w:color="auto"/>
            </w:tcBorders>
            <w:shd w:val="clear" w:color="auto" w:fill="auto"/>
            <w:vAlign w:val="bottom"/>
            <w:hideMark/>
          </w:tcPr>
          <w:p w14:paraId="5E6022E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928D563" w14:textId="77777777" w:rsidR="00A8597C" w:rsidRPr="00F356D7" w:rsidRDefault="00A8597C" w:rsidP="009E330D">
            <w:pPr>
              <w:ind w:hanging="18"/>
            </w:pPr>
            <w:r w:rsidRPr="00F356D7">
              <w:t>11/1/14</w:t>
            </w:r>
          </w:p>
        </w:tc>
        <w:tc>
          <w:tcPr>
            <w:tcW w:w="1170" w:type="dxa"/>
            <w:tcBorders>
              <w:top w:val="nil"/>
              <w:left w:val="nil"/>
              <w:bottom w:val="single" w:sz="4" w:space="0" w:color="auto"/>
              <w:right w:val="single" w:sz="4" w:space="0" w:color="auto"/>
            </w:tcBorders>
            <w:shd w:val="clear" w:color="auto" w:fill="auto"/>
            <w:noWrap/>
            <w:vAlign w:val="bottom"/>
            <w:hideMark/>
          </w:tcPr>
          <w:p w14:paraId="1E8EF109" w14:textId="77777777" w:rsidR="00A8597C" w:rsidRPr="00F356D7" w:rsidRDefault="00A8597C" w:rsidP="009E330D">
            <w:pPr>
              <w:ind w:right="-18"/>
            </w:pPr>
            <w:r w:rsidRPr="00F356D7">
              <w:t>11/1/14</w:t>
            </w:r>
          </w:p>
        </w:tc>
      </w:tr>
      <w:tr w:rsidR="00A8597C" w:rsidRPr="00F356D7" w14:paraId="1B89703A"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EA372F9" w14:textId="77777777" w:rsidR="00A8597C" w:rsidRPr="00F356D7" w:rsidRDefault="00A8597C" w:rsidP="009E330D">
            <w:pPr>
              <w:ind w:hanging="3"/>
            </w:pPr>
            <w:r w:rsidRPr="00F356D7">
              <w:t>3.3.</w:t>
            </w:r>
          </w:p>
        </w:tc>
        <w:tc>
          <w:tcPr>
            <w:tcW w:w="6120" w:type="dxa"/>
            <w:tcBorders>
              <w:top w:val="nil"/>
              <w:left w:val="nil"/>
              <w:bottom w:val="single" w:sz="4" w:space="0" w:color="auto"/>
              <w:right w:val="single" w:sz="4" w:space="0" w:color="auto"/>
            </w:tcBorders>
            <w:shd w:val="clear" w:color="auto" w:fill="auto"/>
            <w:vAlign w:val="bottom"/>
            <w:hideMark/>
          </w:tcPr>
          <w:p w14:paraId="3F7EA9BA" w14:textId="77777777" w:rsidR="00A8597C" w:rsidRPr="00F356D7" w:rsidRDefault="00A8597C" w:rsidP="009E330D">
            <w:pPr>
              <w:ind w:hanging="18"/>
            </w:pPr>
            <w:proofErr w:type="spellStart"/>
            <w:r w:rsidRPr="00F356D7">
              <w:t>Heterodisulfide</w:t>
            </w:r>
            <w:proofErr w:type="spellEnd"/>
            <w:r w:rsidRPr="00F356D7">
              <w:t xml:space="preserve"> Reductase (HDR): Determine kinetic parameters of the native </w:t>
            </w:r>
            <w:r w:rsidRPr="00427DBC">
              <w:rPr>
                <w:strike/>
              </w:rPr>
              <w:t>and ANME</w:t>
            </w:r>
            <w:r w:rsidRPr="00F356D7">
              <w:t xml:space="preserve"> HDRs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7942144A"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77116546"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71671B26" w14:textId="77777777" w:rsidR="00A8597C" w:rsidRPr="00F356D7" w:rsidRDefault="00A8597C" w:rsidP="009E330D">
            <w:pPr>
              <w:ind w:right="-18"/>
            </w:pPr>
            <w:r w:rsidRPr="00F356D7">
              <w:t>7/1/14</w:t>
            </w:r>
          </w:p>
        </w:tc>
      </w:tr>
      <w:tr w:rsidR="00A8597C" w:rsidRPr="00F356D7" w14:paraId="07CB5E5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2A31872" w14:textId="77777777" w:rsidR="00A8597C" w:rsidRPr="00F356D7" w:rsidRDefault="00A8597C" w:rsidP="009E330D">
            <w:pPr>
              <w:ind w:hanging="3"/>
            </w:pPr>
            <w:r w:rsidRPr="00F356D7">
              <w:t>M3.2</w:t>
            </w:r>
          </w:p>
        </w:tc>
        <w:tc>
          <w:tcPr>
            <w:tcW w:w="6120" w:type="dxa"/>
            <w:tcBorders>
              <w:top w:val="nil"/>
              <w:left w:val="nil"/>
              <w:bottom w:val="single" w:sz="4" w:space="0" w:color="auto"/>
              <w:right w:val="single" w:sz="4" w:space="0" w:color="auto"/>
            </w:tcBorders>
            <w:shd w:val="clear" w:color="auto" w:fill="auto"/>
            <w:vAlign w:val="bottom"/>
            <w:hideMark/>
          </w:tcPr>
          <w:p w14:paraId="45ED89CE" w14:textId="77777777" w:rsidR="00A8597C" w:rsidRPr="00F356D7" w:rsidRDefault="00A8597C" w:rsidP="009E330D">
            <w:pPr>
              <w:ind w:hanging="18"/>
            </w:pPr>
            <w:r w:rsidRPr="00F356D7">
              <w:t xml:space="preserve">Milestone: choose the HDR with a specific activity of at least 10 units/mg. </w:t>
            </w:r>
          </w:p>
        </w:tc>
        <w:tc>
          <w:tcPr>
            <w:tcW w:w="990" w:type="dxa"/>
            <w:tcBorders>
              <w:top w:val="nil"/>
              <w:left w:val="nil"/>
              <w:bottom w:val="single" w:sz="4" w:space="0" w:color="auto"/>
              <w:right w:val="single" w:sz="4" w:space="0" w:color="auto"/>
            </w:tcBorders>
            <w:shd w:val="clear" w:color="auto" w:fill="auto"/>
            <w:vAlign w:val="bottom"/>
            <w:hideMark/>
          </w:tcPr>
          <w:p w14:paraId="44CC8D1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64E63E1" w14:textId="77777777" w:rsidR="00A8597C" w:rsidRPr="00F356D7" w:rsidRDefault="00A8597C" w:rsidP="009E330D">
            <w:pPr>
              <w:ind w:hanging="18"/>
            </w:pPr>
            <w:r w:rsidRPr="00F356D7">
              <w:t>6/30/15</w:t>
            </w:r>
          </w:p>
        </w:tc>
        <w:tc>
          <w:tcPr>
            <w:tcW w:w="1170" w:type="dxa"/>
            <w:tcBorders>
              <w:top w:val="nil"/>
              <w:left w:val="nil"/>
              <w:bottom w:val="single" w:sz="4" w:space="0" w:color="auto"/>
              <w:right w:val="single" w:sz="4" w:space="0" w:color="auto"/>
            </w:tcBorders>
            <w:shd w:val="clear" w:color="auto" w:fill="auto"/>
            <w:noWrap/>
            <w:vAlign w:val="bottom"/>
            <w:hideMark/>
          </w:tcPr>
          <w:p w14:paraId="385AA07B" w14:textId="77777777" w:rsidR="00A8597C" w:rsidRPr="00F356D7" w:rsidRDefault="00A8597C" w:rsidP="009E330D">
            <w:pPr>
              <w:ind w:right="-18"/>
            </w:pPr>
            <w:r w:rsidRPr="00F356D7">
              <w:t>6/30/15</w:t>
            </w:r>
          </w:p>
        </w:tc>
      </w:tr>
      <w:tr w:rsidR="00A8597C" w:rsidRPr="00F356D7" w14:paraId="66350853"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FEEBFF1" w14:textId="77777777" w:rsidR="00A8597C" w:rsidRPr="00F356D7" w:rsidRDefault="00A8597C" w:rsidP="009E330D">
            <w:pPr>
              <w:ind w:hanging="3"/>
            </w:pPr>
            <w:r w:rsidRPr="00F356D7">
              <w:t>3.4.</w:t>
            </w:r>
          </w:p>
        </w:tc>
        <w:tc>
          <w:tcPr>
            <w:tcW w:w="6120" w:type="dxa"/>
            <w:tcBorders>
              <w:top w:val="nil"/>
              <w:left w:val="nil"/>
              <w:bottom w:val="single" w:sz="4" w:space="0" w:color="auto"/>
              <w:right w:val="single" w:sz="4" w:space="0" w:color="auto"/>
            </w:tcBorders>
            <w:shd w:val="clear" w:color="auto" w:fill="auto"/>
            <w:vAlign w:val="bottom"/>
            <w:hideMark/>
          </w:tcPr>
          <w:p w14:paraId="25464AF5" w14:textId="77777777" w:rsidR="00A8597C" w:rsidRPr="00F356D7" w:rsidRDefault="00A8597C" w:rsidP="009E330D">
            <w:pPr>
              <w:ind w:hanging="18"/>
            </w:pPr>
            <w:proofErr w:type="spellStart"/>
            <w:r w:rsidRPr="00F356D7">
              <w:t>Methyl-SCoM:Methanol</w:t>
            </w:r>
            <w:proofErr w:type="spellEnd"/>
            <w:r w:rsidRPr="00F356D7">
              <w:t xml:space="preserve"> </w:t>
            </w:r>
            <w:proofErr w:type="spellStart"/>
            <w:r w:rsidRPr="00F356D7">
              <w:t>Methyltransferase</w:t>
            </w:r>
            <w:proofErr w:type="spellEnd"/>
            <w:r w:rsidRPr="00F356D7">
              <w:t xml:space="preserve"> (</w:t>
            </w:r>
            <w:proofErr w:type="spellStart"/>
            <w:r w:rsidRPr="00F356D7">
              <w:t>MeTr</w:t>
            </w:r>
            <w:proofErr w:type="spellEnd"/>
            <w:r w:rsidRPr="00F356D7">
              <w:t xml:space="preserve">): Determine kinetic and physical properties of the </w:t>
            </w:r>
            <w:proofErr w:type="spellStart"/>
            <w:r w:rsidRPr="00F356D7">
              <w:t>heterologously</w:t>
            </w:r>
            <w:proofErr w:type="spellEnd"/>
            <w:r w:rsidRPr="00F356D7">
              <w:t xml:space="preserve"> expressed </w:t>
            </w:r>
            <w:proofErr w:type="spellStart"/>
            <w:r w:rsidRPr="00F356D7">
              <w:t>MeTr</w:t>
            </w:r>
            <w:proofErr w:type="spellEnd"/>
            <w:r w:rsidRPr="00F356D7">
              <w:t xml:space="preserve">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14B65AA5" w14:textId="77777777" w:rsidR="00A8597C" w:rsidRPr="00F356D7" w:rsidRDefault="00A8597C" w:rsidP="009E330D">
            <w:pPr>
              <w:ind w:left="-18"/>
            </w:pPr>
            <w:r w:rsidRPr="00F356D7">
              <w:t>12</w:t>
            </w:r>
          </w:p>
        </w:tc>
        <w:tc>
          <w:tcPr>
            <w:tcW w:w="900" w:type="dxa"/>
            <w:tcBorders>
              <w:top w:val="nil"/>
              <w:left w:val="nil"/>
              <w:bottom w:val="single" w:sz="4" w:space="0" w:color="auto"/>
              <w:right w:val="single" w:sz="4" w:space="0" w:color="auto"/>
            </w:tcBorders>
            <w:shd w:val="clear" w:color="auto" w:fill="auto"/>
            <w:noWrap/>
            <w:vAlign w:val="bottom"/>
            <w:hideMark/>
          </w:tcPr>
          <w:p w14:paraId="32C023EA"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102E95C9" w14:textId="77777777" w:rsidR="00A8597C" w:rsidRPr="00F356D7" w:rsidRDefault="00A8597C" w:rsidP="009E330D">
            <w:pPr>
              <w:ind w:right="-18"/>
            </w:pPr>
            <w:r w:rsidRPr="00F356D7">
              <w:t>10/1/15</w:t>
            </w:r>
          </w:p>
        </w:tc>
      </w:tr>
      <w:tr w:rsidR="00A8597C" w:rsidRPr="00F356D7" w14:paraId="0A5C8A76"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B8D3CDC" w14:textId="77777777" w:rsidR="00A8597C" w:rsidRPr="00F356D7" w:rsidRDefault="00A8597C" w:rsidP="009E330D">
            <w:pPr>
              <w:ind w:hanging="3"/>
            </w:pPr>
            <w:r w:rsidRPr="00F356D7">
              <w:t>M3.3</w:t>
            </w:r>
          </w:p>
        </w:tc>
        <w:tc>
          <w:tcPr>
            <w:tcW w:w="6120" w:type="dxa"/>
            <w:tcBorders>
              <w:top w:val="nil"/>
              <w:left w:val="nil"/>
              <w:bottom w:val="single" w:sz="4" w:space="0" w:color="auto"/>
              <w:right w:val="single" w:sz="4" w:space="0" w:color="auto"/>
            </w:tcBorders>
            <w:shd w:val="clear" w:color="auto" w:fill="auto"/>
            <w:vAlign w:val="bottom"/>
            <w:hideMark/>
          </w:tcPr>
          <w:p w14:paraId="14647C32" w14:textId="77777777" w:rsidR="00A8597C" w:rsidRPr="00F356D7" w:rsidRDefault="00A8597C" w:rsidP="009E330D">
            <w:pPr>
              <w:ind w:hanging="18"/>
            </w:pPr>
            <w:r w:rsidRPr="00F356D7">
              <w:t xml:space="preserve">Milestone: choose the </w:t>
            </w:r>
            <w:proofErr w:type="spellStart"/>
            <w:r w:rsidRPr="00F356D7">
              <w:t>MeTr</w:t>
            </w:r>
            <w:proofErr w:type="spellEnd"/>
            <w:r w:rsidRPr="00F356D7">
              <w:t xml:space="preserve"> with an activity of &gt;10 units/mg for methanol production from methyl-</w:t>
            </w:r>
            <w:proofErr w:type="spellStart"/>
            <w:r w:rsidRPr="00F356D7">
              <w:t>SCoM</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6DFD4D72"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99112F7" w14:textId="77777777" w:rsidR="00A8597C" w:rsidRPr="00F356D7" w:rsidRDefault="00A8597C" w:rsidP="009E330D">
            <w:pPr>
              <w:ind w:hanging="18"/>
            </w:pPr>
            <w:r w:rsidRPr="00F356D7">
              <w:t>10/1/15</w:t>
            </w:r>
          </w:p>
        </w:tc>
        <w:tc>
          <w:tcPr>
            <w:tcW w:w="1170" w:type="dxa"/>
            <w:tcBorders>
              <w:top w:val="nil"/>
              <w:left w:val="nil"/>
              <w:bottom w:val="single" w:sz="4" w:space="0" w:color="auto"/>
              <w:right w:val="single" w:sz="4" w:space="0" w:color="auto"/>
            </w:tcBorders>
            <w:shd w:val="clear" w:color="auto" w:fill="auto"/>
            <w:noWrap/>
            <w:vAlign w:val="bottom"/>
            <w:hideMark/>
          </w:tcPr>
          <w:p w14:paraId="3D914DA5" w14:textId="77777777" w:rsidR="00A8597C" w:rsidRPr="00F356D7" w:rsidRDefault="00A8597C" w:rsidP="009E330D">
            <w:pPr>
              <w:ind w:right="-18"/>
            </w:pPr>
            <w:r w:rsidRPr="00F356D7">
              <w:t>10/1/15</w:t>
            </w:r>
          </w:p>
        </w:tc>
      </w:tr>
      <w:tr w:rsidR="00A8597C" w:rsidRPr="00F356D7" w14:paraId="7DA402FC"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B388A57" w14:textId="77777777" w:rsidR="00A8597C" w:rsidRPr="00F356D7" w:rsidRDefault="00A8597C" w:rsidP="009E330D">
            <w:pPr>
              <w:ind w:hanging="3"/>
            </w:pPr>
            <w:r w:rsidRPr="00F356D7">
              <w:t>3.5.</w:t>
            </w:r>
          </w:p>
        </w:tc>
        <w:tc>
          <w:tcPr>
            <w:tcW w:w="6120" w:type="dxa"/>
            <w:tcBorders>
              <w:top w:val="nil"/>
              <w:left w:val="nil"/>
              <w:bottom w:val="single" w:sz="4" w:space="0" w:color="auto"/>
              <w:right w:val="single" w:sz="4" w:space="0" w:color="auto"/>
            </w:tcBorders>
            <w:shd w:val="clear" w:color="auto" w:fill="auto"/>
            <w:vAlign w:val="bottom"/>
            <w:hideMark/>
          </w:tcPr>
          <w:p w14:paraId="631FEB4B" w14:textId="77777777" w:rsidR="00A8597C" w:rsidRPr="00F356D7" w:rsidRDefault="00A8597C" w:rsidP="009E330D">
            <w:pPr>
              <w:ind w:hanging="18"/>
            </w:pPr>
            <w:r w:rsidRPr="00427DBC">
              <w:rPr>
                <w:strike/>
              </w:rPr>
              <w:t>Sulfate</w:t>
            </w:r>
            <w:r w:rsidRPr="00F356D7">
              <w:t xml:space="preserve"> </w:t>
            </w:r>
            <w:r>
              <w:t xml:space="preserve">Sulfite </w:t>
            </w:r>
            <w:r w:rsidRPr="00F356D7">
              <w:t xml:space="preserve">to sulfide module (ATP </w:t>
            </w:r>
            <w:proofErr w:type="spellStart"/>
            <w:r w:rsidRPr="00F356D7">
              <w:t>sulfurylase</w:t>
            </w:r>
            <w:proofErr w:type="spellEnd"/>
            <w:r w:rsidRPr="00F356D7">
              <w:t xml:space="preserve">, APS reductase and sulfite reductase):  Measure background endogenous </w:t>
            </w:r>
            <w:r>
              <w:t>sulfite</w:t>
            </w:r>
            <w:r w:rsidRPr="00F356D7">
              <w:t xml:space="preserve">-to-sulfide activity </w:t>
            </w:r>
          </w:p>
        </w:tc>
        <w:tc>
          <w:tcPr>
            <w:tcW w:w="990" w:type="dxa"/>
            <w:tcBorders>
              <w:top w:val="nil"/>
              <w:left w:val="nil"/>
              <w:bottom w:val="single" w:sz="4" w:space="0" w:color="auto"/>
              <w:right w:val="single" w:sz="4" w:space="0" w:color="auto"/>
            </w:tcBorders>
            <w:shd w:val="clear" w:color="auto" w:fill="auto"/>
            <w:vAlign w:val="bottom"/>
            <w:hideMark/>
          </w:tcPr>
          <w:p w14:paraId="5A928538"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420DA18A"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hideMark/>
          </w:tcPr>
          <w:p w14:paraId="1FFB1010" w14:textId="77777777" w:rsidR="00A8597C" w:rsidRPr="00F356D7" w:rsidRDefault="00A8597C" w:rsidP="009E330D">
            <w:pPr>
              <w:ind w:right="-18"/>
            </w:pPr>
            <w:r w:rsidRPr="00F356D7">
              <w:t>10/1/15</w:t>
            </w:r>
          </w:p>
        </w:tc>
      </w:tr>
      <w:tr w:rsidR="00A8597C" w:rsidRPr="00F356D7" w14:paraId="39413CD2"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8138133" w14:textId="77777777" w:rsidR="00A8597C" w:rsidRPr="00427DBC" w:rsidRDefault="00A8597C" w:rsidP="009E330D">
            <w:pPr>
              <w:ind w:hanging="3"/>
              <w:rPr>
                <w:strike/>
              </w:rPr>
            </w:pPr>
            <w:r w:rsidRPr="00427DBC">
              <w:rPr>
                <w:strike/>
              </w:rPr>
              <w:t>3.6.</w:t>
            </w:r>
          </w:p>
        </w:tc>
        <w:tc>
          <w:tcPr>
            <w:tcW w:w="6120" w:type="dxa"/>
            <w:tcBorders>
              <w:top w:val="nil"/>
              <w:left w:val="nil"/>
              <w:bottom w:val="single" w:sz="4" w:space="0" w:color="auto"/>
              <w:right w:val="single" w:sz="4" w:space="0" w:color="auto"/>
            </w:tcBorders>
            <w:shd w:val="clear" w:color="auto" w:fill="auto"/>
            <w:vAlign w:val="bottom"/>
            <w:hideMark/>
          </w:tcPr>
          <w:p w14:paraId="3F503A8C" w14:textId="77777777" w:rsidR="00A8597C" w:rsidRPr="00427DBC" w:rsidRDefault="00A8597C" w:rsidP="009E330D">
            <w:pPr>
              <w:ind w:hanging="18"/>
              <w:rPr>
                <w:strike/>
              </w:rPr>
            </w:pPr>
            <w:r w:rsidRPr="00427DBC">
              <w:rPr>
                <w:strike/>
              </w:rPr>
              <w:t xml:space="preserve">Sulfate to sulfide module:  Purify and assess kinetic and physical properties of </w:t>
            </w:r>
            <w:proofErr w:type="spellStart"/>
            <w:r w:rsidRPr="00427DBC">
              <w:rPr>
                <w:strike/>
              </w:rPr>
              <w:t>heterologously</w:t>
            </w:r>
            <w:proofErr w:type="spellEnd"/>
            <w:r w:rsidRPr="00427DBC">
              <w:rPr>
                <w:strike/>
              </w:rPr>
              <w:t xml:space="preserve"> expressed ATP </w:t>
            </w:r>
            <w:proofErr w:type="spellStart"/>
            <w:r w:rsidRPr="00427DBC">
              <w:rPr>
                <w:strike/>
              </w:rPr>
              <w:t>sulfurylases</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03E2EF78" w14:textId="77777777" w:rsidR="00A8597C" w:rsidRPr="00427DBC" w:rsidRDefault="00A8597C" w:rsidP="009E330D">
            <w:pPr>
              <w:ind w:left="-18"/>
              <w:rPr>
                <w:strike/>
              </w:rPr>
            </w:pPr>
            <w:r w:rsidRPr="00427DBC">
              <w:rPr>
                <w:strike/>
              </w:rPr>
              <w:t>9</w:t>
            </w:r>
          </w:p>
        </w:tc>
        <w:tc>
          <w:tcPr>
            <w:tcW w:w="900" w:type="dxa"/>
            <w:tcBorders>
              <w:top w:val="nil"/>
              <w:left w:val="nil"/>
              <w:bottom w:val="single" w:sz="4" w:space="0" w:color="auto"/>
              <w:right w:val="single" w:sz="4" w:space="0" w:color="auto"/>
            </w:tcBorders>
            <w:shd w:val="clear" w:color="auto" w:fill="auto"/>
            <w:noWrap/>
            <w:vAlign w:val="bottom"/>
            <w:hideMark/>
          </w:tcPr>
          <w:p w14:paraId="34098392" w14:textId="77777777" w:rsidR="00A8597C" w:rsidRPr="00427DBC" w:rsidRDefault="00A8597C" w:rsidP="009E330D">
            <w:pPr>
              <w:ind w:hanging="18"/>
              <w:rPr>
                <w:strike/>
              </w:rPr>
            </w:pPr>
            <w:r w:rsidRPr="00427DBC">
              <w:rPr>
                <w:strike/>
              </w:rPr>
              <w:t>11/1/15</w:t>
            </w:r>
          </w:p>
        </w:tc>
        <w:tc>
          <w:tcPr>
            <w:tcW w:w="1170" w:type="dxa"/>
            <w:tcBorders>
              <w:top w:val="nil"/>
              <w:left w:val="nil"/>
              <w:bottom w:val="single" w:sz="4" w:space="0" w:color="auto"/>
              <w:right w:val="single" w:sz="4" w:space="0" w:color="auto"/>
            </w:tcBorders>
            <w:shd w:val="clear" w:color="auto" w:fill="auto"/>
            <w:noWrap/>
            <w:vAlign w:val="bottom"/>
            <w:hideMark/>
          </w:tcPr>
          <w:p w14:paraId="6C093B9F" w14:textId="77777777" w:rsidR="00A8597C" w:rsidRPr="00427DBC" w:rsidRDefault="00A8597C" w:rsidP="009E330D">
            <w:pPr>
              <w:ind w:right="-18"/>
              <w:rPr>
                <w:strike/>
              </w:rPr>
            </w:pPr>
            <w:r w:rsidRPr="00427DBC">
              <w:rPr>
                <w:strike/>
              </w:rPr>
              <w:t>7/1/16</w:t>
            </w:r>
          </w:p>
        </w:tc>
      </w:tr>
      <w:tr w:rsidR="00A8597C" w:rsidRPr="00F356D7" w14:paraId="31F56280"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6C71A16" w14:textId="77777777" w:rsidR="00A8597C" w:rsidRPr="00427DBC" w:rsidRDefault="00A8597C" w:rsidP="009E330D">
            <w:pPr>
              <w:ind w:hanging="3"/>
              <w:rPr>
                <w:strike/>
              </w:rPr>
            </w:pPr>
            <w:r w:rsidRPr="00427DBC">
              <w:rPr>
                <w:strike/>
              </w:rPr>
              <w:t>M3.4</w:t>
            </w:r>
          </w:p>
        </w:tc>
        <w:tc>
          <w:tcPr>
            <w:tcW w:w="6120" w:type="dxa"/>
            <w:tcBorders>
              <w:top w:val="nil"/>
              <w:left w:val="nil"/>
              <w:bottom w:val="single" w:sz="4" w:space="0" w:color="auto"/>
              <w:right w:val="single" w:sz="4" w:space="0" w:color="auto"/>
            </w:tcBorders>
            <w:shd w:val="clear" w:color="auto" w:fill="auto"/>
            <w:vAlign w:val="bottom"/>
            <w:hideMark/>
          </w:tcPr>
          <w:p w14:paraId="6F4070A4" w14:textId="77777777" w:rsidR="00A8597C" w:rsidRPr="00427DBC" w:rsidRDefault="00A8597C" w:rsidP="009E330D">
            <w:pPr>
              <w:ind w:hanging="18"/>
              <w:rPr>
                <w:strike/>
              </w:rPr>
            </w:pPr>
            <w:r w:rsidRPr="00427DBC">
              <w:rPr>
                <w:strike/>
              </w:rPr>
              <w:t xml:space="preserve">Milestone: choose the ATP </w:t>
            </w:r>
            <w:proofErr w:type="spellStart"/>
            <w:r w:rsidRPr="00427DBC">
              <w:rPr>
                <w:strike/>
              </w:rPr>
              <w:t>Sulfurylase</w:t>
            </w:r>
            <w:proofErr w:type="spellEnd"/>
            <w:r w:rsidRPr="00427DBC">
              <w:rPr>
                <w:strike/>
              </w:rPr>
              <w:t xml:space="preserv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162E3BB1" w14:textId="77777777" w:rsidR="00A8597C" w:rsidRPr="00427DBC"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06B4AF60" w14:textId="77777777" w:rsidR="00A8597C" w:rsidRPr="00427DBC" w:rsidRDefault="00A8597C" w:rsidP="009E330D">
            <w:pPr>
              <w:ind w:hanging="18"/>
              <w:rPr>
                <w:strike/>
              </w:rPr>
            </w:pPr>
            <w:r w:rsidRPr="00427DBC">
              <w:rPr>
                <w:strike/>
              </w:rPr>
              <w:t>7/1/16</w:t>
            </w:r>
          </w:p>
        </w:tc>
        <w:tc>
          <w:tcPr>
            <w:tcW w:w="1170" w:type="dxa"/>
            <w:tcBorders>
              <w:top w:val="nil"/>
              <w:left w:val="nil"/>
              <w:bottom w:val="single" w:sz="4" w:space="0" w:color="auto"/>
              <w:right w:val="single" w:sz="4" w:space="0" w:color="auto"/>
            </w:tcBorders>
            <w:shd w:val="clear" w:color="auto" w:fill="auto"/>
            <w:noWrap/>
            <w:vAlign w:val="bottom"/>
            <w:hideMark/>
          </w:tcPr>
          <w:p w14:paraId="5CB8A095" w14:textId="77777777" w:rsidR="00A8597C" w:rsidRPr="00427DBC" w:rsidRDefault="00A8597C" w:rsidP="009E330D">
            <w:pPr>
              <w:ind w:right="-18"/>
              <w:rPr>
                <w:strike/>
              </w:rPr>
            </w:pPr>
            <w:r w:rsidRPr="00427DBC">
              <w:rPr>
                <w:strike/>
              </w:rPr>
              <w:t>7/1/16</w:t>
            </w:r>
          </w:p>
        </w:tc>
      </w:tr>
      <w:tr w:rsidR="00A8597C" w:rsidRPr="00F356D7" w14:paraId="3A2ECFC9"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DD09155" w14:textId="77777777" w:rsidR="00A8597C" w:rsidRPr="00427DBC" w:rsidRDefault="00A8597C" w:rsidP="009E330D">
            <w:pPr>
              <w:ind w:hanging="3"/>
              <w:rPr>
                <w:strike/>
              </w:rPr>
            </w:pPr>
            <w:r w:rsidRPr="00427DBC">
              <w:rPr>
                <w:strike/>
              </w:rPr>
              <w:t>3.7.</w:t>
            </w:r>
          </w:p>
        </w:tc>
        <w:tc>
          <w:tcPr>
            <w:tcW w:w="6120" w:type="dxa"/>
            <w:tcBorders>
              <w:top w:val="nil"/>
              <w:left w:val="nil"/>
              <w:bottom w:val="single" w:sz="4" w:space="0" w:color="auto"/>
              <w:right w:val="single" w:sz="4" w:space="0" w:color="auto"/>
            </w:tcBorders>
            <w:shd w:val="clear" w:color="auto" w:fill="auto"/>
            <w:vAlign w:val="bottom"/>
            <w:hideMark/>
          </w:tcPr>
          <w:p w14:paraId="356432A3" w14:textId="77777777" w:rsidR="00A8597C" w:rsidRPr="00427DBC" w:rsidRDefault="00A8597C" w:rsidP="009E330D">
            <w:pPr>
              <w:ind w:hanging="18"/>
              <w:rPr>
                <w:strike/>
              </w:rPr>
            </w:pPr>
            <w:r w:rsidRPr="00427DBC">
              <w:rPr>
                <w:strike/>
              </w:rPr>
              <w:t xml:space="preserve">Sulfate to sulfide module:  Purify and assess kinetic and physical properties of </w:t>
            </w:r>
            <w:proofErr w:type="spellStart"/>
            <w:r w:rsidRPr="00427DBC">
              <w:rPr>
                <w:strike/>
              </w:rPr>
              <w:t>heterologously</w:t>
            </w:r>
            <w:proofErr w:type="spellEnd"/>
            <w:r w:rsidRPr="00427DBC">
              <w:rPr>
                <w:strike/>
              </w:rPr>
              <w:t xml:space="preserve"> expressed APS Reductase</w:t>
            </w:r>
          </w:p>
        </w:tc>
        <w:tc>
          <w:tcPr>
            <w:tcW w:w="990" w:type="dxa"/>
            <w:tcBorders>
              <w:top w:val="nil"/>
              <w:left w:val="nil"/>
              <w:bottom w:val="single" w:sz="4" w:space="0" w:color="auto"/>
              <w:right w:val="single" w:sz="4" w:space="0" w:color="auto"/>
            </w:tcBorders>
            <w:shd w:val="clear" w:color="auto" w:fill="auto"/>
            <w:vAlign w:val="bottom"/>
            <w:hideMark/>
          </w:tcPr>
          <w:p w14:paraId="5FF75900" w14:textId="77777777" w:rsidR="00A8597C" w:rsidRPr="00427DBC" w:rsidRDefault="00A8597C" w:rsidP="009E330D">
            <w:pPr>
              <w:ind w:left="-18"/>
              <w:rPr>
                <w:strike/>
              </w:rPr>
            </w:pPr>
            <w:r w:rsidRPr="00427DBC">
              <w:rPr>
                <w:strike/>
              </w:rPr>
              <w:t>7</w:t>
            </w:r>
          </w:p>
        </w:tc>
        <w:tc>
          <w:tcPr>
            <w:tcW w:w="900" w:type="dxa"/>
            <w:tcBorders>
              <w:top w:val="nil"/>
              <w:left w:val="nil"/>
              <w:bottom w:val="single" w:sz="4" w:space="0" w:color="auto"/>
              <w:right w:val="single" w:sz="4" w:space="0" w:color="auto"/>
            </w:tcBorders>
            <w:shd w:val="clear" w:color="auto" w:fill="auto"/>
            <w:noWrap/>
            <w:vAlign w:val="bottom"/>
            <w:hideMark/>
          </w:tcPr>
          <w:p w14:paraId="2F1E4146" w14:textId="77777777" w:rsidR="00A8597C" w:rsidRPr="00427DBC" w:rsidRDefault="00A8597C" w:rsidP="009E330D">
            <w:pPr>
              <w:ind w:hanging="18"/>
              <w:rPr>
                <w:strike/>
              </w:rPr>
            </w:pPr>
            <w:r w:rsidRPr="00427DBC">
              <w:rPr>
                <w:strike/>
              </w:rPr>
              <w:t>4/1/16</w:t>
            </w:r>
          </w:p>
        </w:tc>
        <w:tc>
          <w:tcPr>
            <w:tcW w:w="1170" w:type="dxa"/>
            <w:tcBorders>
              <w:top w:val="nil"/>
              <w:left w:val="nil"/>
              <w:bottom w:val="single" w:sz="4" w:space="0" w:color="auto"/>
              <w:right w:val="single" w:sz="4" w:space="0" w:color="auto"/>
            </w:tcBorders>
            <w:shd w:val="clear" w:color="auto" w:fill="auto"/>
            <w:noWrap/>
            <w:vAlign w:val="bottom"/>
            <w:hideMark/>
          </w:tcPr>
          <w:p w14:paraId="36BADFF7" w14:textId="77777777" w:rsidR="00A8597C" w:rsidRPr="00427DBC" w:rsidRDefault="00A8597C" w:rsidP="009E330D">
            <w:pPr>
              <w:ind w:right="-18"/>
              <w:rPr>
                <w:strike/>
              </w:rPr>
            </w:pPr>
            <w:r w:rsidRPr="00427DBC">
              <w:rPr>
                <w:strike/>
              </w:rPr>
              <w:t>10/1/16</w:t>
            </w:r>
          </w:p>
        </w:tc>
      </w:tr>
      <w:tr w:rsidR="00A8597C" w:rsidRPr="00F356D7" w14:paraId="428F73E8"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0E62FAE" w14:textId="77777777" w:rsidR="00A8597C" w:rsidRPr="00427DBC" w:rsidRDefault="00A8597C" w:rsidP="009E330D">
            <w:pPr>
              <w:ind w:hanging="3"/>
              <w:rPr>
                <w:strike/>
              </w:rPr>
            </w:pPr>
            <w:r w:rsidRPr="00427DBC">
              <w:rPr>
                <w:strike/>
              </w:rPr>
              <w:t>M3.5</w:t>
            </w:r>
          </w:p>
        </w:tc>
        <w:tc>
          <w:tcPr>
            <w:tcW w:w="6120" w:type="dxa"/>
            <w:tcBorders>
              <w:top w:val="nil"/>
              <w:left w:val="nil"/>
              <w:bottom w:val="single" w:sz="4" w:space="0" w:color="auto"/>
              <w:right w:val="single" w:sz="4" w:space="0" w:color="auto"/>
            </w:tcBorders>
            <w:shd w:val="clear" w:color="auto" w:fill="auto"/>
            <w:vAlign w:val="bottom"/>
            <w:hideMark/>
          </w:tcPr>
          <w:p w14:paraId="09C00200" w14:textId="77777777" w:rsidR="00A8597C" w:rsidRPr="00427DBC" w:rsidRDefault="00A8597C" w:rsidP="009E330D">
            <w:pPr>
              <w:ind w:hanging="18"/>
              <w:rPr>
                <w:strike/>
              </w:rPr>
            </w:pPr>
            <w:r w:rsidRPr="00427DBC">
              <w:rPr>
                <w:strike/>
              </w:rPr>
              <w:t>Milestone: choose the APS Reductase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26198109" w14:textId="77777777" w:rsidR="00A8597C" w:rsidRPr="00427DBC"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3B77F13D" w14:textId="77777777" w:rsidR="00A8597C" w:rsidRPr="00427DBC" w:rsidRDefault="00A8597C" w:rsidP="009E330D">
            <w:pPr>
              <w:ind w:hanging="18"/>
              <w:rPr>
                <w:strike/>
              </w:rPr>
            </w:pPr>
            <w:r w:rsidRPr="00427DBC">
              <w:rPr>
                <w:strike/>
              </w:rPr>
              <w:t>10/1/16</w:t>
            </w:r>
          </w:p>
        </w:tc>
        <w:tc>
          <w:tcPr>
            <w:tcW w:w="1170" w:type="dxa"/>
            <w:tcBorders>
              <w:top w:val="nil"/>
              <w:left w:val="nil"/>
              <w:bottom w:val="single" w:sz="4" w:space="0" w:color="auto"/>
              <w:right w:val="single" w:sz="4" w:space="0" w:color="auto"/>
            </w:tcBorders>
            <w:shd w:val="clear" w:color="auto" w:fill="auto"/>
            <w:noWrap/>
            <w:vAlign w:val="bottom"/>
            <w:hideMark/>
          </w:tcPr>
          <w:p w14:paraId="036E8921" w14:textId="77777777" w:rsidR="00A8597C" w:rsidRPr="00427DBC" w:rsidRDefault="00A8597C" w:rsidP="009E330D">
            <w:pPr>
              <w:ind w:right="-18"/>
              <w:rPr>
                <w:strike/>
              </w:rPr>
            </w:pPr>
            <w:r w:rsidRPr="00427DBC">
              <w:rPr>
                <w:strike/>
              </w:rPr>
              <w:t>10/1/16</w:t>
            </w:r>
          </w:p>
        </w:tc>
      </w:tr>
      <w:tr w:rsidR="00A8597C" w:rsidRPr="00F356D7" w14:paraId="6DD1299F"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45E589C" w14:textId="77777777" w:rsidR="00A8597C" w:rsidRPr="00F356D7" w:rsidRDefault="00A8597C" w:rsidP="009E330D">
            <w:pPr>
              <w:ind w:hanging="3"/>
            </w:pPr>
            <w:r w:rsidRPr="00F356D7">
              <w:t>3.8.</w:t>
            </w:r>
          </w:p>
        </w:tc>
        <w:tc>
          <w:tcPr>
            <w:tcW w:w="6120" w:type="dxa"/>
            <w:tcBorders>
              <w:top w:val="nil"/>
              <w:left w:val="nil"/>
              <w:bottom w:val="single" w:sz="4" w:space="0" w:color="auto"/>
              <w:right w:val="single" w:sz="4" w:space="0" w:color="auto"/>
            </w:tcBorders>
            <w:shd w:val="clear" w:color="auto" w:fill="auto"/>
            <w:vAlign w:val="bottom"/>
            <w:hideMark/>
          </w:tcPr>
          <w:p w14:paraId="027A1D89" w14:textId="77777777" w:rsidR="00A8597C" w:rsidRPr="00F356D7" w:rsidRDefault="00A8597C" w:rsidP="009E330D">
            <w:pPr>
              <w:ind w:hanging="18"/>
            </w:pPr>
            <w:r w:rsidRPr="00F356D7">
              <w:t>Sulf</w:t>
            </w:r>
            <w:r>
              <w:t>ite</w:t>
            </w:r>
            <w:r w:rsidRPr="00F356D7">
              <w:t xml:space="preserve"> to sulfide module:  Purify and assess kinetic and physical properties of </w:t>
            </w:r>
            <w:proofErr w:type="spellStart"/>
            <w:r w:rsidRPr="00F356D7">
              <w:t>heterologously</w:t>
            </w:r>
            <w:proofErr w:type="spellEnd"/>
            <w:r w:rsidRPr="00F356D7">
              <w:t xml:space="preserve"> expressed Sulfite Reductase</w:t>
            </w:r>
          </w:p>
        </w:tc>
        <w:tc>
          <w:tcPr>
            <w:tcW w:w="990" w:type="dxa"/>
            <w:tcBorders>
              <w:top w:val="nil"/>
              <w:left w:val="nil"/>
              <w:bottom w:val="single" w:sz="4" w:space="0" w:color="auto"/>
              <w:right w:val="single" w:sz="4" w:space="0" w:color="auto"/>
            </w:tcBorders>
            <w:shd w:val="clear" w:color="auto" w:fill="auto"/>
            <w:vAlign w:val="bottom"/>
            <w:hideMark/>
          </w:tcPr>
          <w:p w14:paraId="21CBC17A" w14:textId="77777777" w:rsidR="00A8597C" w:rsidRPr="00F356D7" w:rsidRDefault="00A8597C" w:rsidP="009E330D">
            <w:pPr>
              <w:ind w:left="-18"/>
            </w:pPr>
            <w:r w:rsidRPr="00F356D7">
              <w:t>6</w:t>
            </w:r>
          </w:p>
        </w:tc>
        <w:tc>
          <w:tcPr>
            <w:tcW w:w="900" w:type="dxa"/>
            <w:tcBorders>
              <w:top w:val="nil"/>
              <w:left w:val="nil"/>
              <w:bottom w:val="nil"/>
              <w:right w:val="nil"/>
            </w:tcBorders>
            <w:shd w:val="clear" w:color="auto" w:fill="auto"/>
            <w:noWrap/>
            <w:vAlign w:val="bottom"/>
            <w:hideMark/>
          </w:tcPr>
          <w:p w14:paraId="20CA1B59" w14:textId="77777777" w:rsidR="00A8597C" w:rsidRPr="00F356D7" w:rsidRDefault="00A8597C" w:rsidP="009E330D">
            <w:pPr>
              <w:ind w:hanging="18"/>
            </w:pPr>
            <w:r w:rsidRPr="00F356D7">
              <w:t>5/1/16</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487EE64" w14:textId="77777777" w:rsidR="00A8597C" w:rsidRPr="00F356D7" w:rsidRDefault="00A8597C" w:rsidP="009E330D">
            <w:pPr>
              <w:ind w:right="-18"/>
            </w:pPr>
            <w:r w:rsidRPr="00F356D7">
              <w:t>10/1/16</w:t>
            </w:r>
          </w:p>
        </w:tc>
      </w:tr>
      <w:tr w:rsidR="00A8597C" w:rsidRPr="00F356D7" w14:paraId="2BC0389C"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C36BAEA" w14:textId="77777777" w:rsidR="00A8597C" w:rsidRPr="00F356D7" w:rsidRDefault="00A8597C" w:rsidP="009E330D">
            <w:pPr>
              <w:ind w:hanging="3"/>
            </w:pPr>
            <w:r w:rsidRPr="00F356D7">
              <w:t>M3.6</w:t>
            </w:r>
          </w:p>
        </w:tc>
        <w:tc>
          <w:tcPr>
            <w:tcW w:w="6120" w:type="dxa"/>
            <w:tcBorders>
              <w:top w:val="nil"/>
              <w:left w:val="nil"/>
              <w:bottom w:val="single" w:sz="4" w:space="0" w:color="auto"/>
              <w:right w:val="single" w:sz="4" w:space="0" w:color="auto"/>
            </w:tcBorders>
            <w:shd w:val="clear" w:color="auto" w:fill="auto"/>
            <w:vAlign w:val="bottom"/>
            <w:hideMark/>
          </w:tcPr>
          <w:p w14:paraId="2AAD6A1E" w14:textId="77777777" w:rsidR="00A8597C" w:rsidRPr="00F356D7" w:rsidRDefault="00A8597C" w:rsidP="009E330D">
            <w:pPr>
              <w:ind w:hanging="18"/>
            </w:pPr>
            <w:r w:rsidRPr="00F356D7">
              <w:t>Milestone: choose the Sulfite Reductase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59CCC2D6" w14:textId="77777777" w:rsidR="00A8597C" w:rsidRPr="00F356D7" w:rsidRDefault="00A8597C" w:rsidP="009E330D">
            <w:pPr>
              <w:ind w:left="-18"/>
            </w:pP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1F5B5F97" w14:textId="77777777" w:rsidR="00A8597C" w:rsidRPr="00F356D7" w:rsidRDefault="00A8597C" w:rsidP="009E330D">
            <w:pPr>
              <w:ind w:hanging="18"/>
            </w:pPr>
            <w:r w:rsidRPr="00F356D7">
              <w:t>10/1/16</w:t>
            </w:r>
          </w:p>
        </w:tc>
        <w:tc>
          <w:tcPr>
            <w:tcW w:w="1170" w:type="dxa"/>
            <w:tcBorders>
              <w:top w:val="nil"/>
              <w:left w:val="nil"/>
              <w:bottom w:val="single" w:sz="4" w:space="0" w:color="auto"/>
              <w:right w:val="single" w:sz="4" w:space="0" w:color="auto"/>
            </w:tcBorders>
            <w:shd w:val="clear" w:color="auto" w:fill="auto"/>
            <w:noWrap/>
            <w:vAlign w:val="bottom"/>
            <w:hideMark/>
          </w:tcPr>
          <w:p w14:paraId="0F6EE126" w14:textId="77777777" w:rsidR="00A8597C" w:rsidRPr="00F356D7" w:rsidRDefault="00A8597C" w:rsidP="009E330D">
            <w:pPr>
              <w:ind w:right="-18"/>
            </w:pPr>
            <w:r w:rsidRPr="00F356D7">
              <w:t>10/1/16</w:t>
            </w:r>
          </w:p>
        </w:tc>
      </w:tr>
      <w:tr w:rsidR="00A8597C" w:rsidRPr="00F356D7" w14:paraId="03008F4F"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8488F4B" w14:textId="77777777" w:rsidR="00A8597C" w:rsidRPr="00F356D7" w:rsidRDefault="00A8597C" w:rsidP="009E330D">
            <w:pPr>
              <w:ind w:hanging="3"/>
            </w:pPr>
            <w:r w:rsidRPr="00F356D7">
              <w:t>3.9.</w:t>
            </w:r>
          </w:p>
        </w:tc>
        <w:tc>
          <w:tcPr>
            <w:tcW w:w="6120" w:type="dxa"/>
            <w:tcBorders>
              <w:top w:val="nil"/>
              <w:left w:val="nil"/>
              <w:bottom w:val="single" w:sz="4" w:space="0" w:color="auto"/>
              <w:right w:val="single" w:sz="4" w:space="0" w:color="auto"/>
            </w:tcBorders>
            <w:shd w:val="clear" w:color="auto" w:fill="auto"/>
            <w:vAlign w:val="bottom"/>
            <w:hideMark/>
          </w:tcPr>
          <w:p w14:paraId="62ADE2D2" w14:textId="77777777" w:rsidR="00A8597C" w:rsidRPr="00F356D7" w:rsidRDefault="00A8597C" w:rsidP="009E330D">
            <w:pPr>
              <w:ind w:hanging="18"/>
            </w:pPr>
            <w:r w:rsidRPr="00F356D7">
              <w:t>Ensure that the chosen sulfate to sulfide enzymes couple to give predicted flux - in vitro and in vivo</w:t>
            </w:r>
          </w:p>
        </w:tc>
        <w:tc>
          <w:tcPr>
            <w:tcW w:w="990" w:type="dxa"/>
            <w:tcBorders>
              <w:top w:val="nil"/>
              <w:left w:val="nil"/>
              <w:bottom w:val="single" w:sz="4" w:space="0" w:color="auto"/>
              <w:right w:val="single" w:sz="4" w:space="0" w:color="auto"/>
            </w:tcBorders>
            <w:shd w:val="clear" w:color="auto" w:fill="auto"/>
            <w:vAlign w:val="bottom"/>
            <w:hideMark/>
          </w:tcPr>
          <w:p w14:paraId="43E3836E"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0A35F772" w14:textId="77777777" w:rsidR="00A8597C" w:rsidRPr="00F356D7" w:rsidRDefault="00A8597C" w:rsidP="009E330D">
            <w:pPr>
              <w:ind w:hanging="18"/>
            </w:pPr>
            <w:r w:rsidRPr="00F356D7">
              <w:t>9/1/16</w:t>
            </w:r>
          </w:p>
        </w:tc>
        <w:tc>
          <w:tcPr>
            <w:tcW w:w="1170" w:type="dxa"/>
            <w:tcBorders>
              <w:top w:val="nil"/>
              <w:left w:val="nil"/>
              <w:bottom w:val="single" w:sz="4" w:space="0" w:color="auto"/>
              <w:right w:val="single" w:sz="4" w:space="0" w:color="auto"/>
            </w:tcBorders>
            <w:shd w:val="clear" w:color="auto" w:fill="auto"/>
            <w:noWrap/>
            <w:vAlign w:val="bottom"/>
            <w:hideMark/>
          </w:tcPr>
          <w:p w14:paraId="536273C8" w14:textId="77777777" w:rsidR="00A8597C" w:rsidRPr="00F356D7" w:rsidRDefault="00A8597C" w:rsidP="009E330D">
            <w:pPr>
              <w:ind w:right="-18"/>
            </w:pPr>
            <w:r w:rsidRPr="00F356D7">
              <w:t>1/1/17</w:t>
            </w:r>
          </w:p>
        </w:tc>
      </w:tr>
      <w:tr w:rsidR="00A8597C" w:rsidRPr="00F356D7" w14:paraId="78124EE3"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7868066" w14:textId="77777777" w:rsidR="00A8597C" w:rsidRPr="00F356D7" w:rsidRDefault="00A8597C" w:rsidP="009E330D">
            <w:pPr>
              <w:ind w:hanging="3"/>
            </w:pPr>
            <w:r w:rsidRPr="00F356D7">
              <w:t>3.10.</w:t>
            </w:r>
          </w:p>
        </w:tc>
        <w:tc>
          <w:tcPr>
            <w:tcW w:w="6120" w:type="dxa"/>
            <w:tcBorders>
              <w:top w:val="nil"/>
              <w:left w:val="nil"/>
              <w:bottom w:val="single" w:sz="4" w:space="0" w:color="auto"/>
              <w:right w:val="single" w:sz="4" w:space="0" w:color="auto"/>
            </w:tcBorders>
            <w:shd w:val="clear" w:color="auto" w:fill="auto"/>
            <w:vAlign w:val="bottom"/>
            <w:hideMark/>
          </w:tcPr>
          <w:p w14:paraId="0DF89377" w14:textId="77777777" w:rsidR="00A8597C" w:rsidRPr="00F356D7" w:rsidRDefault="00A8597C" w:rsidP="009E330D">
            <w:pPr>
              <w:ind w:hanging="18"/>
            </w:pPr>
            <w:r w:rsidRPr="00F356D7">
              <w:t>Substitute enzymes from a single host if necessary - make adjustments based on in vivo flux measurements</w:t>
            </w:r>
          </w:p>
        </w:tc>
        <w:tc>
          <w:tcPr>
            <w:tcW w:w="990" w:type="dxa"/>
            <w:tcBorders>
              <w:top w:val="nil"/>
              <w:left w:val="nil"/>
              <w:bottom w:val="single" w:sz="4" w:space="0" w:color="auto"/>
              <w:right w:val="single" w:sz="4" w:space="0" w:color="auto"/>
            </w:tcBorders>
            <w:shd w:val="clear" w:color="auto" w:fill="auto"/>
            <w:vAlign w:val="bottom"/>
            <w:hideMark/>
          </w:tcPr>
          <w:p w14:paraId="143DEE83"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26F3C67F" w14:textId="77777777" w:rsidR="00A8597C" w:rsidRPr="00F356D7" w:rsidRDefault="00A8597C" w:rsidP="009E330D">
            <w:pPr>
              <w:ind w:hanging="18"/>
            </w:pPr>
            <w:r w:rsidRPr="00F356D7">
              <w:t>9/1/16</w:t>
            </w:r>
          </w:p>
        </w:tc>
        <w:tc>
          <w:tcPr>
            <w:tcW w:w="1170" w:type="dxa"/>
            <w:tcBorders>
              <w:top w:val="nil"/>
              <w:left w:val="nil"/>
              <w:bottom w:val="single" w:sz="4" w:space="0" w:color="auto"/>
              <w:right w:val="single" w:sz="4" w:space="0" w:color="auto"/>
            </w:tcBorders>
            <w:shd w:val="clear" w:color="auto" w:fill="auto"/>
            <w:noWrap/>
            <w:vAlign w:val="bottom"/>
            <w:hideMark/>
          </w:tcPr>
          <w:p w14:paraId="7112C4BC" w14:textId="77777777" w:rsidR="00A8597C" w:rsidRPr="00F356D7" w:rsidRDefault="00A8597C" w:rsidP="009E330D">
            <w:pPr>
              <w:ind w:right="-18"/>
            </w:pPr>
            <w:r w:rsidRPr="00F356D7">
              <w:t>1/1/17</w:t>
            </w:r>
          </w:p>
        </w:tc>
      </w:tr>
      <w:tr w:rsidR="00A8597C" w:rsidRPr="00F356D7" w14:paraId="72ADA1E8"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1695E90" w14:textId="77777777" w:rsidR="00A8597C" w:rsidRPr="00F356D7" w:rsidRDefault="00A8597C" w:rsidP="009E330D">
            <w:pPr>
              <w:ind w:hanging="3"/>
            </w:pPr>
            <w:r w:rsidRPr="00F356D7">
              <w:t>M3.7</w:t>
            </w:r>
          </w:p>
        </w:tc>
        <w:tc>
          <w:tcPr>
            <w:tcW w:w="6120" w:type="dxa"/>
            <w:tcBorders>
              <w:top w:val="nil"/>
              <w:left w:val="nil"/>
              <w:bottom w:val="single" w:sz="4" w:space="0" w:color="auto"/>
              <w:right w:val="single" w:sz="4" w:space="0" w:color="auto"/>
            </w:tcBorders>
            <w:shd w:val="clear" w:color="auto" w:fill="auto"/>
            <w:vAlign w:val="bottom"/>
            <w:hideMark/>
          </w:tcPr>
          <w:p w14:paraId="725D9D24" w14:textId="77777777" w:rsidR="00A8597C" w:rsidRPr="00F356D7" w:rsidRDefault="00A8597C" w:rsidP="009E330D">
            <w:pPr>
              <w:ind w:hanging="18"/>
            </w:pPr>
            <w:r w:rsidRPr="00F356D7">
              <w:t>Milestone: choose enzymes for the sulf</w:t>
            </w:r>
            <w:r>
              <w:t>i</w:t>
            </w:r>
            <w:r w:rsidRPr="00F356D7">
              <w:t>te-to-sulfide module based on  highest activity (&gt;10 units/mg)</w:t>
            </w:r>
          </w:p>
        </w:tc>
        <w:tc>
          <w:tcPr>
            <w:tcW w:w="990" w:type="dxa"/>
            <w:tcBorders>
              <w:top w:val="nil"/>
              <w:left w:val="nil"/>
              <w:bottom w:val="single" w:sz="4" w:space="0" w:color="auto"/>
              <w:right w:val="single" w:sz="4" w:space="0" w:color="auto"/>
            </w:tcBorders>
            <w:shd w:val="clear" w:color="auto" w:fill="auto"/>
            <w:vAlign w:val="bottom"/>
            <w:hideMark/>
          </w:tcPr>
          <w:p w14:paraId="0C625E6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4CC2D52"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hideMark/>
          </w:tcPr>
          <w:p w14:paraId="17F37A75" w14:textId="77777777" w:rsidR="00A8597C" w:rsidRPr="00F356D7" w:rsidRDefault="00A8597C" w:rsidP="009E330D">
            <w:pPr>
              <w:ind w:right="-18"/>
            </w:pPr>
            <w:r w:rsidRPr="00F356D7">
              <w:t>1/1/17</w:t>
            </w:r>
          </w:p>
        </w:tc>
      </w:tr>
      <w:tr w:rsidR="00A8597C" w:rsidRPr="00F356D7" w14:paraId="69A5529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A294575" w14:textId="77777777" w:rsidR="00A8597C" w:rsidRPr="00F356D7" w:rsidRDefault="00A8597C" w:rsidP="009E330D">
            <w:pPr>
              <w:ind w:hanging="3"/>
            </w:pPr>
            <w:r w:rsidRPr="004A7D91">
              <w:rPr>
                <w:color w:val="FF0000"/>
              </w:rPr>
              <w:lastRenderedPageBreak/>
              <w:t xml:space="preserve">3.8. </w:t>
            </w:r>
          </w:p>
        </w:tc>
        <w:tc>
          <w:tcPr>
            <w:tcW w:w="6120" w:type="dxa"/>
            <w:tcBorders>
              <w:top w:val="nil"/>
              <w:left w:val="nil"/>
              <w:bottom w:val="single" w:sz="4" w:space="0" w:color="auto"/>
              <w:right w:val="single" w:sz="4" w:space="0" w:color="auto"/>
            </w:tcBorders>
            <w:shd w:val="clear" w:color="auto" w:fill="auto"/>
            <w:vAlign w:val="bottom"/>
            <w:hideMark/>
          </w:tcPr>
          <w:p w14:paraId="6C5A5CDD" w14:textId="77777777" w:rsidR="00A8597C" w:rsidRPr="00F356D7" w:rsidRDefault="00A8597C" w:rsidP="009E330D">
            <w:pPr>
              <w:ind w:hanging="18"/>
            </w:pPr>
            <w:r w:rsidRPr="004A7D91">
              <w:rPr>
                <w:color w:val="FF0000"/>
              </w:rPr>
              <w:t> </w:t>
            </w:r>
            <w:r>
              <w:rPr>
                <w:color w:val="FF0000"/>
              </w:rPr>
              <w:t>E</w:t>
            </w:r>
            <w:r w:rsidRPr="004A7D91">
              <w:rPr>
                <w:color w:val="FF0000"/>
              </w:rPr>
              <w:t>valuate steady-state kinetics for the reverse MCR reaction</w:t>
            </w:r>
            <w:r>
              <w:rPr>
                <w:color w:val="FF0000"/>
              </w:rPr>
              <w:t>, determining its kinetic parameters and establishing the rate-limiting step.</w:t>
            </w:r>
          </w:p>
        </w:tc>
        <w:tc>
          <w:tcPr>
            <w:tcW w:w="990" w:type="dxa"/>
            <w:tcBorders>
              <w:top w:val="nil"/>
              <w:left w:val="nil"/>
              <w:bottom w:val="single" w:sz="4" w:space="0" w:color="auto"/>
              <w:right w:val="single" w:sz="4" w:space="0" w:color="auto"/>
            </w:tcBorders>
            <w:shd w:val="clear" w:color="auto" w:fill="auto"/>
            <w:vAlign w:val="bottom"/>
            <w:hideMark/>
          </w:tcPr>
          <w:p w14:paraId="61A96F70" w14:textId="77777777" w:rsidR="00A8597C" w:rsidRPr="00F356D7" w:rsidRDefault="00A8597C" w:rsidP="009E330D">
            <w:pPr>
              <w:ind w:left="-18"/>
            </w:pPr>
            <w:r w:rsidRPr="004A7D91">
              <w:rPr>
                <w:color w:val="FF0000"/>
              </w:rPr>
              <w:t>6</w:t>
            </w:r>
          </w:p>
        </w:tc>
        <w:tc>
          <w:tcPr>
            <w:tcW w:w="900" w:type="dxa"/>
            <w:tcBorders>
              <w:top w:val="nil"/>
              <w:left w:val="nil"/>
              <w:bottom w:val="single" w:sz="4" w:space="0" w:color="auto"/>
              <w:right w:val="single" w:sz="4" w:space="0" w:color="auto"/>
            </w:tcBorders>
            <w:shd w:val="clear" w:color="auto" w:fill="auto"/>
            <w:noWrap/>
            <w:vAlign w:val="bottom"/>
            <w:hideMark/>
          </w:tcPr>
          <w:p w14:paraId="3C24FDEB" w14:textId="77777777" w:rsidR="00A8597C" w:rsidRPr="00F356D7" w:rsidRDefault="00A8597C" w:rsidP="009E330D">
            <w:pPr>
              <w:ind w:hanging="18"/>
            </w:pPr>
            <w:r w:rsidRPr="004A7D91">
              <w:rPr>
                <w:color w:val="FF0000"/>
              </w:rPr>
              <w:t>2/1/15</w:t>
            </w:r>
          </w:p>
        </w:tc>
        <w:tc>
          <w:tcPr>
            <w:tcW w:w="1170" w:type="dxa"/>
            <w:tcBorders>
              <w:top w:val="nil"/>
              <w:left w:val="nil"/>
              <w:bottom w:val="single" w:sz="4" w:space="0" w:color="auto"/>
              <w:right w:val="single" w:sz="4" w:space="0" w:color="auto"/>
            </w:tcBorders>
            <w:shd w:val="clear" w:color="auto" w:fill="auto"/>
            <w:noWrap/>
            <w:vAlign w:val="bottom"/>
            <w:hideMark/>
          </w:tcPr>
          <w:p w14:paraId="722DFF3A" w14:textId="77777777" w:rsidR="00A8597C" w:rsidRPr="00F356D7" w:rsidRDefault="00A8597C" w:rsidP="009E330D">
            <w:pPr>
              <w:ind w:right="-18"/>
            </w:pPr>
            <w:r w:rsidRPr="004A7D91">
              <w:rPr>
                <w:color w:val="FF0000"/>
              </w:rPr>
              <w:t>8/1/15</w:t>
            </w:r>
          </w:p>
        </w:tc>
      </w:tr>
      <w:tr w:rsidR="00A8597C" w:rsidRPr="00F356D7" w14:paraId="1672A25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65F9607" w14:textId="77777777" w:rsidR="00A8597C" w:rsidRPr="004A7D91" w:rsidRDefault="00A8597C" w:rsidP="009E330D">
            <w:pPr>
              <w:ind w:hanging="3"/>
              <w:rPr>
                <w:color w:val="FF0000"/>
              </w:rPr>
            </w:pPr>
            <w:r>
              <w:rPr>
                <w:color w:val="FF0000"/>
              </w:rPr>
              <w:t>M3.8</w:t>
            </w:r>
          </w:p>
        </w:tc>
        <w:tc>
          <w:tcPr>
            <w:tcW w:w="6120" w:type="dxa"/>
            <w:tcBorders>
              <w:top w:val="nil"/>
              <w:left w:val="nil"/>
              <w:bottom w:val="single" w:sz="4" w:space="0" w:color="auto"/>
              <w:right w:val="single" w:sz="4" w:space="0" w:color="auto"/>
            </w:tcBorders>
            <w:shd w:val="clear" w:color="auto" w:fill="auto"/>
            <w:vAlign w:val="bottom"/>
          </w:tcPr>
          <w:p w14:paraId="1C0B2C1D" w14:textId="77777777" w:rsidR="00A8597C" w:rsidRPr="004A7D91" w:rsidRDefault="00A8597C" w:rsidP="009E330D">
            <w:pPr>
              <w:ind w:hanging="18"/>
              <w:rPr>
                <w:color w:val="FF0000"/>
              </w:rPr>
            </w:pPr>
            <w:r>
              <w:rPr>
                <w:color w:val="FF0000"/>
              </w:rPr>
              <w:t xml:space="preserve">Provide the steady-state rate of the reverse reaction </w:t>
            </w:r>
          </w:p>
        </w:tc>
        <w:tc>
          <w:tcPr>
            <w:tcW w:w="990" w:type="dxa"/>
            <w:tcBorders>
              <w:top w:val="nil"/>
              <w:left w:val="nil"/>
              <w:bottom w:val="single" w:sz="4" w:space="0" w:color="auto"/>
              <w:right w:val="single" w:sz="4" w:space="0" w:color="auto"/>
            </w:tcBorders>
            <w:shd w:val="clear" w:color="auto" w:fill="auto"/>
            <w:vAlign w:val="bottom"/>
          </w:tcPr>
          <w:p w14:paraId="73A8166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27013EF" w14:textId="77777777" w:rsidR="00A8597C" w:rsidRPr="004A7D91" w:rsidRDefault="00A8597C" w:rsidP="009E330D">
            <w:pPr>
              <w:ind w:hanging="18"/>
              <w:rPr>
                <w:color w:val="FF0000"/>
              </w:rPr>
            </w:pPr>
            <w:r>
              <w:rPr>
                <w:color w:val="FF0000"/>
              </w:rPr>
              <w:t>8/1/15</w:t>
            </w:r>
          </w:p>
        </w:tc>
        <w:tc>
          <w:tcPr>
            <w:tcW w:w="1170" w:type="dxa"/>
            <w:tcBorders>
              <w:top w:val="nil"/>
              <w:left w:val="nil"/>
              <w:bottom w:val="single" w:sz="4" w:space="0" w:color="auto"/>
              <w:right w:val="single" w:sz="4" w:space="0" w:color="auto"/>
            </w:tcBorders>
            <w:shd w:val="clear" w:color="auto" w:fill="auto"/>
            <w:noWrap/>
            <w:vAlign w:val="bottom"/>
          </w:tcPr>
          <w:p w14:paraId="70B97962" w14:textId="77777777" w:rsidR="00A8597C" w:rsidRPr="004A7D91" w:rsidRDefault="00A8597C" w:rsidP="009E330D">
            <w:pPr>
              <w:ind w:right="-18"/>
              <w:rPr>
                <w:color w:val="FF0000"/>
              </w:rPr>
            </w:pPr>
            <w:r>
              <w:rPr>
                <w:color w:val="FF0000"/>
              </w:rPr>
              <w:t>8/1/15</w:t>
            </w:r>
          </w:p>
        </w:tc>
      </w:tr>
      <w:tr w:rsidR="00A8597C" w:rsidRPr="00F356D7" w14:paraId="7D124113"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46CA68ED" w14:textId="77777777" w:rsidR="00A8597C" w:rsidRDefault="00A8597C" w:rsidP="009E330D">
            <w:pPr>
              <w:ind w:hanging="3"/>
              <w:rPr>
                <w:color w:val="FF0000"/>
              </w:rPr>
            </w:pPr>
            <w:r>
              <w:rPr>
                <w:color w:val="FF0000"/>
              </w:rPr>
              <w:t>M3.9</w:t>
            </w:r>
          </w:p>
        </w:tc>
        <w:tc>
          <w:tcPr>
            <w:tcW w:w="6120" w:type="dxa"/>
            <w:tcBorders>
              <w:top w:val="nil"/>
              <w:left w:val="nil"/>
              <w:bottom w:val="single" w:sz="4" w:space="0" w:color="auto"/>
              <w:right w:val="single" w:sz="4" w:space="0" w:color="auto"/>
            </w:tcBorders>
            <w:shd w:val="clear" w:color="auto" w:fill="auto"/>
            <w:vAlign w:val="bottom"/>
          </w:tcPr>
          <w:p w14:paraId="5E2821F7" w14:textId="77777777" w:rsidR="00A8597C" w:rsidRDefault="00A8597C" w:rsidP="009E330D">
            <w:pPr>
              <w:ind w:hanging="18"/>
              <w:rPr>
                <w:color w:val="FF0000"/>
              </w:rPr>
            </w:pPr>
            <w:r>
              <w:rPr>
                <w:color w:val="FF0000"/>
              </w:rPr>
              <w:t>Establish if product release or chemistry is rate-limiting in AOM</w:t>
            </w:r>
          </w:p>
        </w:tc>
        <w:tc>
          <w:tcPr>
            <w:tcW w:w="990" w:type="dxa"/>
            <w:tcBorders>
              <w:top w:val="nil"/>
              <w:left w:val="nil"/>
              <w:bottom w:val="single" w:sz="4" w:space="0" w:color="auto"/>
              <w:right w:val="single" w:sz="4" w:space="0" w:color="auto"/>
            </w:tcBorders>
            <w:shd w:val="clear" w:color="auto" w:fill="auto"/>
            <w:vAlign w:val="bottom"/>
          </w:tcPr>
          <w:p w14:paraId="44ABE0B7"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0D89A1C" w14:textId="77777777" w:rsidR="00A8597C" w:rsidRDefault="00A8597C" w:rsidP="009E330D">
            <w:pPr>
              <w:ind w:hanging="18"/>
              <w:rPr>
                <w:color w:val="FF0000"/>
              </w:rPr>
            </w:pPr>
            <w:r>
              <w:rPr>
                <w:color w:val="FF0000"/>
              </w:rPr>
              <w:t>8/1/15</w:t>
            </w:r>
          </w:p>
        </w:tc>
        <w:tc>
          <w:tcPr>
            <w:tcW w:w="1170" w:type="dxa"/>
            <w:tcBorders>
              <w:top w:val="nil"/>
              <w:left w:val="nil"/>
              <w:bottom w:val="single" w:sz="4" w:space="0" w:color="auto"/>
              <w:right w:val="single" w:sz="4" w:space="0" w:color="auto"/>
            </w:tcBorders>
            <w:shd w:val="clear" w:color="auto" w:fill="auto"/>
            <w:noWrap/>
            <w:vAlign w:val="bottom"/>
          </w:tcPr>
          <w:p w14:paraId="609CDE8A" w14:textId="77777777" w:rsidR="00A8597C" w:rsidRDefault="00A8597C" w:rsidP="009E330D">
            <w:pPr>
              <w:ind w:right="-18"/>
              <w:rPr>
                <w:color w:val="FF0000"/>
              </w:rPr>
            </w:pPr>
            <w:r>
              <w:rPr>
                <w:color w:val="FF0000"/>
              </w:rPr>
              <w:t>8/1/15</w:t>
            </w:r>
          </w:p>
        </w:tc>
      </w:tr>
      <w:tr w:rsidR="00A8597C" w:rsidRPr="00F356D7" w14:paraId="169D1452"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40577A27" w14:textId="77777777" w:rsidR="00A8597C" w:rsidRDefault="00A8597C" w:rsidP="009E330D">
            <w:pPr>
              <w:ind w:hanging="3"/>
              <w:rPr>
                <w:color w:val="FF0000"/>
              </w:rPr>
            </w:pPr>
            <w:r>
              <w:rPr>
                <w:color w:val="FF0000"/>
              </w:rPr>
              <w:t>3.9.</w:t>
            </w:r>
          </w:p>
        </w:tc>
        <w:tc>
          <w:tcPr>
            <w:tcW w:w="6120" w:type="dxa"/>
            <w:tcBorders>
              <w:top w:val="nil"/>
              <w:left w:val="nil"/>
              <w:bottom w:val="single" w:sz="4" w:space="0" w:color="auto"/>
              <w:right w:val="single" w:sz="4" w:space="0" w:color="auto"/>
            </w:tcBorders>
            <w:shd w:val="clear" w:color="auto" w:fill="auto"/>
            <w:vAlign w:val="bottom"/>
          </w:tcPr>
          <w:p w14:paraId="76F5F492" w14:textId="77777777" w:rsidR="00A8597C" w:rsidRDefault="00A8597C" w:rsidP="009E330D">
            <w:pPr>
              <w:ind w:hanging="18"/>
              <w:rPr>
                <w:color w:val="FF0000"/>
              </w:rPr>
            </w:pPr>
            <w:r>
              <w:rPr>
                <w:color w:val="FF0000"/>
              </w:rPr>
              <w:t xml:space="preserve">Characterize the coupling between the </w:t>
            </w:r>
            <w:r w:rsidRPr="0015730A">
              <w:rPr>
                <w:i/>
                <w:color w:val="FF0000"/>
              </w:rPr>
              <w:t xml:space="preserve">M. </w:t>
            </w:r>
            <w:proofErr w:type="spellStart"/>
            <w:r w:rsidRPr="0015730A">
              <w:rPr>
                <w:i/>
                <w:color w:val="FF0000"/>
              </w:rPr>
              <w:t>marburgensis</w:t>
            </w:r>
            <w:proofErr w:type="spellEnd"/>
            <w:r>
              <w:rPr>
                <w:color w:val="FF0000"/>
              </w:rPr>
              <w:t xml:space="preserve"> MCR and the </w:t>
            </w:r>
            <w:proofErr w:type="spellStart"/>
            <w:r>
              <w:rPr>
                <w:color w:val="FF0000"/>
              </w:rPr>
              <w:t>thiol:fumarate</w:t>
            </w:r>
            <w:proofErr w:type="spellEnd"/>
            <w:r>
              <w:rPr>
                <w:color w:val="FF0000"/>
              </w:rPr>
              <w:t xml:space="preserve"> reductase  </w:t>
            </w:r>
            <w:r w:rsidRPr="0015730A">
              <w:rPr>
                <w:i/>
                <w:color w:val="FF0000"/>
              </w:rPr>
              <w:t xml:space="preserve">M. </w:t>
            </w:r>
            <w:proofErr w:type="spellStart"/>
            <w:r w:rsidRPr="0015730A">
              <w:rPr>
                <w:i/>
                <w:color w:val="FF0000"/>
              </w:rPr>
              <w:t>maripaludis</w:t>
            </w:r>
            <w:proofErr w:type="spellEnd"/>
            <w:r w:rsidRPr="0015730A">
              <w:rPr>
                <w:color w:val="FF0000"/>
              </w:rPr>
              <w:t xml:space="preserve"> </w:t>
            </w:r>
            <w:proofErr w:type="spellStart"/>
            <w:r w:rsidRPr="0015730A">
              <w:rPr>
                <w:color w:val="FF0000"/>
              </w:rPr>
              <w:t>thiol:fumarate</w:t>
            </w:r>
            <w:proofErr w:type="spellEnd"/>
            <w:r w:rsidRPr="0015730A">
              <w:rPr>
                <w:color w:val="FF0000"/>
              </w:rPr>
              <w:t xml:space="preserve"> </w:t>
            </w:r>
            <w:r>
              <w:rPr>
                <w:color w:val="FF0000"/>
              </w:rPr>
              <w:t xml:space="preserve">reductase and its interaction with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r>
              <w:rPr>
                <w:color w:val="FF0000"/>
              </w:rPr>
              <w:t>MCR</w:t>
            </w:r>
          </w:p>
        </w:tc>
        <w:tc>
          <w:tcPr>
            <w:tcW w:w="990" w:type="dxa"/>
            <w:tcBorders>
              <w:top w:val="nil"/>
              <w:left w:val="nil"/>
              <w:bottom w:val="single" w:sz="4" w:space="0" w:color="auto"/>
              <w:right w:val="single" w:sz="4" w:space="0" w:color="auto"/>
            </w:tcBorders>
            <w:shd w:val="clear" w:color="auto" w:fill="auto"/>
            <w:vAlign w:val="bottom"/>
          </w:tcPr>
          <w:p w14:paraId="54B46D0A" w14:textId="77777777" w:rsidR="00A8597C" w:rsidRPr="004A7D91" w:rsidRDefault="00A8597C" w:rsidP="009E330D">
            <w:pPr>
              <w:ind w:left="-18"/>
              <w:rPr>
                <w:color w:val="FF0000"/>
              </w:rPr>
            </w:pPr>
            <w:r>
              <w:rPr>
                <w:color w:val="FF0000"/>
              </w:rPr>
              <w:t>12</w:t>
            </w:r>
          </w:p>
        </w:tc>
        <w:tc>
          <w:tcPr>
            <w:tcW w:w="900" w:type="dxa"/>
            <w:tcBorders>
              <w:top w:val="nil"/>
              <w:left w:val="nil"/>
              <w:bottom w:val="single" w:sz="4" w:space="0" w:color="auto"/>
              <w:right w:val="single" w:sz="4" w:space="0" w:color="auto"/>
            </w:tcBorders>
            <w:shd w:val="clear" w:color="auto" w:fill="auto"/>
            <w:noWrap/>
            <w:vAlign w:val="bottom"/>
          </w:tcPr>
          <w:p w14:paraId="28C7F6F8" w14:textId="77777777" w:rsidR="00A8597C" w:rsidRDefault="00A8597C" w:rsidP="009E330D">
            <w:pPr>
              <w:ind w:hanging="18"/>
              <w:rPr>
                <w:color w:val="FF0000"/>
              </w:rPr>
            </w:pPr>
            <w:r>
              <w:rPr>
                <w:color w:val="FF0000"/>
              </w:rPr>
              <w:t>3/1/15</w:t>
            </w:r>
          </w:p>
        </w:tc>
        <w:tc>
          <w:tcPr>
            <w:tcW w:w="1170" w:type="dxa"/>
            <w:tcBorders>
              <w:top w:val="nil"/>
              <w:left w:val="nil"/>
              <w:bottom w:val="single" w:sz="4" w:space="0" w:color="auto"/>
              <w:right w:val="single" w:sz="4" w:space="0" w:color="auto"/>
            </w:tcBorders>
            <w:shd w:val="clear" w:color="auto" w:fill="auto"/>
            <w:noWrap/>
            <w:vAlign w:val="bottom"/>
          </w:tcPr>
          <w:p w14:paraId="1A5A55DF" w14:textId="77777777" w:rsidR="00A8597C" w:rsidRDefault="00A8597C" w:rsidP="009E330D">
            <w:pPr>
              <w:ind w:right="-18"/>
              <w:rPr>
                <w:color w:val="FF0000"/>
              </w:rPr>
            </w:pPr>
            <w:r>
              <w:rPr>
                <w:color w:val="FF0000"/>
              </w:rPr>
              <w:t>3/1/16</w:t>
            </w:r>
          </w:p>
        </w:tc>
      </w:tr>
      <w:tr w:rsidR="00A8597C" w:rsidRPr="00F356D7" w14:paraId="713A1642"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3214C22" w14:textId="77777777" w:rsidR="00A8597C" w:rsidRDefault="00A8597C" w:rsidP="009E330D">
            <w:pPr>
              <w:ind w:hanging="3"/>
              <w:rPr>
                <w:color w:val="FF0000"/>
              </w:rPr>
            </w:pPr>
            <w:r>
              <w:rPr>
                <w:color w:val="FF0000"/>
              </w:rPr>
              <w:t>3.10</w:t>
            </w:r>
          </w:p>
        </w:tc>
        <w:tc>
          <w:tcPr>
            <w:tcW w:w="6120" w:type="dxa"/>
            <w:tcBorders>
              <w:top w:val="nil"/>
              <w:left w:val="nil"/>
              <w:bottom w:val="single" w:sz="4" w:space="0" w:color="auto"/>
              <w:right w:val="single" w:sz="4" w:space="0" w:color="auto"/>
            </w:tcBorders>
            <w:shd w:val="clear" w:color="auto" w:fill="auto"/>
            <w:vAlign w:val="bottom"/>
          </w:tcPr>
          <w:p w14:paraId="4F726C9F" w14:textId="77777777" w:rsidR="00A8597C" w:rsidRDefault="00A8597C" w:rsidP="009E330D">
            <w:pPr>
              <w:ind w:hanging="18"/>
              <w:rPr>
                <w:color w:val="FF0000"/>
              </w:rPr>
            </w:pPr>
            <w:r>
              <w:rPr>
                <w:color w:val="FF0000"/>
              </w:rPr>
              <w:t xml:space="preserve">Characterize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proofErr w:type="spellStart"/>
            <w:r w:rsidRPr="008F09D8">
              <w:rPr>
                <w:color w:val="FF0000"/>
              </w:rPr>
              <w:t>thiol:fumarate</w:t>
            </w:r>
            <w:proofErr w:type="spellEnd"/>
            <w:r w:rsidRPr="008F09D8">
              <w:rPr>
                <w:color w:val="FF0000"/>
              </w:rPr>
              <w:t xml:space="preserve"> </w:t>
            </w:r>
            <w:r>
              <w:rPr>
                <w:color w:val="FF0000"/>
              </w:rPr>
              <w:t xml:space="preserve">reductase and its interaction with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r>
              <w:rPr>
                <w:color w:val="FF0000"/>
              </w:rPr>
              <w:t>MCR</w:t>
            </w:r>
          </w:p>
        </w:tc>
        <w:tc>
          <w:tcPr>
            <w:tcW w:w="990" w:type="dxa"/>
            <w:tcBorders>
              <w:top w:val="nil"/>
              <w:left w:val="nil"/>
              <w:bottom w:val="single" w:sz="4" w:space="0" w:color="auto"/>
              <w:right w:val="single" w:sz="4" w:space="0" w:color="auto"/>
            </w:tcBorders>
            <w:shd w:val="clear" w:color="auto" w:fill="auto"/>
            <w:vAlign w:val="bottom"/>
          </w:tcPr>
          <w:p w14:paraId="73BDF968" w14:textId="77777777" w:rsidR="00A8597C" w:rsidRPr="004A7D91" w:rsidRDefault="00A8597C" w:rsidP="009E330D">
            <w:pPr>
              <w:ind w:left="-18"/>
              <w:rPr>
                <w:color w:val="FF0000"/>
              </w:rPr>
            </w:pPr>
            <w:r>
              <w:rPr>
                <w:color w:val="FF0000"/>
              </w:rPr>
              <w:t>8</w:t>
            </w:r>
          </w:p>
        </w:tc>
        <w:tc>
          <w:tcPr>
            <w:tcW w:w="900" w:type="dxa"/>
            <w:tcBorders>
              <w:top w:val="nil"/>
              <w:left w:val="nil"/>
              <w:bottom w:val="single" w:sz="4" w:space="0" w:color="auto"/>
              <w:right w:val="single" w:sz="4" w:space="0" w:color="auto"/>
            </w:tcBorders>
            <w:shd w:val="clear" w:color="auto" w:fill="auto"/>
            <w:noWrap/>
            <w:vAlign w:val="bottom"/>
          </w:tcPr>
          <w:p w14:paraId="5A160F54" w14:textId="77777777" w:rsidR="00A8597C" w:rsidRDefault="00A8597C" w:rsidP="009E330D">
            <w:pPr>
              <w:ind w:hanging="18"/>
              <w:rPr>
                <w:color w:val="FF0000"/>
              </w:rPr>
            </w:pPr>
            <w:r>
              <w:rPr>
                <w:color w:val="FF0000"/>
              </w:rPr>
              <w:t>7/1/15</w:t>
            </w:r>
          </w:p>
        </w:tc>
        <w:tc>
          <w:tcPr>
            <w:tcW w:w="1170" w:type="dxa"/>
            <w:tcBorders>
              <w:top w:val="nil"/>
              <w:left w:val="nil"/>
              <w:bottom w:val="single" w:sz="4" w:space="0" w:color="auto"/>
              <w:right w:val="single" w:sz="4" w:space="0" w:color="auto"/>
            </w:tcBorders>
            <w:shd w:val="clear" w:color="auto" w:fill="auto"/>
            <w:noWrap/>
            <w:vAlign w:val="bottom"/>
          </w:tcPr>
          <w:p w14:paraId="1B56EFCC" w14:textId="77777777" w:rsidR="00A8597C" w:rsidRDefault="00A8597C" w:rsidP="009E330D">
            <w:pPr>
              <w:ind w:right="-18"/>
              <w:rPr>
                <w:color w:val="FF0000"/>
              </w:rPr>
            </w:pPr>
            <w:r>
              <w:rPr>
                <w:color w:val="FF0000"/>
              </w:rPr>
              <w:t>3/1/16</w:t>
            </w:r>
          </w:p>
        </w:tc>
      </w:tr>
      <w:tr w:rsidR="00A8597C" w:rsidRPr="00F356D7" w14:paraId="5B84E17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C74E82C" w14:textId="77777777" w:rsidR="00A8597C" w:rsidRDefault="00A8597C" w:rsidP="009E330D">
            <w:pPr>
              <w:ind w:hanging="3"/>
              <w:rPr>
                <w:color w:val="FF0000"/>
              </w:rPr>
            </w:pPr>
            <w:r>
              <w:rPr>
                <w:color w:val="FF0000"/>
              </w:rPr>
              <w:t>M3.10</w:t>
            </w:r>
          </w:p>
        </w:tc>
        <w:tc>
          <w:tcPr>
            <w:tcW w:w="6120" w:type="dxa"/>
            <w:tcBorders>
              <w:top w:val="nil"/>
              <w:left w:val="nil"/>
              <w:bottom w:val="single" w:sz="4" w:space="0" w:color="auto"/>
              <w:right w:val="single" w:sz="4" w:space="0" w:color="auto"/>
            </w:tcBorders>
            <w:shd w:val="clear" w:color="auto" w:fill="auto"/>
            <w:vAlign w:val="bottom"/>
          </w:tcPr>
          <w:p w14:paraId="0BFBC61D" w14:textId="77777777" w:rsidR="00A8597C" w:rsidRDefault="00A8597C" w:rsidP="009E330D">
            <w:pPr>
              <w:ind w:hanging="18"/>
              <w:rPr>
                <w:color w:val="FF0000"/>
              </w:rPr>
            </w:pPr>
            <w:r>
              <w:rPr>
                <w:color w:val="FF0000"/>
              </w:rPr>
              <w:t xml:space="preserve">Establish the optimum conditions for coupling the MCR and the </w:t>
            </w:r>
            <w:proofErr w:type="spellStart"/>
            <w:r>
              <w:rPr>
                <w:color w:val="FF0000"/>
              </w:rPr>
              <w:t>thiol:fumarate</w:t>
            </w:r>
            <w:proofErr w:type="spellEnd"/>
            <w:r>
              <w:rPr>
                <w:color w:val="FF0000"/>
              </w:rPr>
              <w:t xml:space="preserve"> reductase</w:t>
            </w:r>
          </w:p>
        </w:tc>
        <w:tc>
          <w:tcPr>
            <w:tcW w:w="990" w:type="dxa"/>
            <w:tcBorders>
              <w:top w:val="nil"/>
              <w:left w:val="nil"/>
              <w:bottom w:val="single" w:sz="4" w:space="0" w:color="auto"/>
              <w:right w:val="single" w:sz="4" w:space="0" w:color="auto"/>
            </w:tcBorders>
            <w:shd w:val="clear" w:color="auto" w:fill="auto"/>
            <w:vAlign w:val="bottom"/>
          </w:tcPr>
          <w:p w14:paraId="54EC101D"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7F33109B"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651115F9" w14:textId="77777777" w:rsidR="00A8597C" w:rsidRDefault="00A8597C" w:rsidP="009E330D">
            <w:pPr>
              <w:ind w:right="-18"/>
              <w:rPr>
                <w:color w:val="FF0000"/>
              </w:rPr>
            </w:pPr>
            <w:r>
              <w:rPr>
                <w:color w:val="FF0000"/>
              </w:rPr>
              <w:t>3/1/16</w:t>
            </w:r>
          </w:p>
        </w:tc>
      </w:tr>
      <w:tr w:rsidR="00A8597C" w:rsidRPr="00F356D7" w14:paraId="7F72D062"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3CACE01" w14:textId="77777777" w:rsidR="00A8597C" w:rsidRDefault="00A8597C" w:rsidP="009E330D">
            <w:pPr>
              <w:ind w:hanging="3"/>
              <w:rPr>
                <w:color w:val="FF0000"/>
              </w:rPr>
            </w:pPr>
            <w:r>
              <w:rPr>
                <w:color w:val="FF0000"/>
              </w:rPr>
              <w:t>3.11.</w:t>
            </w:r>
          </w:p>
        </w:tc>
        <w:tc>
          <w:tcPr>
            <w:tcW w:w="6120" w:type="dxa"/>
            <w:tcBorders>
              <w:top w:val="nil"/>
              <w:left w:val="nil"/>
              <w:bottom w:val="single" w:sz="4" w:space="0" w:color="auto"/>
              <w:right w:val="single" w:sz="4" w:space="0" w:color="auto"/>
            </w:tcBorders>
            <w:shd w:val="clear" w:color="auto" w:fill="auto"/>
            <w:vAlign w:val="bottom"/>
          </w:tcPr>
          <w:p w14:paraId="664DB72E" w14:textId="77777777" w:rsidR="00A8597C" w:rsidRDefault="00A8597C" w:rsidP="009E330D">
            <w:pPr>
              <w:ind w:hanging="18"/>
              <w:rPr>
                <w:color w:val="FF0000"/>
              </w:rPr>
            </w:pPr>
            <w:r>
              <w:rPr>
                <w:color w:val="FF0000"/>
              </w:rPr>
              <w:t>E</w:t>
            </w:r>
            <w:r w:rsidRPr="007C69FC">
              <w:rPr>
                <w:color w:val="FF0000"/>
              </w:rPr>
              <w:t xml:space="preserve">xperimentally determine the steady-state and </w:t>
            </w:r>
            <w:proofErr w:type="spellStart"/>
            <w:r w:rsidRPr="007C69FC">
              <w:rPr>
                <w:color w:val="FF0000"/>
              </w:rPr>
              <w:t>presteady</w:t>
            </w:r>
            <w:proofErr w:type="spellEnd"/>
            <w:r w:rsidRPr="007C69FC">
              <w:rPr>
                <w:color w:val="FF0000"/>
              </w:rPr>
              <w:t xml:space="preserve"> state kinetics </w:t>
            </w:r>
            <w:r>
              <w:rPr>
                <w:color w:val="FF0000"/>
              </w:rPr>
              <w:t xml:space="preserve">and </w:t>
            </w:r>
            <w:proofErr w:type="spellStart"/>
            <w:r>
              <w:rPr>
                <w:color w:val="FF0000"/>
              </w:rPr>
              <w:t>CoBSH</w:t>
            </w:r>
            <w:proofErr w:type="spellEnd"/>
            <w:r>
              <w:rPr>
                <w:color w:val="FF0000"/>
              </w:rPr>
              <w:t xml:space="preserve"> binding constants in</w:t>
            </w:r>
            <w:r w:rsidRPr="007C69FC">
              <w:rPr>
                <w:color w:val="FF0000"/>
              </w:rPr>
              <w:t xml:space="preserve"> the MCR reaction </w:t>
            </w:r>
            <w:r>
              <w:rPr>
                <w:color w:val="FF0000"/>
              </w:rPr>
              <w:t>for the MCR variants (generated on the basis of D. Smith’s computational work) versus</w:t>
            </w:r>
            <w:r w:rsidRPr="007C69FC">
              <w:rPr>
                <w:color w:val="FF0000"/>
              </w:rPr>
              <w:t xml:space="preserve"> the wild-type protein</w:t>
            </w:r>
            <w:r>
              <w:rPr>
                <w:color w:val="FF0000"/>
              </w:rPr>
              <w:t>.</w:t>
            </w:r>
          </w:p>
        </w:tc>
        <w:tc>
          <w:tcPr>
            <w:tcW w:w="990" w:type="dxa"/>
            <w:tcBorders>
              <w:top w:val="nil"/>
              <w:left w:val="nil"/>
              <w:bottom w:val="single" w:sz="4" w:space="0" w:color="auto"/>
              <w:right w:val="single" w:sz="4" w:space="0" w:color="auto"/>
            </w:tcBorders>
            <w:shd w:val="clear" w:color="auto" w:fill="auto"/>
            <w:vAlign w:val="bottom"/>
          </w:tcPr>
          <w:p w14:paraId="4E79501A"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F02E0F8"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4C7D56AC" w14:textId="77777777" w:rsidR="00A8597C" w:rsidRDefault="00A8597C" w:rsidP="009E330D">
            <w:pPr>
              <w:ind w:right="-18"/>
              <w:rPr>
                <w:color w:val="FF0000"/>
              </w:rPr>
            </w:pPr>
          </w:p>
        </w:tc>
      </w:tr>
      <w:tr w:rsidR="00A8597C" w:rsidRPr="00F356D7" w14:paraId="2E05E1D4"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72B13FE0" w14:textId="77777777" w:rsidR="00A8597C" w:rsidRDefault="00A8597C" w:rsidP="009E330D">
            <w:pPr>
              <w:ind w:hanging="3"/>
              <w:rPr>
                <w:color w:val="FF0000"/>
              </w:rPr>
            </w:pPr>
            <w:r>
              <w:rPr>
                <w:color w:val="FF0000"/>
              </w:rPr>
              <w:t>M.3.11</w:t>
            </w:r>
          </w:p>
        </w:tc>
        <w:tc>
          <w:tcPr>
            <w:tcW w:w="6120" w:type="dxa"/>
            <w:tcBorders>
              <w:top w:val="nil"/>
              <w:left w:val="nil"/>
              <w:bottom w:val="single" w:sz="4" w:space="0" w:color="auto"/>
              <w:right w:val="single" w:sz="4" w:space="0" w:color="auto"/>
            </w:tcBorders>
            <w:shd w:val="clear" w:color="auto" w:fill="auto"/>
            <w:vAlign w:val="bottom"/>
          </w:tcPr>
          <w:p w14:paraId="14EC7362" w14:textId="77777777" w:rsidR="00A8597C" w:rsidRDefault="00A8597C" w:rsidP="009E330D">
            <w:pPr>
              <w:ind w:hanging="18"/>
            </w:pPr>
            <w:r w:rsidRPr="00C721C3">
              <w:rPr>
                <w:color w:val="FF0000"/>
              </w:rPr>
              <w:t xml:space="preserve">Generate MCR variants that exhibit weaker binding of </w:t>
            </w:r>
            <w:proofErr w:type="spellStart"/>
            <w:r>
              <w:rPr>
                <w:color w:val="FF0000"/>
              </w:rPr>
              <w:t>CoBSH</w:t>
            </w:r>
            <w:proofErr w:type="spellEnd"/>
            <w:r w:rsidRPr="00C721C3">
              <w:rPr>
                <w:color w:val="FF0000"/>
              </w:rPr>
              <w:t xml:space="preserve">. </w:t>
            </w:r>
          </w:p>
        </w:tc>
        <w:tc>
          <w:tcPr>
            <w:tcW w:w="990" w:type="dxa"/>
            <w:tcBorders>
              <w:top w:val="nil"/>
              <w:left w:val="nil"/>
              <w:bottom w:val="single" w:sz="4" w:space="0" w:color="auto"/>
              <w:right w:val="single" w:sz="4" w:space="0" w:color="auto"/>
            </w:tcBorders>
            <w:shd w:val="clear" w:color="auto" w:fill="auto"/>
            <w:vAlign w:val="bottom"/>
          </w:tcPr>
          <w:p w14:paraId="4E13259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4F959AB2"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395C8923" w14:textId="77777777" w:rsidR="00A8597C" w:rsidRDefault="00A8597C" w:rsidP="009E330D">
            <w:pPr>
              <w:ind w:right="-18"/>
              <w:rPr>
                <w:color w:val="FF0000"/>
              </w:rPr>
            </w:pPr>
            <w:r>
              <w:rPr>
                <w:color w:val="FF0000"/>
              </w:rPr>
              <w:t>5/26/16</w:t>
            </w:r>
          </w:p>
        </w:tc>
      </w:tr>
      <w:tr w:rsidR="00A8597C" w:rsidRPr="00F356D7" w14:paraId="07143DD0"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2B53AE3" w14:textId="77777777" w:rsidR="00A8597C" w:rsidRDefault="00A8597C" w:rsidP="009E330D">
            <w:pPr>
              <w:ind w:hanging="3"/>
              <w:rPr>
                <w:color w:val="FF0000"/>
              </w:rPr>
            </w:pPr>
            <w:r>
              <w:rPr>
                <w:color w:val="FF0000"/>
              </w:rPr>
              <w:t>M.3.12</w:t>
            </w:r>
          </w:p>
        </w:tc>
        <w:tc>
          <w:tcPr>
            <w:tcW w:w="6120" w:type="dxa"/>
            <w:tcBorders>
              <w:top w:val="nil"/>
              <w:left w:val="nil"/>
              <w:bottom w:val="single" w:sz="4" w:space="0" w:color="auto"/>
              <w:right w:val="single" w:sz="4" w:space="0" w:color="auto"/>
            </w:tcBorders>
            <w:shd w:val="clear" w:color="auto" w:fill="auto"/>
            <w:vAlign w:val="bottom"/>
          </w:tcPr>
          <w:p w14:paraId="6DA0EB22" w14:textId="77777777" w:rsidR="00A8597C" w:rsidRDefault="00A8597C" w:rsidP="009E330D">
            <w:pPr>
              <w:ind w:hanging="18"/>
            </w:pPr>
            <w:r w:rsidRPr="00C721C3">
              <w:rPr>
                <w:color w:val="FF0000"/>
              </w:rPr>
              <w:t>Deliver an MCR with</w:t>
            </w:r>
            <w:r>
              <w:rPr>
                <w:color w:val="FF0000"/>
              </w:rPr>
              <w:t xml:space="preserve"> faster steady-state rates for the reverse MCR reaction. </w:t>
            </w:r>
            <w:r>
              <w:t xml:space="preserve"> </w:t>
            </w:r>
          </w:p>
        </w:tc>
        <w:tc>
          <w:tcPr>
            <w:tcW w:w="990" w:type="dxa"/>
            <w:tcBorders>
              <w:top w:val="nil"/>
              <w:left w:val="nil"/>
              <w:bottom w:val="single" w:sz="4" w:space="0" w:color="auto"/>
              <w:right w:val="single" w:sz="4" w:space="0" w:color="auto"/>
            </w:tcBorders>
            <w:shd w:val="clear" w:color="auto" w:fill="auto"/>
            <w:vAlign w:val="bottom"/>
          </w:tcPr>
          <w:p w14:paraId="51695AEE"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51D245BC"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0ACA1F02" w14:textId="77777777" w:rsidR="00A8597C" w:rsidRDefault="00A8597C" w:rsidP="009E330D">
            <w:pPr>
              <w:ind w:right="-18"/>
              <w:rPr>
                <w:color w:val="FF0000"/>
              </w:rPr>
            </w:pPr>
            <w:r>
              <w:rPr>
                <w:color w:val="FF0000"/>
              </w:rPr>
              <w:t>5/26/16</w:t>
            </w:r>
          </w:p>
        </w:tc>
      </w:tr>
      <w:tr w:rsidR="00A8597C" w:rsidRPr="00F356D7" w14:paraId="0F95CD3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E93FCE0" w14:textId="77777777" w:rsidR="00A8597C" w:rsidRDefault="00A8597C" w:rsidP="009E330D">
            <w:pPr>
              <w:ind w:hanging="3"/>
              <w:rPr>
                <w:color w:val="FF0000"/>
              </w:rPr>
            </w:pPr>
          </w:p>
        </w:tc>
        <w:tc>
          <w:tcPr>
            <w:tcW w:w="6120" w:type="dxa"/>
            <w:tcBorders>
              <w:top w:val="nil"/>
              <w:left w:val="nil"/>
              <w:bottom w:val="single" w:sz="4" w:space="0" w:color="auto"/>
              <w:right w:val="single" w:sz="4" w:space="0" w:color="auto"/>
            </w:tcBorders>
            <w:shd w:val="clear" w:color="auto" w:fill="auto"/>
            <w:vAlign w:val="bottom"/>
          </w:tcPr>
          <w:p w14:paraId="7E58EC92" w14:textId="77777777" w:rsidR="00A8597C" w:rsidRPr="00C721C3" w:rsidRDefault="00A8597C" w:rsidP="009E330D">
            <w:pPr>
              <w:ind w:hanging="18"/>
              <w:rPr>
                <w:color w:val="FF0000"/>
              </w:rPr>
            </w:pPr>
          </w:p>
        </w:tc>
        <w:tc>
          <w:tcPr>
            <w:tcW w:w="990" w:type="dxa"/>
            <w:tcBorders>
              <w:top w:val="nil"/>
              <w:left w:val="nil"/>
              <w:bottom w:val="single" w:sz="4" w:space="0" w:color="auto"/>
              <w:right w:val="single" w:sz="4" w:space="0" w:color="auto"/>
            </w:tcBorders>
            <w:shd w:val="clear" w:color="auto" w:fill="auto"/>
            <w:vAlign w:val="bottom"/>
          </w:tcPr>
          <w:p w14:paraId="34789D0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22C8596"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510D8AE1" w14:textId="77777777" w:rsidR="00A8597C" w:rsidRDefault="00A8597C" w:rsidP="009E330D">
            <w:pPr>
              <w:ind w:right="-18"/>
              <w:rPr>
                <w:color w:val="FF0000"/>
              </w:rPr>
            </w:pPr>
          </w:p>
        </w:tc>
      </w:tr>
      <w:tr w:rsidR="00A8597C" w:rsidRPr="00F356D7" w14:paraId="65118F8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00EE1A36" w14:textId="77777777" w:rsidR="00A8597C" w:rsidRPr="00F356D7" w:rsidRDefault="00A8597C" w:rsidP="009E330D">
            <w:pPr>
              <w:ind w:hanging="3"/>
            </w:pPr>
            <w:r w:rsidRPr="00F356D7">
              <w:t>4</w:t>
            </w:r>
          </w:p>
        </w:tc>
        <w:tc>
          <w:tcPr>
            <w:tcW w:w="6120" w:type="dxa"/>
            <w:tcBorders>
              <w:top w:val="nil"/>
              <w:left w:val="nil"/>
              <w:bottom w:val="single" w:sz="4" w:space="0" w:color="auto"/>
              <w:right w:val="single" w:sz="4" w:space="0" w:color="auto"/>
            </w:tcBorders>
            <w:shd w:val="clear" w:color="auto" w:fill="auto"/>
            <w:vAlign w:val="bottom"/>
            <w:hideMark/>
          </w:tcPr>
          <w:p w14:paraId="497046AF" w14:textId="77777777" w:rsidR="00A8597C" w:rsidRPr="00F356D7" w:rsidRDefault="00A8597C" w:rsidP="009E330D">
            <w:pPr>
              <w:ind w:hanging="18"/>
            </w:pPr>
            <w:r w:rsidRPr="00F356D7">
              <w:t xml:space="preserve">Molecular modeling of the ANME MCR and other enzymes involved in GTL - </w:t>
            </w:r>
            <w:proofErr w:type="spellStart"/>
            <w:r w:rsidRPr="00F356D7">
              <w:t>Dayle</w:t>
            </w:r>
            <w:proofErr w:type="spellEnd"/>
            <w:r w:rsidRPr="00F356D7">
              <w:t xml:space="preserve"> Smith (PNNL)</w:t>
            </w:r>
          </w:p>
        </w:tc>
        <w:tc>
          <w:tcPr>
            <w:tcW w:w="990" w:type="dxa"/>
            <w:tcBorders>
              <w:top w:val="nil"/>
              <w:left w:val="nil"/>
              <w:bottom w:val="single" w:sz="4" w:space="0" w:color="auto"/>
              <w:right w:val="single" w:sz="4" w:space="0" w:color="auto"/>
            </w:tcBorders>
            <w:shd w:val="clear" w:color="auto" w:fill="auto"/>
            <w:vAlign w:val="bottom"/>
            <w:hideMark/>
          </w:tcPr>
          <w:p w14:paraId="735482D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0C2C3A31"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17C11364" w14:textId="77777777" w:rsidR="00A8597C" w:rsidRPr="00F356D7" w:rsidRDefault="00A8597C" w:rsidP="009E330D">
            <w:pPr>
              <w:ind w:right="-18"/>
            </w:pPr>
          </w:p>
        </w:tc>
      </w:tr>
      <w:tr w:rsidR="00A8597C" w:rsidRPr="00F356D7" w14:paraId="2181BD46" w14:textId="77777777" w:rsidTr="002A6F3D">
        <w:trPr>
          <w:trHeight w:val="78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DBC5B0D" w14:textId="77777777" w:rsidR="00A8597C" w:rsidRPr="00F356D7" w:rsidRDefault="00A8597C" w:rsidP="009E330D">
            <w:pPr>
              <w:ind w:hanging="3"/>
            </w:pPr>
            <w:r w:rsidRPr="00F356D7">
              <w:t>4.1</w:t>
            </w:r>
          </w:p>
        </w:tc>
        <w:tc>
          <w:tcPr>
            <w:tcW w:w="6120" w:type="dxa"/>
            <w:tcBorders>
              <w:top w:val="nil"/>
              <w:left w:val="nil"/>
              <w:bottom w:val="single" w:sz="4" w:space="0" w:color="auto"/>
              <w:right w:val="single" w:sz="4" w:space="0" w:color="auto"/>
            </w:tcBorders>
            <w:shd w:val="clear" w:color="auto" w:fill="auto"/>
            <w:vAlign w:val="center"/>
            <w:hideMark/>
          </w:tcPr>
          <w:p w14:paraId="6DFDEB38" w14:textId="77777777" w:rsidR="00A8597C" w:rsidRPr="00F356D7" w:rsidRDefault="00A8597C" w:rsidP="009E330D">
            <w:pPr>
              <w:ind w:hanging="18"/>
            </w:pPr>
            <w:r w:rsidRPr="00F356D7">
              <w:t xml:space="preserve">Build classical physics potential energy model for MCR inter-atomic interaction potentials: Derive atom-centered charges, equilibrium coordinates and force constants for the four non-protein molecules F430, </w:t>
            </w:r>
            <w:proofErr w:type="spellStart"/>
            <w:r w:rsidRPr="00F356D7">
              <w:t>CoBSH</w:t>
            </w:r>
            <w:proofErr w:type="spellEnd"/>
            <w:r w:rsidRPr="00F356D7">
              <w:t xml:space="preserve">, </w:t>
            </w:r>
            <w:proofErr w:type="spellStart"/>
            <w:r w:rsidRPr="00F356D7">
              <w:t>SCoM</w:t>
            </w:r>
            <w:proofErr w:type="spellEnd"/>
            <w:r w:rsidRPr="00F356D7">
              <w:t xml:space="preserve">, </w:t>
            </w:r>
            <w:proofErr w:type="spellStart"/>
            <w:r w:rsidRPr="00F356D7">
              <w:t>CoBS-SCoM</w:t>
            </w:r>
            <w:proofErr w:type="spellEnd"/>
          </w:p>
        </w:tc>
        <w:tc>
          <w:tcPr>
            <w:tcW w:w="990" w:type="dxa"/>
            <w:tcBorders>
              <w:top w:val="nil"/>
              <w:left w:val="nil"/>
              <w:bottom w:val="single" w:sz="4" w:space="0" w:color="auto"/>
              <w:right w:val="single" w:sz="4" w:space="0" w:color="auto"/>
            </w:tcBorders>
            <w:shd w:val="clear" w:color="auto" w:fill="auto"/>
            <w:noWrap/>
            <w:vAlign w:val="bottom"/>
            <w:hideMark/>
          </w:tcPr>
          <w:p w14:paraId="4135B9F5"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452BB429"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38AB5FAA" w14:textId="77777777" w:rsidR="00A8597C" w:rsidRPr="00F356D7" w:rsidRDefault="00A8597C" w:rsidP="009E330D">
            <w:pPr>
              <w:ind w:right="-18"/>
            </w:pPr>
            <w:r w:rsidRPr="00F356D7">
              <w:t>7/1/14</w:t>
            </w:r>
          </w:p>
        </w:tc>
      </w:tr>
      <w:tr w:rsidR="00A8597C" w:rsidRPr="00F356D7" w14:paraId="5A1C8026" w14:textId="77777777" w:rsidTr="002A6F3D">
        <w:trPr>
          <w:trHeight w:val="600"/>
          <w:jc w:val="center"/>
        </w:trPr>
        <w:tc>
          <w:tcPr>
            <w:tcW w:w="855" w:type="dxa"/>
            <w:tcBorders>
              <w:top w:val="nil"/>
              <w:left w:val="single" w:sz="4" w:space="0" w:color="auto"/>
              <w:bottom w:val="single" w:sz="4" w:space="0" w:color="auto"/>
              <w:right w:val="nil"/>
            </w:tcBorders>
            <w:shd w:val="clear" w:color="auto" w:fill="auto"/>
            <w:vAlign w:val="center"/>
            <w:hideMark/>
          </w:tcPr>
          <w:p w14:paraId="0946E8F8" w14:textId="77777777" w:rsidR="00A8597C" w:rsidRPr="00F356D7" w:rsidRDefault="00A8597C" w:rsidP="009E330D">
            <w:pPr>
              <w:ind w:hanging="3"/>
            </w:pPr>
            <w:r w:rsidRPr="00F356D7">
              <w:t>M4.1</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006430F6" w14:textId="77777777" w:rsidR="00A8597C" w:rsidRPr="00F356D7" w:rsidRDefault="00A8597C" w:rsidP="009E330D">
            <w:pPr>
              <w:ind w:hanging="18"/>
            </w:pPr>
            <w:r w:rsidRPr="00F356D7">
              <w:t xml:space="preserve">Milestone: Reproduce experimental MCR structure 1MRO.pdb with a root-mean-squared deviation of less than 10 </w:t>
            </w:r>
            <w:proofErr w:type="spellStart"/>
            <w:r w:rsidRPr="00F356D7">
              <w:t>Ångstroms</w:t>
            </w:r>
            <w:proofErr w:type="spellEnd"/>
            <w:r w:rsidRPr="00F356D7">
              <w:t xml:space="preserve">.  </w:t>
            </w:r>
          </w:p>
        </w:tc>
        <w:tc>
          <w:tcPr>
            <w:tcW w:w="990" w:type="dxa"/>
            <w:tcBorders>
              <w:top w:val="nil"/>
              <w:left w:val="nil"/>
              <w:bottom w:val="single" w:sz="4" w:space="0" w:color="auto"/>
              <w:right w:val="single" w:sz="4" w:space="0" w:color="auto"/>
            </w:tcBorders>
            <w:shd w:val="clear" w:color="auto" w:fill="auto"/>
            <w:noWrap/>
            <w:vAlign w:val="bottom"/>
            <w:hideMark/>
          </w:tcPr>
          <w:p w14:paraId="1EB7100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FEFB5E3"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5A21B4A8" w14:textId="77777777" w:rsidR="00A8597C" w:rsidRPr="00F356D7" w:rsidRDefault="00A8597C" w:rsidP="009E330D">
            <w:pPr>
              <w:ind w:right="-18"/>
            </w:pPr>
            <w:r w:rsidRPr="00F356D7">
              <w:t>7/1/14</w:t>
            </w:r>
          </w:p>
        </w:tc>
      </w:tr>
      <w:tr w:rsidR="00A8597C" w:rsidRPr="00F356D7" w14:paraId="5451B3C2" w14:textId="77777777" w:rsidTr="002A6F3D">
        <w:trPr>
          <w:trHeight w:val="440"/>
          <w:jc w:val="center"/>
        </w:trPr>
        <w:tc>
          <w:tcPr>
            <w:tcW w:w="855" w:type="dxa"/>
            <w:tcBorders>
              <w:top w:val="nil"/>
              <w:left w:val="single" w:sz="4" w:space="0" w:color="auto"/>
              <w:bottom w:val="single" w:sz="4" w:space="0" w:color="auto"/>
              <w:right w:val="nil"/>
            </w:tcBorders>
            <w:shd w:val="clear" w:color="auto" w:fill="auto"/>
            <w:vAlign w:val="center"/>
            <w:hideMark/>
          </w:tcPr>
          <w:p w14:paraId="126D19F5" w14:textId="77777777" w:rsidR="00A8597C" w:rsidRPr="00F356D7" w:rsidRDefault="00A8597C" w:rsidP="009E330D">
            <w:pPr>
              <w:ind w:hanging="3"/>
            </w:pPr>
            <w:r w:rsidRPr="00F356D7">
              <w:t>4.2</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7E8991E9" w14:textId="77777777" w:rsidR="00A8597C" w:rsidRPr="00F356D7" w:rsidRDefault="00A8597C" w:rsidP="009E330D">
            <w:pPr>
              <w:ind w:hanging="18"/>
            </w:pPr>
            <w:r w:rsidRPr="00F356D7">
              <w:t>Apply potential energy function to identify amino acids that contribute to substrate binding thermodynamics (</w:t>
            </w:r>
            <w:proofErr w:type="spellStart"/>
            <w:r w:rsidRPr="00F356D7">
              <w:t>enthalpic</w:t>
            </w:r>
            <w:proofErr w:type="spellEnd"/>
            <w:r w:rsidRPr="00F356D7">
              <w:t>, entropic, solvent and steric contributions): Perform &gt; 100 ns explicit-solvent molecular dynamics simulations (MD) for solvated proteins in reactant and product states, Run trajectory analyses to calculate hydrogen bond networks, per-residue fluctuations, interaction potential energies, and Perform free energy perturbation calculations for point-mutations associated with Aim 3.</w:t>
            </w:r>
          </w:p>
        </w:tc>
        <w:tc>
          <w:tcPr>
            <w:tcW w:w="990" w:type="dxa"/>
            <w:tcBorders>
              <w:top w:val="nil"/>
              <w:left w:val="nil"/>
              <w:bottom w:val="single" w:sz="4" w:space="0" w:color="auto"/>
              <w:right w:val="single" w:sz="4" w:space="0" w:color="auto"/>
            </w:tcBorders>
            <w:shd w:val="clear" w:color="auto" w:fill="auto"/>
            <w:noWrap/>
            <w:vAlign w:val="bottom"/>
            <w:hideMark/>
          </w:tcPr>
          <w:p w14:paraId="7EAF838A" w14:textId="77777777" w:rsidR="00A8597C" w:rsidRPr="00F356D7" w:rsidRDefault="00A8597C" w:rsidP="009E330D">
            <w:pPr>
              <w:ind w:left="-18"/>
            </w:pPr>
            <w:r w:rsidRPr="00F356D7">
              <w:t>15</w:t>
            </w:r>
          </w:p>
        </w:tc>
        <w:tc>
          <w:tcPr>
            <w:tcW w:w="900" w:type="dxa"/>
            <w:tcBorders>
              <w:top w:val="nil"/>
              <w:left w:val="nil"/>
              <w:bottom w:val="single" w:sz="4" w:space="0" w:color="auto"/>
              <w:right w:val="single" w:sz="4" w:space="0" w:color="auto"/>
            </w:tcBorders>
            <w:shd w:val="clear" w:color="auto" w:fill="auto"/>
            <w:noWrap/>
            <w:vAlign w:val="bottom"/>
            <w:hideMark/>
          </w:tcPr>
          <w:p w14:paraId="2E56348D"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3C2AE2F5" w14:textId="77777777" w:rsidR="00A8597C" w:rsidRPr="00F356D7" w:rsidRDefault="00A8597C" w:rsidP="009E330D">
            <w:pPr>
              <w:ind w:right="-18"/>
            </w:pPr>
            <w:r w:rsidRPr="00F356D7">
              <w:t>10/1/15</w:t>
            </w:r>
          </w:p>
        </w:tc>
      </w:tr>
      <w:tr w:rsidR="00A8597C" w:rsidRPr="00F356D7" w14:paraId="5B7989CB" w14:textId="77777777" w:rsidTr="002A6F3D">
        <w:trPr>
          <w:trHeight w:val="300"/>
          <w:jc w:val="center"/>
        </w:trPr>
        <w:tc>
          <w:tcPr>
            <w:tcW w:w="855" w:type="dxa"/>
            <w:tcBorders>
              <w:top w:val="nil"/>
              <w:left w:val="single" w:sz="4" w:space="0" w:color="auto"/>
              <w:bottom w:val="single" w:sz="4" w:space="0" w:color="auto"/>
              <w:right w:val="nil"/>
            </w:tcBorders>
            <w:shd w:val="clear" w:color="auto" w:fill="auto"/>
            <w:vAlign w:val="center"/>
            <w:hideMark/>
          </w:tcPr>
          <w:p w14:paraId="5D6A02C0" w14:textId="77777777" w:rsidR="00A8597C" w:rsidRPr="00F356D7" w:rsidRDefault="00A8597C" w:rsidP="009E330D">
            <w:pPr>
              <w:ind w:hanging="3"/>
            </w:pPr>
            <w:r w:rsidRPr="00F356D7">
              <w:t>M4.2</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46F86175" w14:textId="77777777" w:rsidR="00A8597C" w:rsidRPr="00F356D7" w:rsidRDefault="00A8597C" w:rsidP="009E330D">
            <w:pPr>
              <w:ind w:hanging="18"/>
            </w:pPr>
            <w:r w:rsidRPr="00F356D7">
              <w:t xml:space="preserve">Milestone: Identification of at least 10 amino acids modulating substrate binding </w:t>
            </w:r>
          </w:p>
        </w:tc>
        <w:tc>
          <w:tcPr>
            <w:tcW w:w="990" w:type="dxa"/>
            <w:tcBorders>
              <w:top w:val="nil"/>
              <w:left w:val="nil"/>
              <w:bottom w:val="single" w:sz="4" w:space="0" w:color="auto"/>
              <w:right w:val="single" w:sz="4" w:space="0" w:color="auto"/>
            </w:tcBorders>
            <w:shd w:val="clear" w:color="auto" w:fill="auto"/>
            <w:noWrap/>
            <w:vAlign w:val="bottom"/>
            <w:hideMark/>
          </w:tcPr>
          <w:p w14:paraId="41BF99F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E81CDF3" w14:textId="77777777" w:rsidR="00A8597C" w:rsidRPr="00F356D7" w:rsidRDefault="00A8597C" w:rsidP="009E330D">
            <w:pPr>
              <w:ind w:hanging="18"/>
            </w:pPr>
            <w:r w:rsidRPr="00F356D7">
              <w:t>10/1/15</w:t>
            </w:r>
          </w:p>
        </w:tc>
        <w:tc>
          <w:tcPr>
            <w:tcW w:w="1170" w:type="dxa"/>
            <w:tcBorders>
              <w:top w:val="nil"/>
              <w:left w:val="nil"/>
              <w:bottom w:val="single" w:sz="4" w:space="0" w:color="auto"/>
              <w:right w:val="single" w:sz="4" w:space="0" w:color="auto"/>
            </w:tcBorders>
            <w:shd w:val="clear" w:color="auto" w:fill="auto"/>
            <w:noWrap/>
            <w:vAlign w:val="bottom"/>
            <w:hideMark/>
          </w:tcPr>
          <w:p w14:paraId="04C6D8D8" w14:textId="77777777" w:rsidR="00A8597C" w:rsidRPr="00F356D7" w:rsidRDefault="00A8597C" w:rsidP="009E330D">
            <w:pPr>
              <w:ind w:right="-18"/>
            </w:pPr>
            <w:r w:rsidRPr="00F356D7">
              <w:t>10/1/15</w:t>
            </w:r>
          </w:p>
        </w:tc>
      </w:tr>
      <w:tr w:rsidR="00A8597C" w:rsidRPr="00F356D7" w14:paraId="6756A091" w14:textId="77777777" w:rsidTr="002A6F3D">
        <w:trPr>
          <w:trHeight w:val="1040"/>
          <w:jc w:val="center"/>
        </w:trPr>
        <w:tc>
          <w:tcPr>
            <w:tcW w:w="855" w:type="dxa"/>
            <w:tcBorders>
              <w:top w:val="nil"/>
              <w:left w:val="single" w:sz="4" w:space="0" w:color="auto"/>
              <w:bottom w:val="single" w:sz="4" w:space="0" w:color="auto"/>
              <w:right w:val="nil"/>
            </w:tcBorders>
            <w:shd w:val="clear" w:color="auto" w:fill="auto"/>
            <w:vAlign w:val="center"/>
            <w:hideMark/>
          </w:tcPr>
          <w:p w14:paraId="60A81AD8" w14:textId="77777777" w:rsidR="00A8597C" w:rsidRPr="00F356D7" w:rsidRDefault="00A8597C" w:rsidP="009E330D">
            <w:pPr>
              <w:ind w:hanging="3"/>
            </w:pPr>
            <w:r w:rsidRPr="00F356D7">
              <w:t>4.3</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2C1AB21A" w14:textId="77777777" w:rsidR="00A8597C" w:rsidRPr="00F356D7" w:rsidRDefault="00A8597C" w:rsidP="009E330D">
            <w:pPr>
              <w:ind w:hanging="18"/>
            </w:pPr>
            <w:r w:rsidRPr="00F356D7">
              <w:t>Determine MCR reaction pathways and reversibility as dependent on identified key amino acids from Aim 3 and task 4.2: Calculate and compare reaction pathway activation energies in methanogenic MCR for organometallic and radical pathways using a more extensive and accurate model than studies previously published</w:t>
            </w:r>
          </w:p>
        </w:tc>
        <w:tc>
          <w:tcPr>
            <w:tcW w:w="990" w:type="dxa"/>
            <w:tcBorders>
              <w:top w:val="nil"/>
              <w:left w:val="nil"/>
              <w:bottom w:val="single" w:sz="4" w:space="0" w:color="auto"/>
              <w:right w:val="single" w:sz="4" w:space="0" w:color="auto"/>
            </w:tcBorders>
            <w:shd w:val="clear" w:color="auto" w:fill="auto"/>
            <w:noWrap/>
            <w:vAlign w:val="bottom"/>
            <w:hideMark/>
          </w:tcPr>
          <w:p w14:paraId="172F5CED"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0F0C9C89" w14:textId="77777777" w:rsidR="00A8597C" w:rsidRPr="00F356D7" w:rsidRDefault="00A8597C" w:rsidP="009E330D">
            <w:pPr>
              <w:ind w:hanging="18"/>
            </w:pPr>
            <w:r w:rsidRPr="00F356D7">
              <w:t>10/1/15</w:t>
            </w:r>
          </w:p>
        </w:tc>
        <w:tc>
          <w:tcPr>
            <w:tcW w:w="1170" w:type="dxa"/>
            <w:tcBorders>
              <w:top w:val="nil"/>
              <w:left w:val="nil"/>
              <w:bottom w:val="single" w:sz="4" w:space="0" w:color="auto"/>
              <w:right w:val="single" w:sz="4" w:space="0" w:color="auto"/>
            </w:tcBorders>
            <w:shd w:val="clear" w:color="auto" w:fill="auto"/>
            <w:noWrap/>
            <w:vAlign w:val="bottom"/>
            <w:hideMark/>
          </w:tcPr>
          <w:p w14:paraId="71DDDC3A" w14:textId="77777777" w:rsidR="00A8597C" w:rsidRPr="00F356D7" w:rsidRDefault="00A8597C" w:rsidP="009E330D">
            <w:pPr>
              <w:ind w:right="-18"/>
            </w:pPr>
            <w:r w:rsidRPr="00F356D7">
              <w:t>3/1/16</w:t>
            </w:r>
          </w:p>
        </w:tc>
      </w:tr>
      <w:tr w:rsidR="00A8597C" w:rsidRPr="00F356D7" w14:paraId="2FA07BF0" w14:textId="77777777" w:rsidTr="002A6F3D">
        <w:trPr>
          <w:trHeight w:val="620"/>
          <w:jc w:val="center"/>
        </w:trPr>
        <w:tc>
          <w:tcPr>
            <w:tcW w:w="855" w:type="dxa"/>
            <w:tcBorders>
              <w:top w:val="nil"/>
              <w:left w:val="single" w:sz="4" w:space="0" w:color="auto"/>
              <w:bottom w:val="single" w:sz="4" w:space="0" w:color="auto"/>
              <w:right w:val="nil"/>
            </w:tcBorders>
            <w:shd w:val="clear" w:color="auto" w:fill="auto"/>
            <w:vAlign w:val="center"/>
            <w:hideMark/>
          </w:tcPr>
          <w:p w14:paraId="015AD27E" w14:textId="77777777" w:rsidR="00A8597C" w:rsidRPr="00F356D7" w:rsidRDefault="00A8597C" w:rsidP="009E330D">
            <w:pPr>
              <w:ind w:hanging="3"/>
            </w:pPr>
            <w:r w:rsidRPr="00F356D7">
              <w:t>M4.3</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1449C9E6" w14:textId="77777777" w:rsidR="00A8597C" w:rsidRPr="00F356D7" w:rsidRDefault="00A8597C" w:rsidP="009E330D">
            <w:pPr>
              <w:ind w:hanging="18"/>
            </w:pPr>
            <w:r w:rsidRPr="00F356D7">
              <w:t>Milestone: Validate activation energies in the two pathways using experimental data from Ragsdale’s lab to reach agreement within 5 kcal/</w:t>
            </w:r>
            <w:proofErr w:type="spellStart"/>
            <w:r w:rsidRPr="00F356D7">
              <w:t>mol</w:t>
            </w:r>
            <w:proofErr w:type="spellEnd"/>
          </w:p>
        </w:tc>
        <w:tc>
          <w:tcPr>
            <w:tcW w:w="990" w:type="dxa"/>
            <w:tcBorders>
              <w:top w:val="nil"/>
              <w:left w:val="nil"/>
              <w:bottom w:val="single" w:sz="4" w:space="0" w:color="auto"/>
              <w:right w:val="single" w:sz="4" w:space="0" w:color="auto"/>
            </w:tcBorders>
            <w:shd w:val="clear" w:color="auto" w:fill="auto"/>
            <w:noWrap/>
            <w:vAlign w:val="bottom"/>
            <w:hideMark/>
          </w:tcPr>
          <w:p w14:paraId="6DD330C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5A033EC9" w14:textId="77777777" w:rsidR="00A8597C" w:rsidRPr="00F356D7" w:rsidRDefault="00A8597C" w:rsidP="009E330D">
            <w:pPr>
              <w:ind w:hanging="18"/>
            </w:pPr>
            <w:r w:rsidRPr="00F356D7">
              <w:t>3/1/16</w:t>
            </w:r>
          </w:p>
        </w:tc>
        <w:tc>
          <w:tcPr>
            <w:tcW w:w="1170" w:type="dxa"/>
            <w:tcBorders>
              <w:top w:val="nil"/>
              <w:left w:val="nil"/>
              <w:bottom w:val="single" w:sz="4" w:space="0" w:color="auto"/>
              <w:right w:val="single" w:sz="4" w:space="0" w:color="auto"/>
            </w:tcBorders>
            <w:shd w:val="clear" w:color="auto" w:fill="auto"/>
            <w:noWrap/>
            <w:vAlign w:val="bottom"/>
            <w:hideMark/>
          </w:tcPr>
          <w:p w14:paraId="498C8A3F" w14:textId="77777777" w:rsidR="00A8597C" w:rsidRPr="00F356D7" w:rsidRDefault="00A8597C" w:rsidP="009E330D">
            <w:pPr>
              <w:ind w:right="-18"/>
            </w:pPr>
            <w:r w:rsidRPr="00F356D7">
              <w:t>3/1/16</w:t>
            </w:r>
          </w:p>
        </w:tc>
      </w:tr>
      <w:tr w:rsidR="00A8597C" w:rsidRPr="00F356D7" w14:paraId="78EB25C3" w14:textId="77777777" w:rsidTr="002A6F3D">
        <w:trPr>
          <w:trHeight w:val="540"/>
          <w:jc w:val="center"/>
        </w:trPr>
        <w:tc>
          <w:tcPr>
            <w:tcW w:w="85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ABF72FD" w14:textId="77777777" w:rsidR="00A8597C" w:rsidRPr="00F356D7" w:rsidRDefault="00A8597C" w:rsidP="009E330D">
            <w:pPr>
              <w:ind w:hanging="3"/>
            </w:pPr>
            <w:r w:rsidRPr="00F356D7">
              <w:lastRenderedPageBreak/>
              <w:t>4.4.</w:t>
            </w:r>
          </w:p>
        </w:tc>
        <w:tc>
          <w:tcPr>
            <w:tcW w:w="6120" w:type="dxa"/>
            <w:tcBorders>
              <w:top w:val="single" w:sz="8" w:space="0" w:color="auto"/>
              <w:left w:val="nil"/>
              <w:bottom w:val="single" w:sz="8" w:space="0" w:color="auto"/>
              <w:right w:val="single" w:sz="8" w:space="0" w:color="auto"/>
            </w:tcBorders>
            <w:shd w:val="clear" w:color="000000" w:fill="FFFFFF"/>
            <w:vAlign w:val="center"/>
            <w:hideMark/>
          </w:tcPr>
          <w:p w14:paraId="5DAB34B7" w14:textId="77777777" w:rsidR="00A8597C" w:rsidRPr="00F356D7" w:rsidRDefault="00A8597C" w:rsidP="009E330D">
            <w:pPr>
              <w:ind w:hanging="18"/>
            </w:pPr>
            <w:r w:rsidRPr="00F356D7">
              <w:t xml:space="preserve">Predict effects of site-specific substitutions within methanogenic and </w:t>
            </w:r>
            <w:proofErr w:type="spellStart"/>
            <w:r w:rsidRPr="00F356D7">
              <w:t>methanotrophic</w:t>
            </w:r>
            <w:proofErr w:type="spellEnd"/>
            <w:r w:rsidRPr="00F356D7">
              <w:t xml:space="preserve"> (ANME) MCR on activation energies</w:t>
            </w:r>
          </w:p>
        </w:tc>
        <w:tc>
          <w:tcPr>
            <w:tcW w:w="990" w:type="dxa"/>
            <w:tcBorders>
              <w:top w:val="nil"/>
              <w:left w:val="nil"/>
              <w:bottom w:val="single" w:sz="4" w:space="0" w:color="auto"/>
              <w:right w:val="single" w:sz="4" w:space="0" w:color="auto"/>
            </w:tcBorders>
            <w:shd w:val="clear" w:color="auto" w:fill="auto"/>
            <w:noWrap/>
            <w:vAlign w:val="bottom"/>
            <w:hideMark/>
          </w:tcPr>
          <w:p w14:paraId="0C124466" w14:textId="77777777" w:rsidR="00A8597C" w:rsidRPr="00F356D7" w:rsidRDefault="00A8597C" w:rsidP="009E330D">
            <w:pPr>
              <w:ind w:left="-18"/>
            </w:pPr>
            <w:r w:rsidRPr="00F356D7">
              <w:t>7</w:t>
            </w:r>
          </w:p>
        </w:tc>
        <w:tc>
          <w:tcPr>
            <w:tcW w:w="900" w:type="dxa"/>
            <w:tcBorders>
              <w:top w:val="nil"/>
              <w:left w:val="nil"/>
              <w:bottom w:val="single" w:sz="4" w:space="0" w:color="auto"/>
              <w:right w:val="single" w:sz="4" w:space="0" w:color="auto"/>
            </w:tcBorders>
            <w:shd w:val="clear" w:color="auto" w:fill="auto"/>
            <w:noWrap/>
            <w:vAlign w:val="bottom"/>
            <w:hideMark/>
          </w:tcPr>
          <w:p w14:paraId="33D6B075" w14:textId="77777777" w:rsidR="00A8597C" w:rsidRPr="00F356D7" w:rsidRDefault="00A8597C" w:rsidP="009E330D">
            <w:pPr>
              <w:ind w:hanging="18"/>
            </w:pPr>
            <w:r w:rsidRPr="00F356D7">
              <w:t>1/1/16</w:t>
            </w:r>
          </w:p>
        </w:tc>
        <w:tc>
          <w:tcPr>
            <w:tcW w:w="1170" w:type="dxa"/>
            <w:tcBorders>
              <w:top w:val="nil"/>
              <w:left w:val="nil"/>
              <w:bottom w:val="single" w:sz="4" w:space="0" w:color="auto"/>
              <w:right w:val="single" w:sz="4" w:space="0" w:color="auto"/>
            </w:tcBorders>
            <w:shd w:val="clear" w:color="auto" w:fill="auto"/>
            <w:noWrap/>
            <w:vAlign w:val="bottom"/>
            <w:hideMark/>
          </w:tcPr>
          <w:p w14:paraId="4E3C4335" w14:textId="77777777" w:rsidR="00A8597C" w:rsidRPr="00F356D7" w:rsidRDefault="00A8597C" w:rsidP="009E330D">
            <w:pPr>
              <w:ind w:right="-18"/>
            </w:pPr>
            <w:r w:rsidRPr="00F356D7">
              <w:t>8/1/16</w:t>
            </w:r>
          </w:p>
        </w:tc>
      </w:tr>
      <w:tr w:rsidR="00A8597C" w:rsidRPr="00F356D7" w14:paraId="75DACBBA" w14:textId="77777777" w:rsidTr="002A6F3D">
        <w:trPr>
          <w:trHeight w:val="520"/>
          <w:jc w:val="center"/>
        </w:trPr>
        <w:tc>
          <w:tcPr>
            <w:tcW w:w="855" w:type="dxa"/>
            <w:tcBorders>
              <w:top w:val="single" w:sz="4" w:space="0" w:color="auto"/>
              <w:left w:val="single" w:sz="4" w:space="0" w:color="auto"/>
              <w:bottom w:val="single" w:sz="4" w:space="0" w:color="auto"/>
              <w:right w:val="nil"/>
            </w:tcBorders>
            <w:shd w:val="clear" w:color="auto" w:fill="auto"/>
            <w:vAlign w:val="center"/>
            <w:hideMark/>
          </w:tcPr>
          <w:p w14:paraId="70149E0D" w14:textId="77777777" w:rsidR="00A8597C" w:rsidRPr="00F356D7" w:rsidRDefault="00A8597C" w:rsidP="009E330D">
            <w:pPr>
              <w:ind w:hanging="3"/>
            </w:pPr>
            <w:r w:rsidRPr="00F356D7">
              <w:t>M4.4</w:t>
            </w: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04E6F" w14:textId="77777777" w:rsidR="00A8597C" w:rsidRPr="00F356D7" w:rsidRDefault="00A8597C" w:rsidP="009E330D">
            <w:pPr>
              <w:ind w:hanging="18"/>
            </w:pPr>
            <w:r w:rsidRPr="00F356D7">
              <w:t xml:space="preserve">Milestone: Validate changes in activation energies for amino acid substitutions to reach agreement to </w:t>
            </w:r>
            <w:proofErr w:type="gramStart"/>
            <w:r w:rsidRPr="00F356D7">
              <w:t>within 5 kcal/</w:t>
            </w:r>
            <w:proofErr w:type="spellStart"/>
            <w:r w:rsidRPr="00F356D7">
              <w:t>mol</w:t>
            </w:r>
            <w:proofErr w:type="spellEnd"/>
            <w:r w:rsidRPr="00F356D7">
              <w:t xml:space="preserve"> with data</w:t>
            </w:r>
            <w:proofErr w:type="gramEnd"/>
            <w:r w:rsidRPr="00F356D7">
              <w:t xml:space="preserve"> from Ragsdale’s lab. </w:t>
            </w:r>
          </w:p>
        </w:tc>
        <w:tc>
          <w:tcPr>
            <w:tcW w:w="990" w:type="dxa"/>
            <w:tcBorders>
              <w:top w:val="nil"/>
              <w:left w:val="nil"/>
              <w:bottom w:val="single" w:sz="4" w:space="0" w:color="auto"/>
              <w:right w:val="single" w:sz="4" w:space="0" w:color="auto"/>
            </w:tcBorders>
            <w:shd w:val="clear" w:color="auto" w:fill="auto"/>
            <w:noWrap/>
            <w:vAlign w:val="bottom"/>
            <w:hideMark/>
          </w:tcPr>
          <w:p w14:paraId="40CDDFF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5154F22" w14:textId="77777777" w:rsidR="00A8597C" w:rsidRPr="00F356D7" w:rsidRDefault="00A8597C" w:rsidP="009E330D">
            <w:pPr>
              <w:ind w:hanging="18"/>
            </w:pPr>
            <w:r w:rsidRPr="00F356D7">
              <w:t>8/1/16</w:t>
            </w:r>
          </w:p>
        </w:tc>
        <w:tc>
          <w:tcPr>
            <w:tcW w:w="1170" w:type="dxa"/>
            <w:tcBorders>
              <w:top w:val="nil"/>
              <w:left w:val="nil"/>
              <w:bottom w:val="single" w:sz="4" w:space="0" w:color="auto"/>
              <w:right w:val="single" w:sz="4" w:space="0" w:color="auto"/>
            </w:tcBorders>
            <w:shd w:val="clear" w:color="auto" w:fill="auto"/>
            <w:noWrap/>
            <w:vAlign w:val="bottom"/>
            <w:hideMark/>
          </w:tcPr>
          <w:p w14:paraId="0D89ADBC" w14:textId="77777777" w:rsidR="00A8597C" w:rsidRPr="00F356D7" w:rsidRDefault="00A8597C" w:rsidP="009E330D">
            <w:pPr>
              <w:ind w:right="-18"/>
            </w:pPr>
            <w:r w:rsidRPr="00F356D7">
              <w:t>8/1/16</w:t>
            </w:r>
          </w:p>
        </w:tc>
      </w:tr>
      <w:tr w:rsidR="00A8597C" w:rsidRPr="00F356D7" w14:paraId="5550B207" w14:textId="77777777" w:rsidTr="002A6F3D">
        <w:trPr>
          <w:trHeight w:val="600"/>
          <w:jc w:val="center"/>
        </w:trPr>
        <w:tc>
          <w:tcPr>
            <w:tcW w:w="855" w:type="dxa"/>
            <w:tcBorders>
              <w:top w:val="nil"/>
              <w:left w:val="single" w:sz="4" w:space="0" w:color="auto"/>
              <w:bottom w:val="single" w:sz="4" w:space="0" w:color="auto"/>
              <w:right w:val="nil"/>
            </w:tcBorders>
            <w:shd w:val="clear" w:color="auto" w:fill="auto"/>
            <w:vAlign w:val="center"/>
            <w:hideMark/>
          </w:tcPr>
          <w:p w14:paraId="65C694E1" w14:textId="77777777" w:rsidR="00A8597C" w:rsidRPr="00F356D7" w:rsidRDefault="00A8597C" w:rsidP="009E330D">
            <w:pPr>
              <w:ind w:hanging="3"/>
            </w:pPr>
            <w:r w:rsidRPr="00F356D7">
              <w:t>4.5</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0E4A74C0" w14:textId="77777777" w:rsidR="00A8597C" w:rsidRPr="00F356D7" w:rsidRDefault="00A8597C" w:rsidP="009E330D">
            <w:pPr>
              <w:ind w:hanging="18"/>
            </w:pPr>
            <w:r w:rsidRPr="00F356D7">
              <w:t xml:space="preserve">Predict effects of site-specific substitutions within methanogenic and </w:t>
            </w:r>
            <w:proofErr w:type="spellStart"/>
            <w:r w:rsidRPr="00F356D7">
              <w:t>methanotrophic</w:t>
            </w:r>
            <w:proofErr w:type="spellEnd"/>
            <w:r w:rsidRPr="00F356D7">
              <w:t xml:space="preserve"> (ANME) MCR on reaction reversibility</w:t>
            </w:r>
          </w:p>
        </w:tc>
        <w:tc>
          <w:tcPr>
            <w:tcW w:w="990" w:type="dxa"/>
            <w:tcBorders>
              <w:top w:val="nil"/>
              <w:left w:val="nil"/>
              <w:bottom w:val="single" w:sz="4" w:space="0" w:color="auto"/>
              <w:right w:val="single" w:sz="4" w:space="0" w:color="auto"/>
            </w:tcBorders>
            <w:shd w:val="clear" w:color="auto" w:fill="auto"/>
            <w:noWrap/>
            <w:vAlign w:val="bottom"/>
            <w:hideMark/>
          </w:tcPr>
          <w:p w14:paraId="596DAAA3"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5F381497" w14:textId="77777777" w:rsidR="00A8597C" w:rsidRPr="00F356D7" w:rsidRDefault="00A8597C" w:rsidP="009E330D">
            <w:pPr>
              <w:ind w:hanging="18"/>
            </w:pPr>
            <w:r w:rsidRPr="00F356D7">
              <w:t>8/1/16</w:t>
            </w:r>
          </w:p>
        </w:tc>
        <w:tc>
          <w:tcPr>
            <w:tcW w:w="1170" w:type="dxa"/>
            <w:tcBorders>
              <w:top w:val="nil"/>
              <w:left w:val="nil"/>
              <w:bottom w:val="single" w:sz="4" w:space="0" w:color="auto"/>
              <w:right w:val="single" w:sz="4" w:space="0" w:color="auto"/>
            </w:tcBorders>
            <w:shd w:val="clear" w:color="auto" w:fill="auto"/>
            <w:noWrap/>
            <w:vAlign w:val="bottom"/>
            <w:hideMark/>
          </w:tcPr>
          <w:p w14:paraId="057ADBD8" w14:textId="77777777" w:rsidR="00A8597C" w:rsidRPr="00F356D7" w:rsidRDefault="00A8597C" w:rsidP="009E330D">
            <w:pPr>
              <w:ind w:right="-18"/>
            </w:pPr>
            <w:r w:rsidRPr="00F356D7">
              <w:t>1/1/17</w:t>
            </w:r>
          </w:p>
        </w:tc>
      </w:tr>
      <w:tr w:rsidR="00A8597C" w:rsidRPr="00F356D7" w14:paraId="17AF62F8" w14:textId="77777777" w:rsidTr="002A6F3D">
        <w:trPr>
          <w:trHeight w:val="780"/>
          <w:jc w:val="center"/>
        </w:trPr>
        <w:tc>
          <w:tcPr>
            <w:tcW w:w="855" w:type="dxa"/>
            <w:tcBorders>
              <w:top w:val="nil"/>
              <w:left w:val="single" w:sz="4" w:space="0" w:color="auto"/>
              <w:bottom w:val="single" w:sz="4" w:space="0" w:color="auto"/>
              <w:right w:val="nil"/>
            </w:tcBorders>
            <w:shd w:val="clear" w:color="auto" w:fill="auto"/>
            <w:vAlign w:val="center"/>
            <w:hideMark/>
          </w:tcPr>
          <w:p w14:paraId="13CA981A" w14:textId="77777777" w:rsidR="00A8597C" w:rsidRPr="00F356D7" w:rsidRDefault="00A8597C" w:rsidP="009E330D">
            <w:pPr>
              <w:ind w:hanging="3"/>
            </w:pPr>
            <w:r w:rsidRPr="00F356D7">
              <w:t>M4.5</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5E39E3F4" w14:textId="77777777" w:rsidR="00A8597C" w:rsidRPr="00F356D7" w:rsidRDefault="00A8597C" w:rsidP="009E330D">
            <w:pPr>
              <w:ind w:hanging="18"/>
            </w:pPr>
            <w:r w:rsidRPr="00F356D7">
              <w:t xml:space="preserve">Milestone: Validate activation energies against those from Ragsdale’s lab to reach agreement </w:t>
            </w:r>
            <w:proofErr w:type="gramStart"/>
            <w:r w:rsidRPr="00F356D7">
              <w:t>within 5 kcal/mol</w:t>
            </w:r>
            <w:proofErr w:type="gramEnd"/>
            <w:r w:rsidRPr="00F356D7">
              <w:t>. This will quantitatively establish the catalytic role of specific point-mutations on reaction reversibility.</w:t>
            </w:r>
          </w:p>
        </w:tc>
        <w:tc>
          <w:tcPr>
            <w:tcW w:w="990" w:type="dxa"/>
            <w:tcBorders>
              <w:top w:val="nil"/>
              <w:left w:val="nil"/>
              <w:bottom w:val="single" w:sz="4" w:space="0" w:color="auto"/>
              <w:right w:val="single" w:sz="4" w:space="0" w:color="auto"/>
            </w:tcBorders>
            <w:shd w:val="clear" w:color="auto" w:fill="auto"/>
            <w:noWrap/>
            <w:vAlign w:val="bottom"/>
            <w:hideMark/>
          </w:tcPr>
          <w:p w14:paraId="6DEADE8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668E266"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hideMark/>
          </w:tcPr>
          <w:p w14:paraId="60C243C9" w14:textId="77777777" w:rsidR="00A8597C" w:rsidRPr="00F356D7" w:rsidRDefault="00A8597C" w:rsidP="009E330D">
            <w:pPr>
              <w:ind w:right="-18"/>
            </w:pPr>
            <w:r w:rsidRPr="00F356D7">
              <w:t>1/1/17</w:t>
            </w:r>
          </w:p>
        </w:tc>
      </w:tr>
      <w:tr w:rsidR="00A8597C" w:rsidRPr="00F356D7" w14:paraId="53CBFC1E" w14:textId="77777777" w:rsidTr="002A6F3D">
        <w:trPr>
          <w:trHeight w:val="300"/>
          <w:jc w:val="center"/>
        </w:trPr>
        <w:tc>
          <w:tcPr>
            <w:tcW w:w="855" w:type="dxa"/>
            <w:tcBorders>
              <w:top w:val="nil"/>
              <w:left w:val="single" w:sz="4" w:space="0" w:color="auto"/>
              <w:bottom w:val="single" w:sz="4" w:space="0" w:color="auto"/>
              <w:right w:val="nil"/>
            </w:tcBorders>
            <w:shd w:val="clear" w:color="auto" w:fill="auto"/>
            <w:vAlign w:val="center"/>
            <w:hideMark/>
          </w:tcPr>
          <w:p w14:paraId="3E747B9E" w14:textId="77777777" w:rsidR="00A8597C" w:rsidRPr="00F356D7" w:rsidRDefault="00A8597C" w:rsidP="009E330D">
            <w:pPr>
              <w:ind w:hanging="3"/>
            </w:pP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15B726BB" w14:textId="77777777" w:rsidR="00A8597C" w:rsidRPr="00F356D7" w:rsidRDefault="00A8597C" w:rsidP="009E330D">
            <w:pPr>
              <w:ind w:hanging="18"/>
            </w:pPr>
            <w:r w:rsidRPr="00F356D7">
              <w:t> </w:t>
            </w:r>
          </w:p>
        </w:tc>
        <w:tc>
          <w:tcPr>
            <w:tcW w:w="990" w:type="dxa"/>
            <w:tcBorders>
              <w:top w:val="nil"/>
              <w:left w:val="nil"/>
              <w:bottom w:val="single" w:sz="4" w:space="0" w:color="auto"/>
              <w:right w:val="single" w:sz="4" w:space="0" w:color="auto"/>
            </w:tcBorders>
            <w:shd w:val="clear" w:color="auto" w:fill="auto"/>
            <w:noWrap/>
            <w:vAlign w:val="bottom"/>
            <w:hideMark/>
          </w:tcPr>
          <w:p w14:paraId="2E558E9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34C8C67"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4AB318D2" w14:textId="77777777" w:rsidR="00A8597C" w:rsidRPr="00F356D7" w:rsidRDefault="00A8597C" w:rsidP="009E330D">
            <w:pPr>
              <w:ind w:right="-18"/>
            </w:pPr>
          </w:p>
        </w:tc>
      </w:tr>
      <w:tr w:rsidR="00A8597C" w:rsidRPr="00F356D7" w14:paraId="49F77896"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5393DDD8" w14:textId="77777777" w:rsidR="00A8597C" w:rsidRPr="00F356D7" w:rsidRDefault="00A8597C" w:rsidP="009E330D">
            <w:pPr>
              <w:ind w:hanging="3"/>
            </w:pPr>
            <w:r w:rsidRPr="00F356D7">
              <w:t>5</w:t>
            </w:r>
          </w:p>
        </w:tc>
        <w:tc>
          <w:tcPr>
            <w:tcW w:w="6120" w:type="dxa"/>
            <w:tcBorders>
              <w:top w:val="nil"/>
              <w:left w:val="nil"/>
              <w:bottom w:val="single" w:sz="4" w:space="0" w:color="auto"/>
              <w:right w:val="single" w:sz="4" w:space="0" w:color="auto"/>
            </w:tcBorders>
            <w:shd w:val="clear" w:color="auto" w:fill="auto"/>
            <w:vAlign w:val="bottom"/>
            <w:hideMark/>
          </w:tcPr>
          <w:p w14:paraId="6AB2843A" w14:textId="77777777" w:rsidR="00A8597C" w:rsidRPr="00F356D7" w:rsidRDefault="00A8597C" w:rsidP="009E330D">
            <w:pPr>
              <w:ind w:hanging="18"/>
            </w:pPr>
            <w:r w:rsidRPr="00F356D7">
              <w:t xml:space="preserve">Technology Transfer and Intellectual Property: Work with Dr. Nadine Wong and others in </w:t>
            </w:r>
            <w:proofErr w:type="spellStart"/>
            <w:r w:rsidRPr="00F356D7">
              <w:t>Univ</w:t>
            </w:r>
            <w:proofErr w:type="spellEnd"/>
            <w:r w:rsidRPr="00F356D7">
              <w:t xml:space="preserve"> Mich. OTT to address IP and technology transfer matters related to the project team.</w:t>
            </w:r>
          </w:p>
        </w:tc>
        <w:tc>
          <w:tcPr>
            <w:tcW w:w="990" w:type="dxa"/>
            <w:tcBorders>
              <w:top w:val="nil"/>
              <w:left w:val="nil"/>
              <w:bottom w:val="single" w:sz="4" w:space="0" w:color="auto"/>
              <w:right w:val="single" w:sz="4" w:space="0" w:color="auto"/>
            </w:tcBorders>
            <w:shd w:val="clear" w:color="auto" w:fill="auto"/>
            <w:vAlign w:val="bottom"/>
            <w:hideMark/>
          </w:tcPr>
          <w:p w14:paraId="5D87A053" w14:textId="77777777" w:rsidR="00A8597C" w:rsidRPr="00F356D7" w:rsidRDefault="00A8597C" w:rsidP="009E330D">
            <w:pPr>
              <w:ind w:left="-18"/>
            </w:pPr>
          </w:p>
        </w:tc>
        <w:tc>
          <w:tcPr>
            <w:tcW w:w="900" w:type="dxa"/>
            <w:tcBorders>
              <w:top w:val="nil"/>
              <w:left w:val="nil"/>
              <w:bottom w:val="nil"/>
              <w:right w:val="nil"/>
            </w:tcBorders>
            <w:shd w:val="clear" w:color="auto" w:fill="auto"/>
            <w:noWrap/>
            <w:vAlign w:val="bottom"/>
            <w:hideMark/>
          </w:tcPr>
          <w:p w14:paraId="371E88A3" w14:textId="77777777" w:rsidR="00A8597C" w:rsidRPr="00F356D7" w:rsidRDefault="00A8597C" w:rsidP="009E330D">
            <w:pPr>
              <w:ind w:hanging="18"/>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96CB20D" w14:textId="77777777" w:rsidR="00A8597C" w:rsidRPr="00F356D7" w:rsidRDefault="00A8597C" w:rsidP="009E330D">
            <w:pPr>
              <w:ind w:right="-18"/>
            </w:pPr>
          </w:p>
        </w:tc>
      </w:tr>
      <w:tr w:rsidR="00A8597C" w:rsidRPr="00F356D7" w14:paraId="4CC838A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35D9E07E" w14:textId="77777777" w:rsidR="00A8597C" w:rsidRPr="00F356D7" w:rsidRDefault="00A8597C" w:rsidP="009E330D">
            <w:pPr>
              <w:ind w:hanging="3"/>
            </w:pPr>
            <w:r w:rsidRPr="00F356D7">
              <w:t>5.1.</w:t>
            </w:r>
          </w:p>
        </w:tc>
        <w:tc>
          <w:tcPr>
            <w:tcW w:w="6120" w:type="dxa"/>
            <w:tcBorders>
              <w:top w:val="nil"/>
              <w:left w:val="nil"/>
              <w:bottom w:val="single" w:sz="4" w:space="0" w:color="auto"/>
              <w:right w:val="single" w:sz="4" w:space="0" w:color="auto"/>
            </w:tcBorders>
            <w:shd w:val="clear" w:color="auto" w:fill="auto"/>
            <w:vAlign w:val="bottom"/>
            <w:hideMark/>
          </w:tcPr>
          <w:p w14:paraId="02861EFD" w14:textId="77777777" w:rsidR="00A8597C" w:rsidRPr="00F356D7" w:rsidRDefault="00A8597C" w:rsidP="009E330D">
            <w:pPr>
              <w:ind w:hanging="18"/>
            </w:pPr>
            <w:r w:rsidRPr="00F356D7">
              <w:t xml:space="preserve">Develop an IP sharing agreement among U. </w:t>
            </w:r>
            <w:proofErr w:type="spellStart"/>
            <w:r w:rsidRPr="00F356D7">
              <w:t>Mich</w:t>
            </w:r>
            <w:proofErr w:type="spellEnd"/>
            <w:r w:rsidRPr="00F356D7">
              <w:t>, U. Washington, PNNL, and ISB</w:t>
            </w:r>
          </w:p>
        </w:tc>
        <w:tc>
          <w:tcPr>
            <w:tcW w:w="990" w:type="dxa"/>
            <w:tcBorders>
              <w:top w:val="nil"/>
              <w:left w:val="nil"/>
              <w:bottom w:val="single" w:sz="4" w:space="0" w:color="auto"/>
              <w:right w:val="single" w:sz="4" w:space="0" w:color="auto"/>
            </w:tcBorders>
            <w:shd w:val="clear" w:color="auto" w:fill="auto"/>
            <w:vAlign w:val="bottom"/>
            <w:hideMark/>
          </w:tcPr>
          <w:p w14:paraId="6E5F81E3" w14:textId="77777777" w:rsidR="00A8597C" w:rsidRPr="00F356D7" w:rsidRDefault="00A8597C" w:rsidP="009E330D">
            <w:pPr>
              <w:ind w:left="-18"/>
            </w:pPr>
            <w:r w:rsidRPr="00F356D7">
              <w:t>3</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6106C139"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5B2F9DDE" w14:textId="77777777" w:rsidR="00A8597C" w:rsidRPr="00F356D7" w:rsidRDefault="00A8597C" w:rsidP="009E330D">
            <w:pPr>
              <w:ind w:right="-18"/>
            </w:pPr>
            <w:r w:rsidRPr="00F356D7">
              <w:t>4/1/14</w:t>
            </w:r>
          </w:p>
        </w:tc>
      </w:tr>
      <w:tr w:rsidR="00A8597C" w:rsidRPr="00F356D7" w14:paraId="733BC0B6"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3831FA78" w14:textId="77777777" w:rsidR="00A8597C" w:rsidRPr="00F356D7" w:rsidRDefault="00A8597C" w:rsidP="009E330D">
            <w:pPr>
              <w:ind w:hanging="3"/>
            </w:pPr>
            <w:r w:rsidRPr="00F356D7">
              <w:t>M5.1.</w:t>
            </w:r>
          </w:p>
        </w:tc>
        <w:tc>
          <w:tcPr>
            <w:tcW w:w="6120" w:type="dxa"/>
            <w:tcBorders>
              <w:top w:val="nil"/>
              <w:left w:val="nil"/>
              <w:bottom w:val="single" w:sz="4" w:space="0" w:color="auto"/>
              <w:right w:val="single" w:sz="4" w:space="0" w:color="auto"/>
            </w:tcBorders>
            <w:shd w:val="clear" w:color="auto" w:fill="auto"/>
            <w:vAlign w:val="bottom"/>
            <w:hideMark/>
          </w:tcPr>
          <w:p w14:paraId="70628FFA" w14:textId="77777777" w:rsidR="00A8597C" w:rsidRPr="00F356D7" w:rsidRDefault="00A8597C" w:rsidP="009E330D">
            <w:pPr>
              <w:ind w:hanging="18"/>
            </w:pPr>
            <w:r w:rsidRPr="00F356D7">
              <w:t xml:space="preserve">Milestone: Reach agreement and sign an IP sharing agreement among U. </w:t>
            </w:r>
            <w:proofErr w:type="spellStart"/>
            <w:r w:rsidRPr="00F356D7">
              <w:t>Mich</w:t>
            </w:r>
            <w:proofErr w:type="spellEnd"/>
            <w:r w:rsidRPr="00F356D7">
              <w:t>, U. Washington, PNNL, and ISB</w:t>
            </w:r>
          </w:p>
        </w:tc>
        <w:tc>
          <w:tcPr>
            <w:tcW w:w="990" w:type="dxa"/>
            <w:tcBorders>
              <w:top w:val="nil"/>
              <w:left w:val="nil"/>
              <w:bottom w:val="single" w:sz="4" w:space="0" w:color="auto"/>
              <w:right w:val="single" w:sz="4" w:space="0" w:color="auto"/>
            </w:tcBorders>
            <w:shd w:val="clear" w:color="auto" w:fill="auto"/>
            <w:vAlign w:val="bottom"/>
            <w:hideMark/>
          </w:tcPr>
          <w:p w14:paraId="103A677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BA07E53" w14:textId="77777777" w:rsidR="00A8597C" w:rsidRPr="00F356D7" w:rsidRDefault="00A8597C" w:rsidP="009E330D">
            <w:pPr>
              <w:ind w:hanging="18"/>
            </w:pPr>
            <w:r w:rsidRPr="00F356D7">
              <w:t>4/1/14</w:t>
            </w:r>
          </w:p>
        </w:tc>
        <w:tc>
          <w:tcPr>
            <w:tcW w:w="1170" w:type="dxa"/>
            <w:tcBorders>
              <w:top w:val="nil"/>
              <w:left w:val="nil"/>
              <w:bottom w:val="single" w:sz="4" w:space="0" w:color="auto"/>
              <w:right w:val="single" w:sz="4" w:space="0" w:color="auto"/>
            </w:tcBorders>
            <w:shd w:val="clear" w:color="auto" w:fill="auto"/>
            <w:noWrap/>
            <w:vAlign w:val="bottom"/>
            <w:hideMark/>
          </w:tcPr>
          <w:p w14:paraId="471B092C" w14:textId="77777777" w:rsidR="00A8597C" w:rsidRPr="00F356D7" w:rsidRDefault="00A8597C" w:rsidP="009E330D">
            <w:pPr>
              <w:ind w:right="-18"/>
            </w:pPr>
            <w:r w:rsidRPr="00F356D7">
              <w:t>4/1/14</w:t>
            </w:r>
          </w:p>
        </w:tc>
      </w:tr>
      <w:tr w:rsidR="00A8597C" w:rsidRPr="00F356D7" w14:paraId="14C715FB"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565CFD41" w14:textId="77777777" w:rsidR="00A8597C" w:rsidRPr="00F356D7" w:rsidRDefault="00A8597C" w:rsidP="009E330D">
            <w:pPr>
              <w:ind w:hanging="3"/>
            </w:pPr>
            <w:r w:rsidRPr="00F356D7">
              <w:t>5.2.</w:t>
            </w:r>
          </w:p>
        </w:tc>
        <w:tc>
          <w:tcPr>
            <w:tcW w:w="6120" w:type="dxa"/>
            <w:tcBorders>
              <w:top w:val="nil"/>
              <w:left w:val="nil"/>
              <w:bottom w:val="single" w:sz="4" w:space="0" w:color="auto"/>
              <w:right w:val="single" w:sz="4" w:space="0" w:color="auto"/>
            </w:tcBorders>
            <w:shd w:val="clear" w:color="auto" w:fill="auto"/>
            <w:vAlign w:val="bottom"/>
            <w:hideMark/>
          </w:tcPr>
          <w:p w14:paraId="486C7942" w14:textId="77777777" w:rsidR="00A8597C" w:rsidRPr="00F356D7" w:rsidRDefault="00A8597C" w:rsidP="009E330D">
            <w:pPr>
              <w:ind w:hanging="18"/>
            </w:pPr>
            <w:r w:rsidRPr="00F356D7">
              <w:t xml:space="preserve"> Hire OTT fellow(s) to look at the ARPA-E REMOTE proposal and assess the relevant existing current patent landscape.</w:t>
            </w:r>
          </w:p>
        </w:tc>
        <w:tc>
          <w:tcPr>
            <w:tcW w:w="990" w:type="dxa"/>
            <w:tcBorders>
              <w:top w:val="nil"/>
              <w:left w:val="nil"/>
              <w:bottom w:val="single" w:sz="4" w:space="0" w:color="auto"/>
              <w:right w:val="single" w:sz="4" w:space="0" w:color="auto"/>
            </w:tcBorders>
            <w:shd w:val="clear" w:color="auto" w:fill="auto"/>
            <w:vAlign w:val="bottom"/>
            <w:hideMark/>
          </w:tcPr>
          <w:p w14:paraId="0474C03B"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0DFF5674" w14:textId="77777777" w:rsidR="00A8597C" w:rsidRPr="00F356D7" w:rsidRDefault="00A8597C" w:rsidP="009E330D">
            <w:pPr>
              <w:ind w:hanging="18"/>
            </w:pPr>
            <w:r w:rsidRPr="00F356D7">
              <w:t>1/1/14</w:t>
            </w:r>
          </w:p>
        </w:tc>
        <w:tc>
          <w:tcPr>
            <w:tcW w:w="1170" w:type="dxa"/>
            <w:tcBorders>
              <w:top w:val="nil"/>
              <w:left w:val="nil"/>
              <w:bottom w:val="single" w:sz="4" w:space="0" w:color="auto"/>
              <w:right w:val="single" w:sz="4" w:space="0" w:color="auto"/>
            </w:tcBorders>
            <w:shd w:val="clear" w:color="auto" w:fill="auto"/>
            <w:noWrap/>
            <w:vAlign w:val="bottom"/>
            <w:hideMark/>
          </w:tcPr>
          <w:p w14:paraId="17A44A67" w14:textId="77777777" w:rsidR="00A8597C" w:rsidRPr="00F356D7" w:rsidRDefault="00A8597C" w:rsidP="009E330D">
            <w:pPr>
              <w:ind w:right="-18"/>
            </w:pPr>
            <w:r w:rsidRPr="00F356D7">
              <w:t>4/1/14</w:t>
            </w:r>
          </w:p>
        </w:tc>
      </w:tr>
      <w:tr w:rsidR="00A8597C" w:rsidRPr="00F356D7" w14:paraId="0CB395B3" w14:textId="77777777" w:rsidTr="002A6F3D">
        <w:trPr>
          <w:trHeight w:val="6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34A2F961" w14:textId="77777777" w:rsidR="00A8597C" w:rsidRPr="00F356D7" w:rsidRDefault="00A8597C" w:rsidP="009E330D">
            <w:pPr>
              <w:ind w:hanging="3"/>
            </w:pPr>
            <w:r w:rsidRPr="00F356D7">
              <w:t>M5.2.</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6B45C4BE" w14:textId="77777777" w:rsidR="00A8597C" w:rsidRPr="00F356D7" w:rsidRDefault="00A8597C" w:rsidP="009E330D">
            <w:pPr>
              <w:ind w:hanging="18"/>
            </w:pPr>
            <w:r w:rsidRPr="00F356D7">
              <w:t xml:space="preserve">Milestone: Develop a profile of the existing patents related to methane to methanol (and GTL) biotechnology.  </w:t>
            </w:r>
          </w:p>
        </w:tc>
        <w:tc>
          <w:tcPr>
            <w:tcW w:w="990" w:type="dxa"/>
            <w:tcBorders>
              <w:top w:val="nil"/>
              <w:left w:val="nil"/>
              <w:bottom w:val="single" w:sz="4" w:space="0" w:color="auto"/>
              <w:right w:val="single" w:sz="4" w:space="0" w:color="auto"/>
            </w:tcBorders>
            <w:shd w:val="clear" w:color="auto" w:fill="auto"/>
            <w:vAlign w:val="bottom"/>
            <w:hideMark/>
          </w:tcPr>
          <w:p w14:paraId="6E99AA4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82740CA" w14:textId="77777777" w:rsidR="00A8597C" w:rsidRPr="00F356D7" w:rsidRDefault="00A8597C" w:rsidP="009E330D">
            <w:pPr>
              <w:ind w:hanging="18"/>
            </w:pPr>
            <w:r w:rsidRPr="00F356D7">
              <w:t>4/1/14</w:t>
            </w:r>
          </w:p>
        </w:tc>
        <w:tc>
          <w:tcPr>
            <w:tcW w:w="1170" w:type="dxa"/>
            <w:tcBorders>
              <w:top w:val="nil"/>
              <w:left w:val="nil"/>
              <w:bottom w:val="single" w:sz="4" w:space="0" w:color="auto"/>
              <w:right w:val="single" w:sz="4" w:space="0" w:color="auto"/>
            </w:tcBorders>
            <w:shd w:val="clear" w:color="auto" w:fill="auto"/>
            <w:noWrap/>
            <w:vAlign w:val="bottom"/>
            <w:hideMark/>
          </w:tcPr>
          <w:p w14:paraId="34ED3FC1" w14:textId="77777777" w:rsidR="00A8597C" w:rsidRPr="00F356D7" w:rsidRDefault="00A8597C" w:rsidP="009E330D">
            <w:pPr>
              <w:ind w:right="-18"/>
            </w:pPr>
            <w:r w:rsidRPr="00F356D7">
              <w:t>4/1/14</w:t>
            </w:r>
          </w:p>
        </w:tc>
      </w:tr>
      <w:tr w:rsidR="00A8597C" w:rsidRPr="00F356D7" w14:paraId="0993E062"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6082AB8C" w14:textId="77777777" w:rsidR="00A8597C" w:rsidRPr="00F356D7" w:rsidRDefault="00A8597C" w:rsidP="009E330D">
            <w:pPr>
              <w:ind w:hanging="3"/>
            </w:pPr>
            <w:r w:rsidRPr="00F356D7">
              <w:t>M5.3.</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0FFC0A8E" w14:textId="77777777" w:rsidR="00A8597C" w:rsidRPr="00F356D7" w:rsidRDefault="00A8597C" w:rsidP="009E330D">
            <w:pPr>
              <w:ind w:hanging="18"/>
            </w:pPr>
            <w:r w:rsidRPr="00F356D7">
              <w:t xml:space="preserve">Milestone: File provisional patent for our plan to convert methane to methanol. </w:t>
            </w:r>
          </w:p>
        </w:tc>
        <w:tc>
          <w:tcPr>
            <w:tcW w:w="990" w:type="dxa"/>
            <w:tcBorders>
              <w:top w:val="nil"/>
              <w:left w:val="nil"/>
              <w:bottom w:val="single" w:sz="4" w:space="0" w:color="auto"/>
              <w:right w:val="single" w:sz="4" w:space="0" w:color="auto"/>
            </w:tcBorders>
            <w:shd w:val="clear" w:color="auto" w:fill="auto"/>
            <w:vAlign w:val="bottom"/>
            <w:hideMark/>
          </w:tcPr>
          <w:p w14:paraId="532DA44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9033412" w14:textId="77777777" w:rsidR="00A8597C" w:rsidRPr="00F356D7" w:rsidRDefault="00A8597C" w:rsidP="009E330D">
            <w:pPr>
              <w:ind w:hanging="18"/>
            </w:pPr>
            <w:r w:rsidRPr="00F356D7">
              <w:t>4/1/14</w:t>
            </w:r>
          </w:p>
        </w:tc>
        <w:tc>
          <w:tcPr>
            <w:tcW w:w="1170" w:type="dxa"/>
            <w:tcBorders>
              <w:top w:val="nil"/>
              <w:left w:val="nil"/>
              <w:bottom w:val="single" w:sz="4" w:space="0" w:color="auto"/>
              <w:right w:val="single" w:sz="4" w:space="0" w:color="auto"/>
            </w:tcBorders>
            <w:shd w:val="clear" w:color="auto" w:fill="auto"/>
            <w:noWrap/>
            <w:vAlign w:val="bottom"/>
            <w:hideMark/>
          </w:tcPr>
          <w:p w14:paraId="2AF163F1" w14:textId="77777777" w:rsidR="00A8597C" w:rsidRPr="00F356D7" w:rsidRDefault="00A8597C" w:rsidP="009E330D">
            <w:pPr>
              <w:ind w:right="-18"/>
            </w:pPr>
            <w:r w:rsidRPr="00F356D7">
              <w:t>4/1/14</w:t>
            </w:r>
          </w:p>
        </w:tc>
      </w:tr>
      <w:tr w:rsidR="00A8597C" w:rsidRPr="00F356D7" w14:paraId="6EC23333" w14:textId="77777777" w:rsidTr="002A6F3D">
        <w:trPr>
          <w:trHeight w:val="6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13BC30" w14:textId="77777777" w:rsidR="00A8597C" w:rsidRPr="00F356D7" w:rsidRDefault="00A8597C" w:rsidP="009E330D">
            <w:pPr>
              <w:ind w:hanging="3"/>
            </w:pPr>
            <w:r w:rsidRPr="00F356D7">
              <w:t>5.3.</w:t>
            </w:r>
          </w:p>
        </w:tc>
        <w:tc>
          <w:tcPr>
            <w:tcW w:w="6120" w:type="dxa"/>
            <w:tcBorders>
              <w:top w:val="nil"/>
              <w:left w:val="nil"/>
              <w:bottom w:val="single" w:sz="4" w:space="0" w:color="auto"/>
              <w:right w:val="single" w:sz="4" w:space="0" w:color="auto"/>
            </w:tcBorders>
            <w:shd w:val="clear" w:color="auto" w:fill="auto"/>
            <w:vAlign w:val="bottom"/>
            <w:hideMark/>
          </w:tcPr>
          <w:p w14:paraId="552733D6" w14:textId="77777777" w:rsidR="00A8597C" w:rsidRPr="00F356D7" w:rsidRDefault="00A8597C" w:rsidP="009E330D">
            <w:pPr>
              <w:ind w:hanging="18"/>
            </w:pPr>
            <w:r w:rsidRPr="00F356D7">
              <w:t>Technology to Market Plan: Work with Dr. Nadine Wong and Fellows from OTT and Tech Transfer Consultants (above) to develop Tech to Market Plan</w:t>
            </w:r>
          </w:p>
        </w:tc>
        <w:tc>
          <w:tcPr>
            <w:tcW w:w="990" w:type="dxa"/>
            <w:tcBorders>
              <w:top w:val="nil"/>
              <w:left w:val="nil"/>
              <w:bottom w:val="single" w:sz="4" w:space="0" w:color="auto"/>
              <w:right w:val="single" w:sz="4" w:space="0" w:color="auto"/>
            </w:tcBorders>
            <w:shd w:val="clear" w:color="auto" w:fill="auto"/>
            <w:vAlign w:val="bottom"/>
            <w:hideMark/>
          </w:tcPr>
          <w:p w14:paraId="5BFC6DA2"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7E06D855"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67A63814" w14:textId="77777777" w:rsidR="00A8597C" w:rsidRPr="00F356D7" w:rsidRDefault="00A8597C" w:rsidP="009E330D">
            <w:pPr>
              <w:ind w:right="-18"/>
            </w:pPr>
            <w:r w:rsidRPr="00F356D7">
              <w:t>7/1/14</w:t>
            </w:r>
          </w:p>
        </w:tc>
      </w:tr>
      <w:tr w:rsidR="00A8597C" w:rsidRPr="00F356D7" w14:paraId="4F3D76F2"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2B3326DC" w14:textId="77777777" w:rsidR="00A8597C" w:rsidRPr="00F356D7" w:rsidRDefault="00A8597C" w:rsidP="009E330D">
            <w:pPr>
              <w:ind w:hanging="3"/>
            </w:pPr>
            <w:r w:rsidRPr="00F356D7">
              <w:t>M5.4.</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64669F29" w14:textId="77777777" w:rsidR="00A8597C" w:rsidRPr="00F356D7" w:rsidRDefault="00A8597C" w:rsidP="009E330D">
            <w:pPr>
              <w:ind w:hanging="18"/>
            </w:pPr>
            <w:r w:rsidRPr="00F356D7">
              <w:t>Milestone: Develop tech to market plan</w:t>
            </w:r>
          </w:p>
        </w:tc>
        <w:tc>
          <w:tcPr>
            <w:tcW w:w="990" w:type="dxa"/>
            <w:tcBorders>
              <w:top w:val="nil"/>
              <w:left w:val="nil"/>
              <w:bottom w:val="single" w:sz="4" w:space="0" w:color="auto"/>
              <w:right w:val="single" w:sz="4" w:space="0" w:color="auto"/>
            </w:tcBorders>
            <w:shd w:val="clear" w:color="auto" w:fill="auto"/>
            <w:vAlign w:val="bottom"/>
            <w:hideMark/>
          </w:tcPr>
          <w:p w14:paraId="4FF4CE8C"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DA4A4DA"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305530CA" w14:textId="77777777" w:rsidR="00A8597C" w:rsidRPr="00F356D7" w:rsidRDefault="00A8597C" w:rsidP="009E330D">
            <w:pPr>
              <w:ind w:right="-18"/>
            </w:pPr>
            <w:r w:rsidRPr="00F356D7">
              <w:t>7/1/14</w:t>
            </w:r>
          </w:p>
        </w:tc>
      </w:tr>
      <w:tr w:rsidR="00A8597C" w:rsidRPr="00F356D7" w14:paraId="7B8E22C4" w14:textId="77777777" w:rsidTr="002A6F3D">
        <w:trPr>
          <w:trHeight w:val="6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F949" w14:textId="77777777" w:rsidR="00A8597C" w:rsidRPr="00F356D7" w:rsidRDefault="00A8597C" w:rsidP="009E330D">
            <w:pPr>
              <w:ind w:hanging="3"/>
            </w:pPr>
            <w:r w:rsidRPr="00F356D7">
              <w:t>5.4.</w:t>
            </w:r>
          </w:p>
        </w:tc>
        <w:tc>
          <w:tcPr>
            <w:tcW w:w="6120" w:type="dxa"/>
            <w:tcBorders>
              <w:top w:val="nil"/>
              <w:left w:val="nil"/>
              <w:bottom w:val="single" w:sz="4" w:space="0" w:color="auto"/>
              <w:right w:val="single" w:sz="4" w:space="0" w:color="auto"/>
            </w:tcBorders>
            <w:shd w:val="clear" w:color="auto" w:fill="auto"/>
            <w:vAlign w:val="bottom"/>
            <w:hideMark/>
          </w:tcPr>
          <w:p w14:paraId="6750110D" w14:textId="77777777" w:rsidR="00A8597C" w:rsidRPr="00F356D7" w:rsidRDefault="00A8597C" w:rsidP="009E330D">
            <w:pPr>
              <w:ind w:hanging="18"/>
            </w:pPr>
            <w:r w:rsidRPr="00F356D7">
              <w:t>Market analysis: Use fellows within the OTT Fellows program to conduct market assessment of the technology area relevant to the conversion of methane to methanol and other liquid fuels</w:t>
            </w:r>
          </w:p>
        </w:tc>
        <w:tc>
          <w:tcPr>
            <w:tcW w:w="990" w:type="dxa"/>
            <w:tcBorders>
              <w:top w:val="nil"/>
              <w:left w:val="nil"/>
              <w:bottom w:val="single" w:sz="4" w:space="0" w:color="auto"/>
              <w:right w:val="single" w:sz="4" w:space="0" w:color="auto"/>
            </w:tcBorders>
            <w:shd w:val="clear" w:color="auto" w:fill="auto"/>
            <w:vAlign w:val="bottom"/>
            <w:hideMark/>
          </w:tcPr>
          <w:p w14:paraId="05AB0E05"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0E4597AF"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1ED8BB17" w14:textId="77777777" w:rsidR="00A8597C" w:rsidRPr="00F356D7" w:rsidRDefault="00A8597C" w:rsidP="009E330D">
            <w:pPr>
              <w:ind w:right="-18"/>
            </w:pPr>
            <w:r w:rsidRPr="00F356D7">
              <w:t>10/1/14</w:t>
            </w:r>
          </w:p>
        </w:tc>
      </w:tr>
      <w:tr w:rsidR="00A8597C" w:rsidRPr="00F356D7" w14:paraId="295CBDC7" w14:textId="77777777" w:rsidTr="002A6F3D">
        <w:trPr>
          <w:trHeight w:val="6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16D8A900" w14:textId="77777777" w:rsidR="00A8597C" w:rsidRPr="00F356D7" w:rsidRDefault="00A8597C" w:rsidP="009E330D">
            <w:pPr>
              <w:ind w:hanging="3"/>
            </w:pPr>
            <w:r w:rsidRPr="00F356D7">
              <w:t>M5.5.</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10D818C7" w14:textId="77777777" w:rsidR="00A8597C" w:rsidRPr="00F356D7" w:rsidRDefault="00A8597C" w:rsidP="009E330D">
            <w:pPr>
              <w:ind w:hanging="18"/>
            </w:pPr>
            <w:r w:rsidRPr="00F356D7">
              <w:t>Milestone: Develop a document that assesses the market for conversion of methane to methanol and to butanol (GTL).</w:t>
            </w:r>
          </w:p>
        </w:tc>
        <w:tc>
          <w:tcPr>
            <w:tcW w:w="990" w:type="dxa"/>
            <w:tcBorders>
              <w:top w:val="nil"/>
              <w:left w:val="nil"/>
              <w:bottom w:val="nil"/>
              <w:right w:val="nil"/>
            </w:tcBorders>
            <w:shd w:val="clear" w:color="auto" w:fill="auto"/>
            <w:vAlign w:val="bottom"/>
            <w:hideMark/>
          </w:tcPr>
          <w:p w14:paraId="4D3B5179" w14:textId="77777777" w:rsidR="00A8597C" w:rsidRPr="00F356D7" w:rsidRDefault="00A8597C" w:rsidP="009E330D">
            <w:pPr>
              <w:ind w:left="-18"/>
            </w:pPr>
          </w:p>
        </w:tc>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7B17E39"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6F4446CB" w14:textId="77777777" w:rsidR="00A8597C" w:rsidRPr="00F356D7" w:rsidRDefault="00A8597C" w:rsidP="009E330D">
            <w:pPr>
              <w:ind w:right="-18"/>
            </w:pPr>
            <w:r w:rsidRPr="00F356D7">
              <w:t>10/1/14</w:t>
            </w:r>
          </w:p>
        </w:tc>
      </w:tr>
      <w:tr w:rsidR="00A8597C" w:rsidRPr="00F356D7" w14:paraId="0824C9CF" w14:textId="77777777" w:rsidTr="002A6F3D">
        <w:trPr>
          <w:trHeight w:val="12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941A6" w14:textId="77777777" w:rsidR="00A8597C" w:rsidRPr="00F356D7" w:rsidRDefault="00A8597C" w:rsidP="009E330D">
            <w:pPr>
              <w:ind w:hanging="3"/>
            </w:pPr>
            <w:r w:rsidRPr="00F356D7">
              <w:t>5.4.</w:t>
            </w:r>
          </w:p>
        </w:tc>
        <w:tc>
          <w:tcPr>
            <w:tcW w:w="6120" w:type="dxa"/>
            <w:tcBorders>
              <w:top w:val="nil"/>
              <w:left w:val="nil"/>
              <w:bottom w:val="single" w:sz="4" w:space="0" w:color="auto"/>
              <w:right w:val="single" w:sz="4" w:space="0" w:color="auto"/>
            </w:tcBorders>
            <w:shd w:val="clear" w:color="auto" w:fill="auto"/>
            <w:vAlign w:val="bottom"/>
            <w:hideMark/>
          </w:tcPr>
          <w:p w14:paraId="40886CA6" w14:textId="77777777" w:rsidR="00A8597C" w:rsidRPr="00F356D7" w:rsidRDefault="00A8597C" w:rsidP="009E330D">
            <w:pPr>
              <w:ind w:hanging="18"/>
            </w:pPr>
            <w:r w:rsidRPr="00F356D7">
              <w:t xml:space="preserve">Partner/funding outreach and engagement: Work through the </w:t>
            </w:r>
            <w:proofErr w:type="spellStart"/>
            <w:r w:rsidRPr="00F356D7">
              <w:t>Univ</w:t>
            </w:r>
            <w:proofErr w:type="spellEnd"/>
            <w:r w:rsidRPr="00F356D7">
              <w:t xml:space="preserve"> of Michigan Office of Technology Transfer (OTT) to identify and then hire an independent consultant for scouting and forging relationships with technology partners.   During the first quarter, we will identify consultant candidates with the thought that that person would be onboard by the 2nd quarter and ramping up from there on.</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4CBCF2FF"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07C3008C"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5EF8C184" w14:textId="77777777" w:rsidR="00A8597C" w:rsidRPr="00F356D7" w:rsidRDefault="00A8597C" w:rsidP="009E330D">
            <w:pPr>
              <w:ind w:right="-18"/>
            </w:pPr>
            <w:r w:rsidRPr="00F356D7">
              <w:t>7/1/14</w:t>
            </w:r>
          </w:p>
        </w:tc>
      </w:tr>
      <w:tr w:rsidR="00A8597C" w:rsidRPr="00F356D7" w14:paraId="51165AAA" w14:textId="77777777" w:rsidTr="002A6F3D">
        <w:trPr>
          <w:trHeight w:val="6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065ED069" w14:textId="77777777" w:rsidR="00A8597C" w:rsidRPr="00F356D7" w:rsidRDefault="00A8597C" w:rsidP="009E330D">
            <w:pPr>
              <w:ind w:hanging="3"/>
            </w:pPr>
            <w:r w:rsidRPr="00F356D7">
              <w:t>M5.6.</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7E6E072F" w14:textId="77777777" w:rsidR="00A8597C" w:rsidRPr="00F356D7" w:rsidRDefault="00A8597C" w:rsidP="009E330D">
            <w:pPr>
              <w:ind w:hanging="18"/>
            </w:pPr>
            <w:r w:rsidRPr="00F356D7">
              <w:t xml:space="preserve">Milestone: Hire an independent T2M Consultant to oversee the tech-to-market plan and forge relationships with technology partners. </w:t>
            </w:r>
          </w:p>
        </w:tc>
        <w:tc>
          <w:tcPr>
            <w:tcW w:w="990" w:type="dxa"/>
            <w:tcBorders>
              <w:top w:val="nil"/>
              <w:left w:val="nil"/>
              <w:bottom w:val="single" w:sz="4" w:space="0" w:color="auto"/>
              <w:right w:val="single" w:sz="4" w:space="0" w:color="auto"/>
            </w:tcBorders>
            <w:shd w:val="clear" w:color="auto" w:fill="auto"/>
            <w:vAlign w:val="bottom"/>
            <w:hideMark/>
          </w:tcPr>
          <w:p w14:paraId="5E169B5F"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4536ABF"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2F32F60F" w14:textId="77777777" w:rsidR="00A8597C" w:rsidRPr="00F356D7" w:rsidRDefault="00A8597C" w:rsidP="009E330D">
            <w:pPr>
              <w:ind w:right="-18"/>
            </w:pPr>
            <w:r w:rsidRPr="00F356D7">
              <w:t>7/1/14</w:t>
            </w:r>
          </w:p>
        </w:tc>
      </w:tr>
      <w:tr w:rsidR="00A8597C" w:rsidRPr="00F356D7" w14:paraId="7CF8E766" w14:textId="77777777" w:rsidTr="002A6F3D">
        <w:trPr>
          <w:trHeight w:val="9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114F5" w14:textId="77777777" w:rsidR="00A8597C" w:rsidRPr="00F356D7" w:rsidRDefault="00A8597C" w:rsidP="009E330D">
            <w:pPr>
              <w:ind w:hanging="3"/>
            </w:pPr>
            <w:r w:rsidRPr="00F356D7">
              <w:t>5.5.</w:t>
            </w:r>
          </w:p>
        </w:tc>
        <w:tc>
          <w:tcPr>
            <w:tcW w:w="6120" w:type="dxa"/>
            <w:tcBorders>
              <w:top w:val="nil"/>
              <w:left w:val="nil"/>
              <w:bottom w:val="single" w:sz="4" w:space="0" w:color="auto"/>
              <w:right w:val="single" w:sz="4" w:space="0" w:color="auto"/>
            </w:tcBorders>
            <w:shd w:val="clear" w:color="auto" w:fill="auto"/>
            <w:vAlign w:val="bottom"/>
            <w:hideMark/>
          </w:tcPr>
          <w:p w14:paraId="7BADD5BD" w14:textId="77777777" w:rsidR="00A8597C" w:rsidRPr="00F356D7" w:rsidRDefault="00A8597C" w:rsidP="009E330D">
            <w:pPr>
              <w:ind w:hanging="18"/>
            </w:pPr>
            <w:r w:rsidRPr="00F356D7">
              <w:t xml:space="preserve">Partner/funding outreach and engagement: Develop a pitch deck. </w:t>
            </w:r>
            <w:proofErr w:type="spellStart"/>
            <w:r w:rsidRPr="00F356D7">
              <w:t>Ppt</w:t>
            </w:r>
            <w:proofErr w:type="spellEnd"/>
            <w:r w:rsidRPr="00F356D7">
              <w:t xml:space="preserve"> presentation tailored to use in meetings with potential partners, funders, etc. Slides would focus more on the market/commercial aspect rather than the technical. This would include market size, </w:t>
            </w:r>
            <w:r w:rsidRPr="00F356D7">
              <w:lastRenderedPageBreak/>
              <w:t>value proposition etc.</w:t>
            </w:r>
          </w:p>
        </w:tc>
        <w:tc>
          <w:tcPr>
            <w:tcW w:w="990" w:type="dxa"/>
            <w:tcBorders>
              <w:top w:val="nil"/>
              <w:left w:val="nil"/>
              <w:bottom w:val="single" w:sz="4" w:space="0" w:color="auto"/>
              <w:right w:val="single" w:sz="4" w:space="0" w:color="auto"/>
            </w:tcBorders>
            <w:shd w:val="clear" w:color="auto" w:fill="auto"/>
            <w:vAlign w:val="bottom"/>
            <w:hideMark/>
          </w:tcPr>
          <w:p w14:paraId="56EDB296" w14:textId="77777777" w:rsidR="00A8597C" w:rsidRPr="00F356D7" w:rsidRDefault="00A8597C" w:rsidP="009E330D">
            <w:pPr>
              <w:ind w:left="-18"/>
            </w:pPr>
            <w:r w:rsidRPr="00F356D7">
              <w:lastRenderedPageBreak/>
              <w:t>4</w:t>
            </w:r>
          </w:p>
        </w:tc>
        <w:tc>
          <w:tcPr>
            <w:tcW w:w="900" w:type="dxa"/>
            <w:tcBorders>
              <w:top w:val="nil"/>
              <w:left w:val="nil"/>
              <w:bottom w:val="single" w:sz="4" w:space="0" w:color="auto"/>
              <w:right w:val="single" w:sz="4" w:space="0" w:color="auto"/>
            </w:tcBorders>
            <w:shd w:val="clear" w:color="auto" w:fill="auto"/>
            <w:noWrap/>
            <w:vAlign w:val="bottom"/>
            <w:hideMark/>
          </w:tcPr>
          <w:p w14:paraId="77E9194D"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447CA5FE" w14:textId="77777777" w:rsidR="00A8597C" w:rsidRPr="00F356D7" w:rsidRDefault="00A8597C" w:rsidP="009E330D">
            <w:pPr>
              <w:ind w:right="-18"/>
            </w:pPr>
            <w:r w:rsidRPr="00F356D7">
              <w:t>2/1/15</w:t>
            </w:r>
          </w:p>
        </w:tc>
      </w:tr>
      <w:tr w:rsidR="00A8597C" w:rsidRPr="00F356D7" w14:paraId="6E12165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73D223FF" w14:textId="77777777" w:rsidR="00A8597C" w:rsidRPr="00F356D7" w:rsidRDefault="00A8597C" w:rsidP="009E330D">
            <w:pPr>
              <w:ind w:hanging="3"/>
            </w:pPr>
            <w:r w:rsidRPr="00F356D7">
              <w:lastRenderedPageBreak/>
              <w:t>M5.7.</w:t>
            </w:r>
          </w:p>
        </w:tc>
        <w:tc>
          <w:tcPr>
            <w:tcW w:w="6120" w:type="dxa"/>
            <w:tcBorders>
              <w:top w:val="nil"/>
              <w:left w:val="nil"/>
              <w:bottom w:val="single" w:sz="4" w:space="0" w:color="auto"/>
              <w:right w:val="single" w:sz="4" w:space="0" w:color="auto"/>
            </w:tcBorders>
            <w:shd w:val="clear" w:color="auto" w:fill="auto"/>
            <w:vAlign w:val="bottom"/>
            <w:hideMark/>
          </w:tcPr>
          <w:p w14:paraId="5FBBD5DC" w14:textId="77777777" w:rsidR="00A8597C" w:rsidRPr="00F356D7" w:rsidRDefault="00A8597C" w:rsidP="009E330D">
            <w:pPr>
              <w:ind w:hanging="18"/>
            </w:pPr>
            <w:r w:rsidRPr="00F356D7">
              <w:t>Milestone: Develop a pitch deck</w:t>
            </w:r>
          </w:p>
        </w:tc>
        <w:tc>
          <w:tcPr>
            <w:tcW w:w="990" w:type="dxa"/>
            <w:tcBorders>
              <w:top w:val="nil"/>
              <w:left w:val="nil"/>
              <w:bottom w:val="single" w:sz="4" w:space="0" w:color="auto"/>
              <w:right w:val="single" w:sz="4" w:space="0" w:color="auto"/>
            </w:tcBorders>
            <w:shd w:val="clear" w:color="auto" w:fill="auto"/>
            <w:vAlign w:val="bottom"/>
            <w:hideMark/>
          </w:tcPr>
          <w:p w14:paraId="44084C3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0D61888B" w14:textId="77777777" w:rsidR="00A8597C" w:rsidRPr="00F356D7" w:rsidRDefault="00A8597C" w:rsidP="009E330D">
            <w:pPr>
              <w:ind w:hanging="18"/>
            </w:pPr>
            <w:r w:rsidRPr="00F356D7">
              <w:t>2/1/15</w:t>
            </w:r>
          </w:p>
        </w:tc>
        <w:tc>
          <w:tcPr>
            <w:tcW w:w="1170" w:type="dxa"/>
            <w:tcBorders>
              <w:top w:val="nil"/>
              <w:left w:val="nil"/>
              <w:bottom w:val="single" w:sz="4" w:space="0" w:color="auto"/>
              <w:right w:val="single" w:sz="4" w:space="0" w:color="auto"/>
            </w:tcBorders>
            <w:shd w:val="clear" w:color="auto" w:fill="auto"/>
            <w:noWrap/>
            <w:vAlign w:val="bottom"/>
            <w:hideMark/>
          </w:tcPr>
          <w:p w14:paraId="71C001CD" w14:textId="77777777" w:rsidR="00A8597C" w:rsidRPr="00F356D7" w:rsidRDefault="00A8597C" w:rsidP="009E330D">
            <w:pPr>
              <w:ind w:right="-18"/>
            </w:pPr>
            <w:r w:rsidRPr="00F356D7">
              <w:t>2/1/15</w:t>
            </w:r>
          </w:p>
        </w:tc>
      </w:tr>
      <w:tr w:rsidR="00A8597C" w:rsidRPr="00F356D7" w14:paraId="16704EE7"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46F03E5B" w14:textId="77777777" w:rsidR="00A8597C" w:rsidRPr="00F356D7" w:rsidRDefault="00A8597C" w:rsidP="009E330D">
            <w:pPr>
              <w:ind w:hanging="3"/>
            </w:pPr>
            <w:r w:rsidRPr="00F356D7">
              <w:t>5.6.</w:t>
            </w:r>
          </w:p>
        </w:tc>
        <w:tc>
          <w:tcPr>
            <w:tcW w:w="6120" w:type="dxa"/>
            <w:tcBorders>
              <w:top w:val="nil"/>
              <w:left w:val="nil"/>
              <w:bottom w:val="single" w:sz="4" w:space="0" w:color="auto"/>
              <w:right w:val="single" w:sz="4" w:space="0" w:color="auto"/>
            </w:tcBorders>
            <w:shd w:val="clear" w:color="auto" w:fill="auto"/>
            <w:vAlign w:val="bottom"/>
            <w:hideMark/>
          </w:tcPr>
          <w:p w14:paraId="099503CD" w14:textId="77777777" w:rsidR="00A8597C" w:rsidRPr="00F356D7" w:rsidRDefault="00A8597C" w:rsidP="009E330D">
            <w:pPr>
              <w:ind w:hanging="18"/>
            </w:pPr>
            <w:r w:rsidRPr="00F356D7">
              <w:t xml:space="preserve">Partner/funding outreach and engagement: Travel to the annual ARPA-E summit. </w:t>
            </w:r>
          </w:p>
        </w:tc>
        <w:tc>
          <w:tcPr>
            <w:tcW w:w="990" w:type="dxa"/>
            <w:tcBorders>
              <w:top w:val="nil"/>
              <w:left w:val="nil"/>
              <w:bottom w:val="single" w:sz="4" w:space="0" w:color="auto"/>
              <w:right w:val="single" w:sz="4" w:space="0" w:color="auto"/>
            </w:tcBorders>
            <w:shd w:val="clear" w:color="auto" w:fill="auto"/>
            <w:vAlign w:val="bottom"/>
            <w:hideMark/>
          </w:tcPr>
          <w:p w14:paraId="34BF81A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1DE9826"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437FBC87" w14:textId="77777777" w:rsidR="00A8597C" w:rsidRPr="00F356D7" w:rsidRDefault="00A8597C" w:rsidP="009E330D">
            <w:pPr>
              <w:ind w:right="-18"/>
            </w:pPr>
          </w:p>
        </w:tc>
      </w:tr>
      <w:tr w:rsidR="00A8597C" w:rsidRPr="00F356D7" w14:paraId="38C64973" w14:textId="77777777" w:rsidTr="002A6F3D">
        <w:trPr>
          <w:trHeight w:val="12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D8FAECF" w14:textId="77777777" w:rsidR="00A8597C" w:rsidRPr="00F356D7" w:rsidRDefault="00A8597C" w:rsidP="009E330D">
            <w:pPr>
              <w:ind w:hanging="3"/>
            </w:pPr>
            <w:r w:rsidRPr="00F356D7">
              <w:t>5.7.</w:t>
            </w:r>
          </w:p>
        </w:tc>
        <w:tc>
          <w:tcPr>
            <w:tcW w:w="6120" w:type="dxa"/>
            <w:tcBorders>
              <w:top w:val="nil"/>
              <w:left w:val="nil"/>
              <w:bottom w:val="single" w:sz="4" w:space="0" w:color="auto"/>
              <w:right w:val="single" w:sz="4" w:space="0" w:color="auto"/>
            </w:tcBorders>
            <w:shd w:val="clear" w:color="auto" w:fill="auto"/>
            <w:vAlign w:val="bottom"/>
            <w:hideMark/>
          </w:tcPr>
          <w:p w14:paraId="3C323290" w14:textId="77777777" w:rsidR="00A8597C" w:rsidRPr="00F356D7" w:rsidRDefault="00A8597C" w:rsidP="009E330D">
            <w:pPr>
              <w:ind w:hanging="18"/>
            </w:pPr>
            <w:r w:rsidRPr="00F356D7">
              <w:t>Partner/funding outreach and engagement: Hire graduate student fellow(s) at OTT3 to develop a preliminary list of companies with technology in the methane to methanol and methanol to fuels areas. OTT and UM have ongoing relationships with several target companies such as BASF, Dow Chemical and can be used to initiate discussions with those partners.</w:t>
            </w:r>
          </w:p>
        </w:tc>
        <w:tc>
          <w:tcPr>
            <w:tcW w:w="990" w:type="dxa"/>
            <w:tcBorders>
              <w:top w:val="nil"/>
              <w:left w:val="nil"/>
              <w:bottom w:val="single" w:sz="4" w:space="0" w:color="auto"/>
              <w:right w:val="single" w:sz="4" w:space="0" w:color="auto"/>
            </w:tcBorders>
            <w:shd w:val="clear" w:color="auto" w:fill="auto"/>
            <w:vAlign w:val="bottom"/>
            <w:hideMark/>
          </w:tcPr>
          <w:p w14:paraId="6CCA7F6C"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2F874C85" w14:textId="77777777" w:rsidR="00A8597C" w:rsidRPr="00F356D7" w:rsidRDefault="00A8597C" w:rsidP="009E330D">
            <w:pPr>
              <w:ind w:hanging="18"/>
            </w:pPr>
            <w:r w:rsidRPr="00F356D7">
              <w:t>8/1/14</w:t>
            </w:r>
          </w:p>
        </w:tc>
        <w:tc>
          <w:tcPr>
            <w:tcW w:w="1170" w:type="dxa"/>
            <w:tcBorders>
              <w:top w:val="nil"/>
              <w:left w:val="nil"/>
              <w:bottom w:val="single" w:sz="4" w:space="0" w:color="auto"/>
              <w:right w:val="single" w:sz="4" w:space="0" w:color="auto"/>
            </w:tcBorders>
            <w:shd w:val="clear" w:color="auto" w:fill="auto"/>
            <w:noWrap/>
            <w:vAlign w:val="bottom"/>
            <w:hideMark/>
          </w:tcPr>
          <w:p w14:paraId="748F4E93" w14:textId="77777777" w:rsidR="00A8597C" w:rsidRPr="00F356D7" w:rsidRDefault="00A8597C" w:rsidP="009E330D">
            <w:pPr>
              <w:ind w:right="-18"/>
            </w:pPr>
            <w:r w:rsidRPr="00F356D7">
              <w:t>2/1/15</w:t>
            </w:r>
          </w:p>
        </w:tc>
      </w:tr>
      <w:tr w:rsidR="00A8597C" w:rsidRPr="00F356D7" w14:paraId="44C5B8A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29FC97EC" w14:textId="77777777" w:rsidR="00A8597C" w:rsidRPr="00F356D7" w:rsidRDefault="00A8597C" w:rsidP="009E330D">
            <w:pPr>
              <w:ind w:hanging="3"/>
            </w:pPr>
            <w:r w:rsidRPr="00F356D7">
              <w:t>M5.8.</w:t>
            </w:r>
          </w:p>
        </w:tc>
        <w:tc>
          <w:tcPr>
            <w:tcW w:w="6120" w:type="dxa"/>
            <w:tcBorders>
              <w:top w:val="nil"/>
              <w:left w:val="nil"/>
              <w:bottom w:val="single" w:sz="4" w:space="0" w:color="auto"/>
              <w:right w:val="single" w:sz="4" w:space="0" w:color="auto"/>
            </w:tcBorders>
            <w:shd w:val="clear" w:color="auto" w:fill="auto"/>
            <w:vAlign w:val="bottom"/>
            <w:hideMark/>
          </w:tcPr>
          <w:p w14:paraId="5A5CF5BA" w14:textId="77777777" w:rsidR="00A8597C" w:rsidRPr="00F356D7" w:rsidRDefault="00A8597C" w:rsidP="009E330D">
            <w:pPr>
              <w:ind w:hanging="18"/>
            </w:pPr>
            <w:r w:rsidRPr="00F356D7">
              <w:t xml:space="preserve">Milestone: Meet with potential industrial partners. </w:t>
            </w:r>
          </w:p>
        </w:tc>
        <w:tc>
          <w:tcPr>
            <w:tcW w:w="990" w:type="dxa"/>
            <w:tcBorders>
              <w:top w:val="nil"/>
              <w:left w:val="nil"/>
              <w:bottom w:val="single" w:sz="4" w:space="0" w:color="auto"/>
              <w:right w:val="single" w:sz="4" w:space="0" w:color="auto"/>
            </w:tcBorders>
            <w:shd w:val="clear" w:color="auto" w:fill="auto"/>
            <w:vAlign w:val="bottom"/>
            <w:hideMark/>
          </w:tcPr>
          <w:p w14:paraId="3B4BB4D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2666962" w14:textId="77777777" w:rsidR="00A8597C" w:rsidRPr="00F356D7" w:rsidRDefault="00A8597C" w:rsidP="009E330D">
            <w:pPr>
              <w:ind w:hanging="18"/>
            </w:pPr>
            <w:r w:rsidRPr="00F356D7">
              <w:t>2/1/15</w:t>
            </w:r>
          </w:p>
        </w:tc>
        <w:tc>
          <w:tcPr>
            <w:tcW w:w="1170" w:type="dxa"/>
            <w:tcBorders>
              <w:top w:val="nil"/>
              <w:left w:val="nil"/>
              <w:bottom w:val="single" w:sz="4" w:space="0" w:color="auto"/>
              <w:right w:val="single" w:sz="4" w:space="0" w:color="auto"/>
            </w:tcBorders>
            <w:shd w:val="clear" w:color="auto" w:fill="auto"/>
            <w:noWrap/>
            <w:vAlign w:val="bottom"/>
            <w:hideMark/>
          </w:tcPr>
          <w:p w14:paraId="0DE5D269" w14:textId="77777777" w:rsidR="00A8597C" w:rsidRPr="00F356D7" w:rsidRDefault="00A8597C" w:rsidP="009E330D">
            <w:pPr>
              <w:ind w:right="-18"/>
            </w:pPr>
            <w:r w:rsidRPr="00F356D7">
              <w:t>2/1/15</w:t>
            </w:r>
          </w:p>
        </w:tc>
      </w:tr>
      <w:tr w:rsidR="00A8597C" w:rsidRPr="00F356D7" w14:paraId="6D865681"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70497C1D" w14:textId="77777777" w:rsidR="00A8597C" w:rsidRPr="00F356D7" w:rsidRDefault="00A8597C" w:rsidP="009E330D">
            <w:pPr>
              <w:ind w:hanging="3"/>
            </w:pPr>
            <w:r w:rsidRPr="00F356D7">
              <w:t>5.8.</w:t>
            </w:r>
          </w:p>
        </w:tc>
        <w:tc>
          <w:tcPr>
            <w:tcW w:w="6120" w:type="dxa"/>
            <w:tcBorders>
              <w:top w:val="nil"/>
              <w:left w:val="nil"/>
              <w:bottom w:val="single" w:sz="4" w:space="0" w:color="auto"/>
              <w:right w:val="single" w:sz="4" w:space="0" w:color="auto"/>
            </w:tcBorders>
            <w:shd w:val="clear" w:color="auto" w:fill="auto"/>
            <w:vAlign w:val="bottom"/>
            <w:hideMark/>
          </w:tcPr>
          <w:p w14:paraId="4E2B4D22" w14:textId="77777777" w:rsidR="00A8597C" w:rsidRPr="00F356D7" w:rsidRDefault="00A8597C" w:rsidP="009E330D">
            <w:pPr>
              <w:ind w:hanging="18"/>
            </w:pPr>
            <w:r w:rsidRPr="00F356D7">
              <w:t xml:space="preserve">Partner/funding outreach and engagement: Begin developing proposals for industrial and federal </w:t>
            </w:r>
            <w:proofErr w:type="gramStart"/>
            <w:r w:rsidRPr="00F356D7">
              <w:t>funding,</w:t>
            </w:r>
            <w:proofErr w:type="gramEnd"/>
            <w:r w:rsidRPr="00F356D7">
              <w:t xml:space="preserve"> based on the analysis of target companies and federal funding options.</w:t>
            </w:r>
          </w:p>
        </w:tc>
        <w:tc>
          <w:tcPr>
            <w:tcW w:w="990" w:type="dxa"/>
            <w:tcBorders>
              <w:top w:val="nil"/>
              <w:left w:val="nil"/>
              <w:bottom w:val="single" w:sz="4" w:space="0" w:color="auto"/>
              <w:right w:val="single" w:sz="4" w:space="0" w:color="auto"/>
            </w:tcBorders>
            <w:shd w:val="clear" w:color="auto" w:fill="auto"/>
            <w:vAlign w:val="bottom"/>
            <w:hideMark/>
          </w:tcPr>
          <w:p w14:paraId="6E3B0111" w14:textId="77777777" w:rsidR="00A8597C" w:rsidRPr="00F356D7" w:rsidRDefault="00A8597C" w:rsidP="009E330D">
            <w:pPr>
              <w:ind w:left="-18"/>
            </w:pPr>
            <w:r w:rsidRPr="00F356D7">
              <w:t>22</w:t>
            </w:r>
          </w:p>
        </w:tc>
        <w:tc>
          <w:tcPr>
            <w:tcW w:w="900" w:type="dxa"/>
            <w:tcBorders>
              <w:top w:val="nil"/>
              <w:left w:val="nil"/>
              <w:bottom w:val="single" w:sz="4" w:space="0" w:color="auto"/>
              <w:right w:val="single" w:sz="4" w:space="0" w:color="auto"/>
            </w:tcBorders>
            <w:shd w:val="clear" w:color="auto" w:fill="auto"/>
            <w:noWrap/>
            <w:vAlign w:val="bottom"/>
            <w:hideMark/>
          </w:tcPr>
          <w:p w14:paraId="68A4E2B5" w14:textId="77777777" w:rsidR="00A8597C" w:rsidRPr="00F356D7" w:rsidRDefault="00A8597C" w:rsidP="009E330D">
            <w:pPr>
              <w:ind w:hanging="18"/>
            </w:pPr>
            <w:r w:rsidRPr="00F356D7">
              <w:t>2/1/15</w:t>
            </w:r>
          </w:p>
        </w:tc>
        <w:tc>
          <w:tcPr>
            <w:tcW w:w="1170" w:type="dxa"/>
            <w:tcBorders>
              <w:top w:val="nil"/>
              <w:left w:val="nil"/>
              <w:bottom w:val="single" w:sz="4" w:space="0" w:color="auto"/>
              <w:right w:val="single" w:sz="4" w:space="0" w:color="auto"/>
            </w:tcBorders>
            <w:shd w:val="clear" w:color="auto" w:fill="auto"/>
            <w:noWrap/>
            <w:vAlign w:val="bottom"/>
            <w:hideMark/>
          </w:tcPr>
          <w:p w14:paraId="189A2B93" w14:textId="77777777" w:rsidR="00A8597C" w:rsidRPr="00F356D7" w:rsidRDefault="00A8597C" w:rsidP="009E330D">
            <w:pPr>
              <w:ind w:right="-18"/>
            </w:pPr>
            <w:r w:rsidRPr="00F356D7">
              <w:t>12/1/16</w:t>
            </w:r>
          </w:p>
        </w:tc>
      </w:tr>
      <w:tr w:rsidR="00A8597C" w:rsidRPr="00F356D7" w14:paraId="68DB8F8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55B1843B" w14:textId="77777777" w:rsidR="00A8597C" w:rsidRPr="00F356D7" w:rsidRDefault="00A8597C" w:rsidP="009E330D">
            <w:pPr>
              <w:ind w:hanging="3"/>
            </w:pPr>
            <w:r w:rsidRPr="00F356D7">
              <w:t>M5.9.</w:t>
            </w:r>
          </w:p>
        </w:tc>
        <w:tc>
          <w:tcPr>
            <w:tcW w:w="6120" w:type="dxa"/>
            <w:tcBorders>
              <w:top w:val="nil"/>
              <w:left w:val="nil"/>
              <w:bottom w:val="single" w:sz="4" w:space="0" w:color="auto"/>
              <w:right w:val="single" w:sz="4" w:space="0" w:color="auto"/>
            </w:tcBorders>
            <w:shd w:val="clear" w:color="auto" w:fill="auto"/>
            <w:vAlign w:val="bottom"/>
            <w:hideMark/>
          </w:tcPr>
          <w:p w14:paraId="162A9E88" w14:textId="77777777" w:rsidR="00A8597C" w:rsidRPr="00F356D7" w:rsidRDefault="00A8597C" w:rsidP="009E330D">
            <w:pPr>
              <w:ind w:hanging="18"/>
            </w:pPr>
            <w:r w:rsidRPr="00F356D7">
              <w:t xml:space="preserve">Milestone: Write proposal for follow-up funding of the project. </w:t>
            </w:r>
          </w:p>
        </w:tc>
        <w:tc>
          <w:tcPr>
            <w:tcW w:w="990" w:type="dxa"/>
            <w:tcBorders>
              <w:top w:val="nil"/>
              <w:left w:val="nil"/>
              <w:bottom w:val="single" w:sz="4" w:space="0" w:color="auto"/>
              <w:right w:val="single" w:sz="4" w:space="0" w:color="auto"/>
            </w:tcBorders>
            <w:shd w:val="clear" w:color="auto" w:fill="auto"/>
            <w:vAlign w:val="bottom"/>
            <w:hideMark/>
          </w:tcPr>
          <w:p w14:paraId="7C108BB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1CDC4AD" w14:textId="77777777" w:rsidR="00A8597C" w:rsidRPr="00F356D7"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hideMark/>
          </w:tcPr>
          <w:p w14:paraId="6DFEF3CA" w14:textId="77777777" w:rsidR="00A8597C" w:rsidRPr="00F356D7" w:rsidRDefault="00A8597C" w:rsidP="009E330D">
            <w:pPr>
              <w:ind w:right="-18"/>
              <w:rPr>
                <w:color w:val="FF0000"/>
              </w:rPr>
            </w:pPr>
            <w:r w:rsidRPr="00F356D7">
              <w:rPr>
                <w:color w:val="FF0000"/>
              </w:rPr>
              <w:t>4/1/16</w:t>
            </w:r>
          </w:p>
        </w:tc>
      </w:tr>
      <w:tr w:rsidR="00A8597C" w:rsidRPr="00F356D7" w14:paraId="2E616EBB"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4A1D4345" w14:textId="77777777" w:rsidR="00A8597C" w:rsidRPr="00F356D7" w:rsidRDefault="00A8597C" w:rsidP="009E330D">
            <w:pPr>
              <w:ind w:hanging="3"/>
            </w:pPr>
            <w:r w:rsidRPr="00F356D7">
              <w:t>5.9.</w:t>
            </w:r>
          </w:p>
        </w:tc>
        <w:tc>
          <w:tcPr>
            <w:tcW w:w="6120" w:type="dxa"/>
            <w:tcBorders>
              <w:top w:val="nil"/>
              <w:left w:val="nil"/>
              <w:bottom w:val="single" w:sz="4" w:space="0" w:color="auto"/>
              <w:right w:val="single" w:sz="4" w:space="0" w:color="auto"/>
            </w:tcBorders>
            <w:shd w:val="clear" w:color="auto" w:fill="auto"/>
            <w:vAlign w:val="bottom"/>
            <w:hideMark/>
          </w:tcPr>
          <w:p w14:paraId="5FAA8E1F" w14:textId="77777777" w:rsidR="00A8597C" w:rsidRPr="00F356D7" w:rsidRDefault="00A8597C" w:rsidP="009E330D">
            <w:pPr>
              <w:ind w:hanging="18"/>
            </w:pPr>
            <w:r w:rsidRPr="00F356D7">
              <w:t>Partner/funding outreach and engagement: Involve OTT to negotiate the confidentiality and material transfer agreements, work with ORSP to negotiate IP terms within a sponsored research agreement.</w:t>
            </w:r>
          </w:p>
        </w:tc>
        <w:tc>
          <w:tcPr>
            <w:tcW w:w="990" w:type="dxa"/>
            <w:tcBorders>
              <w:top w:val="nil"/>
              <w:left w:val="nil"/>
              <w:bottom w:val="single" w:sz="4" w:space="0" w:color="auto"/>
              <w:right w:val="single" w:sz="4" w:space="0" w:color="auto"/>
            </w:tcBorders>
            <w:shd w:val="clear" w:color="auto" w:fill="auto"/>
            <w:vAlign w:val="bottom"/>
            <w:hideMark/>
          </w:tcPr>
          <w:p w14:paraId="2D1B3638" w14:textId="77777777" w:rsidR="00A8597C" w:rsidRPr="00F356D7" w:rsidRDefault="00A8597C" w:rsidP="009E330D">
            <w:pPr>
              <w:ind w:left="-18"/>
            </w:pPr>
            <w:r w:rsidRPr="00F356D7">
              <w:t>17</w:t>
            </w:r>
          </w:p>
        </w:tc>
        <w:tc>
          <w:tcPr>
            <w:tcW w:w="900" w:type="dxa"/>
            <w:tcBorders>
              <w:top w:val="nil"/>
              <w:left w:val="nil"/>
              <w:bottom w:val="single" w:sz="4" w:space="0" w:color="auto"/>
              <w:right w:val="single" w:sz="4" w:space="0" w:color="auto"/>
            </w:tcBorders>
            <w:shd w:val="clear" w:color="auto" w:fill="auto"/>
            <w:noWrap/>
            <w:vAlign w:val="bottom"/>
            <w:hideMark/>
          </w:tcPr>
          <w:p w14:paraId="07FBDEF5"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hideMark/>
          </w:tcPr>
          <w:p w14:paraId="64A523F6" w14:textId="77777777" w:rsidR="00A8597C" w:rsidRPr="00F356D7" w:rsidRDefault="00A8597C" w:rsidP="009E330D">
            <w:pPr>
              <w:ind w:right="-18"/>
            </w:pPr>
            <w:r w:rsidRPr="00F356D7">
              <w:t>12/1/16</w:t>
            </w:r>
          </w:p>
        </w:tc>
      </w:tr>
      <w:tr w:rsidR="00A8597C" w:rsidRPr="00F356D7" w14:paraId="2642866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AE1D805" w14:textId="77777777" w:rsidR="00A8597C" w:rsidRPr="00F356D7" w:rsidRDefault="00A8597C" w:rsidP="009E330D">
            <w:pPr>
              <w:ind w:hanging="3"/>
            </w:pPr>
            <w:r w:rsidRPr="00F356D7">
              <w:t>5.10.</w:t>
            </w:r>
          </w:p>
        </w:tc>
        <w:tc>
          <w:tcPr>
            <w:tcW w:w="6120" w:type="dxa"/>
            <w:tcBorders>
              <w:top w:val="nil"/>
              <w:left w:val="nil"/>
              <w:bottom w:val="single" w:sz="4" w:space="0" w:color="auto"/>
              <w:right w:val="single" w:sz="4" w:space="0" w:color="auto"/>
            </w:tcBorders>
            <w:shd w:val="clear" w:color="auto" w:fill="auto"/>
            <w:vAlign w:val="bottom"/>
            <w:hideMark/>
          </w:tcPr>
          <w:p w14:paraId="75291AB8" w14:textId="77777777" w:rsidR="00A8597C" w:rsidRPr="00F356D7" w:rsidRDefault="00A8597C" w:rsidP="009E330D">
            <w:pPr>
              <w:ind w:hanging="18"/>
            </w:pPr>
            <w:proofErr w:type="spellStart"/>
            <w:r w:rsidRPr="00F356D7">
              <w:t>Technoeconomic</w:t>
            </w:r>
            <w:proofErr w:type="spellEnd"/>
            <w:r w:rsidRPr="00F356D7">
              <w:t xml:space="preserve"> analysis: Develop a </w:t>
            </w:r>
            <w:proofErr w:type="spellStart"/>
            <w:r w:rsidRPr="00F356D7">
              <w:t>technoeconomic</w:t>
            </w:r>
            <w:proofErr w:type="spellEnd"/>
            <w:r w:rsidRPr="00F356D7">
              <w:t xml:space="preserve"> model based on the model that Ramon used when he developed the REMOTE program</w:t>
            </w:r>
          </w:p>
        </w:tc>
        <w:tc>
          <w:tcPr>
            <w:tcW w:w="990" w:type="dxa"/>
            <w:tcBorders>
              <w:top w:val="nil"/>
              <w:left w:val="nil"/>
              <w:bottom w:val="single" w:sz="4" w:space="0" w:color="auto"/>
              <w:right w:val="single" w:sz="4" w:space="0" w:color="auto"/>
            </w:tcBorders>
            <w:shd w:val="clear" w:color="auto" w:fill="auto"/>
            <w:vAlign w:val="bottom"/>
            <w:hideMark/>
          </w:tcPr>
          <w:p w14:paraId="44F2FC0E" w14:textId="77777777" w:rsidR="00A8597C" w:rsidRPr="00F356D7" w:rsidRDefault="00A8597C" w:rsidP="009E330D">
            <w:pPr>
              <w:ind w:left="-18"/>
            </w:pPr>
            <w:r w:rsidRPr="00F356D7">
              <w:t>28</w:t>
            </w:r>
          </w:p>
        </w:tc>
        <w:tc>
          <w:tcPr>
            <w:tcW w:w="900" w:type="dxa"/>
            <w:tcBorders>
              <w:top w:val="nil"/>
              <w:left w:val="nil"/>
              <w:bottom w:val="single" w:sz="4" w:space="0" w:color="auto"/>
              <w:right w:val="single" w:sz="4" w:space="0" w:color="auto"/>
            </w:tcBorders>
            <w:shd w:val="clear" w:color="auto" w:fill="auto"/>
            <w:noWrap/>
            <w:vAlign w:val="bottom"/>
            <w:hideMark/>
          </w:tcPr>
          <w:p w14:paraId="38BC7EA0" w14:textId="77777777" w:rsidR="00A8597C" w:rsidRPr="00F356D7" w:rsidRDefault="00A8597C" w:rsidP="009E330D">
            <w:pPr>
              <w:ind w:hanging="18"/>
            </w:pPr>
            <w:r w:rsidRPr="00F356D7">
              <w:t>6/1/14</w:t>
            </w:r>
          </w:p>
        </w:tc>
        <w:tc>
          <w:tcPr>
            <w:tcW w:w="1170" w:type="dxa"/>
            <w:tcBorders>
              <w:top w:val="nil"/>
              <w:left w:val="nil"/>
              <w:bottom w:val="single" w:sz="4" w:space="0" w:color="auto"/>
              <w:right w:val="single" w:sz="4" w:space="0" w:color="auto"/>
            </w:tcBorders>
            <w:shd w:val="clear" w:color="auto" w:fill="auto"/>
            <w:noWrap/>
            <w:vAlign w:val="bottom"/>
            <w:hideMark/>
          </w:tcPr>
          <w:p w14:paraId="32529C4A" w14:textId="77777777" w:rsidR="00A8597C" w:rsidRPr="00F356D7" w:rsidRDefault="00A8597C" w:rsidP="009E330D">
            <w:pPr>
              <w:ind w:right="-18"/>
            </w:pPr>
            <w:r w:rsidRPr="00F356D7">
              <w:t>10/1/16</w:t>
            </w:r>
          </w:p>
        </w:tc>
      </w:tr>
      <w:tr w:rsidR="00A8597C" w:rsidRPr="00F356D7" w14:paraId="199FF849"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12A9D6B" w14:textId="77777777" w:rsidR="00A8597C" w:rsidRPr="00F356D7" w:rsidRDefault="00A8597C" w:rsidP="009E330D">
            <w:pPr>
              <w:ind w:hanging="3"/>
            </w:pPr>
            <w:r w:rsidRPr="00F356D7">
              <w:t>M5.10</w:t>
            </w:r>
          </w:p>
        </w:tc>
        <w:tc>
          <w:tcPr>
            <w:tcW w:w="6120" w:type="dxa"/>
            <w:tcBorders>
              <w:top w:val="nil"/>
              <w:left w:val="nil"/>
              <w:bottom w:val="single" w:sz="4" w:space="0" w:color="auto"/>
              <w:right w:val="single" w:sz="4" w:space="0" w:color="auto"/>
            </w:tcBorders>
            <w:shd w:val="clear" w:color="auto" w:fill="auto"/>
            <w:vAlign w:val="bottom"/>
            <w:hideMark/>
          </w:tcPr>
          <w:p w14:paraId="3AE5EBB6" w14:textId="77777777" w:rsidR="00A8597C" w:rsidRPr="00F356D7" w:rsidRDefault="00A8597C" w:rsidP="009E330D">
            <w:pPr>
              <w:ind w:hanging="18"/>
            </w:pPr>
            <w:r w:rsidRPr="00F356D7">
              <w:t xml:space="preserve">Milestone: Adjust the </w:t>
            </w:r>
            <w:proofErr w:type="spellStart"/>
            <w:r w:rsidRPr="00F356D7">
              <w:t>technoeconomic</w:t>
            </w:r>
            <w:proofErr w:type="spellEnd"/>
            <w:r w:rsidRPr="00F356D7">
              <w:t xml:space="preserve"> model to fit the methane-to-methanol proposal so that it is ready for data inputs</w:t>
            </w:r>
          </w:p>
        </w:tc>
        <w:tc>
          <w:tcPr>
            <w:tcW w:w="990" w:type="dxa"/>
            <w:tcBorders>
              <w:top w:val="nil"/>
              <w:left w:val="nil"/>
              <w:bottom w:val="single" w:sz="4" w:space="0" w:color="auto"/>
              <w:right w:val="single" w:sz="4" w:space="0" w:color="auto"/>
            </w:tcBorders>
            <w:shd w:val="clear" w:color="auto" w:fill="auto"/>
            <w:vAlign w:val="bottom"/>
            <w:hideMark/>
          </w:tcPr>
          <w:p w14:paraId="219076CB"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3E29FCC6" w14:textId="77777777" w:rsidR="00A8597C" w:rsidRPr="00F356D7" w:rsidRDefault="00A8597C" w:rsidP="009E330D">
            <w:pPr>
              <w:ind w:hanging="18"/>
              <w:rPr>
                <w:color w:val="FF0000"/>
              </w:rPr>
            </w:pPr>
            <w:r w:rsidRPr="00F356D7">
              <w:rPr>
                <w:color w:val="FF0000"/>
              </w:rPr>
              <w:t>1/1/15</w:t>
            </w:r>
          </w:p>
        </w:tc>
        <w:tc>
          <w:tcPr>
            <w:tcW w:w="1170" w:type="dxa"/>
            <w:tcBorders>
              <w:top w:val="nil"/>
              <w:left w:val="nil"/>
              <w:bottom w:val="single" w:sz="4" w:space="0" w:color="auto"/>
              <w:right w:val="single" w:sz="4" w:space="0" w:color="auto"/>
            </w:tcBorders>
            <w:shd w:val="clear" w:color="auto" w:fill="auto"/>
            <w:noWrap/>
            <w:vAlign w:val="bottom"/>
            <w:hideMark/>
          </w:tcPr>
          <w:p w14:paraId="6BD30627" w14:textId="77777777" w:rsidR="00A8597C" w:rsidRPr="00F356D7" w:rsidRDefault="00A8597C" w:rsidP="009E330D">
            <w:pPr>
              <w:ind w:right="-18"/>
              <w:rPr>
                <w:color w:val="FF0000"/>
              </w:rPr>
            </w:pPr>
            <w:r w:rsidRPr="00F356D7">
              <w:rPr>
                <w:color w:val="FF0000"/>
              </w:rPr>
              <w:t>9/1/15</w:t>
            </w:r>
          </w:p>
        </w:tc>
      </w:tr>
      <w:tr w:rsidR="00A8597C" w:rsidRPr="00F356D7" w14:paraId="1A24FD78"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bottom"/>
            <w:hideMark/>
          </w:tcPr>
          <w:p w14:paraId="2904D493" w14:textId="77777777" w:rsidR="00A8597C" w:rsidRPr="00F356D7" w:rsidRDefault="00A8597C" w:rsidP="009E330D">
            <w:pPr>
              <w:ind w:hanging="3"/>
            </w:pPr>
            <w:r w:rsidRPr="00F356D7">
              <w:t>M5.11.</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395BCCE4" w14:textId="77777777" w:rsidR="00A8597C" w:rsidRPr="00F356D7" w:rsidRDefault="00A8597C" w:rsidP="009E330D">
            <w:pPr>
              <w:ind w:hanging="18"/>
            </w:pPr>
            <w:r w:rsidRPr="00F356D7">
              <w:t xml:space="preserve">Milestone: Add data to the </w:t>
            </w:r>
            <w:proofErr w:type="spellStart"/>
            <w:r w:rsidRPr="00F356D7">
              <w:t>technoeconomic</w:t>
            </w:r>
            <w:proofErr w:type="spellEnd"/>
            <w:r w:rsidRPr="00F356D7">
              <w:t xml:space="preserve"> model and perform sensitivity analysis</w:t>
            </w:r>
          </w:p>
        </w:tc>
        <w:tc>
          <w:tcPr>
            <w:tcW w:w="990" w:type="dxa"/>
            <w:tcBorders>
              <w:top w:val="nil"/>
              <w:left w:val="nil"/>
              <w:bottom w:val="single" w:sz="4" w:space="0" w:color="auto"/>
              <w:right w:val="single" w:sz="4" w:space="0" w:color="auto"/>
            </w:tcBorders>
            <w:shd w:val="clear" w:color="auto" w:fill="auto"/>
            <w:vAlign w:val="bottom"/>
            <w:hideMark/>
          </w:tcPr>
          <w:p w14:paraId="11D0173B" w14:textId="77777777" w:rsidR="00A8597C" w:rsidRPr="00F356D7" w:rsidRDefault="00A8597C" w:rsidP="009E330D">
            <w:pPr>
              <w:ind w:left="-18"/>
            </w:pPr>
            <w:r w:rsidRPr="00F356D7">
              <w:t>12</w:t>
            </w:r>
          </w:p>
        </w:tc>
        <w:tc>
          <w:tcPr>
            <w:tcW w:w="900" w:type="dxa"/>
            <w:tcBorders>
              <w:top w:val="nil"/>
              <w:left w:val="nil"/>
              <w:bottom w:val="single" w:sz="4" w:space="0" w:color="auto"/>
              <w:right w:val="single" w:sz="4" w:space="0" w:color="auto"/>
            </w:tcBorders>
            <w:shd w:val="clear" w:color="auto" w:fill="auto"/>
            <w:noWrap/>
            <w:vAlign w:val="bottom"/>
            <w:hideMark/>
          </w:tcPr>
          <w:p w14:paraId="7717E216" w14:textId="77777777" w:rsidR="00A8597C" w:rsidRPr="00F356D7" w:rsidRDefault="00A8597C" w:rsidP="009E330D">
            <w:pPr>
              <w:ind w:hanging="18"/>
            </w:pPr>
            <w:r w:rsidRPr="00F356D7">
              <w:t>9/1/15</w:t>
            </w:r>
          </w:p>
        </w:tc>
        <w:tc>
          <w:tcPr>
            <w:tcW w:w="1170" w:type="dxa"/>
            <w:tcBorders>
              <w:top w:val="nil"/>
              <w:left w:val="nil"/>
              <w:bottom w:val="single" w:sz="4" w:space="0" w:color="auto"/>
              <w:right w:val="single" w:sz="4" w:space="0" w:color="auto"/>
            </w:tcBorders>
            <w:shd w:val="clear" w:color="auto" w:fill="auto"/>
            <w:noWrap/>
            <w:vAlign w:val="bottom"/>
            <w:hideMark/>
          </w:tcPr>
          <w:p w14:paraId="6A4953E9" w14:textId="77777777" w:rsidR="00A8597C" w:rsidRPr="00F356D7" w:rsidRDefault="00A8597C" w:rsidP="009E330D">
            <w:pPr>
              <w:ind w:right="-18"/>
            </w:pPr>
            <w:r w:rsidRPr="00F356D7">
              <w:t>9/1/16</w:t>
            </w:r>
          </w:p>
        </w:tc>
      </w:tr>
      <w:tr w:rsidR="00A8597C" w:rsidRPr="00F356D7" w14:paraId="43A2EC6D"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181CA6AF" w14:textId="77777777" w:rsidR="00A8597C" w:rsidRPr="00F356D7" w:rsidRDefault="00A8597C" w:rsidP="009E330D">
            <w:pPr>
              <w:ind w:hanging="3"/>
            </w:pPr>
            <w:r w:rsidRPr="00F356D7">
              <w:t>M5.12.</w:t>
            </w:r>
          </w:p>
        </w:tc>
        <w:tc>
          <w:tcPr>
            <w:tcW w:w="6120" w:type="dxa"/>
            <w:tcBorders>
              <w:top w:val="nil"/>
              <w:left w:val="single" w:sz="4" w:space="0" w:color="auto"/>
              <w:bottom w:val="single" w:sz="4" w:space="0" w:color="auto"/>
              <w:right w:val="single" w:sz="4" w:space="0" w:color="auto"/>
            </w:tcBorders>
            <w:shd w:val="clear" w:color="auto" w:fill="auto"/>
            <w:noWrap/>
            <w:vAlign w:val="bottom"/>
            <w:hideMark/>
          </w:tcPr>
          <w:p w14:paraId="1E3342FF" w14:textId="77777777" w:rsidR="00A8597C" w:rsidRPr="00F356D7" w:rsidRDefault="00A8597C" w:rsidP="009E330D">
            <w:pPr>
              <w:ind w:hanging="18"/>
            </w:pPr>
            <w:r w:rsidRPr="00F356D7">
              <w:t xml:space="preserve">Milestone: Complete the </w:t>
            </w:r>
            <w:proofErr w:type="spellStart"/>
            <w:r w:rsidRPr="00F356D7">
              <w:t>technoeconomic</w:t>
            </w:r>
            <w:proofErr w:type="spellEnd"/>
            <w:r w:rsidRPr="00F356D7">
              <w:t xml:space="preserve"> model</w:t>
            </w:r>
          </w:p>
        </w:tc>
        <w:tc>
          <w:tcPr>
            <w:tcW w:w="990" w:type="dxa"/>
            <w:tcBorders>
              <w:top w:val="nil"/>
              <w:left w:val="nil"/>
              <w:bottom w:val="single" w:sz="4" w:space="0" w:color="auto"/>
              <w:right w:val="single" w:sz="4" w:space="0" w:color="auto"/>
            </w:tcBorders>
            <w:shd w:val="clear" w:color="auto" w:fill="auto"/>
            <w:vAlign w:val="bottom"/>
            <w:hideMark/>
          </w:tcPr>
          <w:p w14:paraId="2F9DE5B0"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57815B7D" w14:textId="77777777" w:rsidR="00A8597C" w:rsidRPr="00F356D7" w:rsidRDefault="00A8597C" w:rsidP="009E330D">
            <w:pPr>
              <w:ind w:hanging="18"/>
            </w:pPr>
            <w:r w:rsidRPr="00F356D7">
              <w:t>6/1/16</w:t>
            </w:r>
          </w:p>
        </w:tc>
        <w:tc>
          <w:tcPr>
            <w:tcW w:w="1170" w:type="dxa"/>
            <w:tcBorders>
              <w:top w:val="nil"/>
              <w:left w:val="nil"/>
              <w:bottom w:val="single" w:sz="4" w:space="0" w:color="auto"/>
              <w:right w:val="single" w:sz="4" w:space="0" w:color="auto"/>
            </w:tcBorders>
            <w:shd w:val="clear" w:color="auto" w:fill="auto"/>
            <w:noWrap/>
            <w:vAlign w:val="bottom"/>
            <w:hideMark/>
          </w:tcPr>
          <w:p w14:paraId="189FC05A" w14:textId="77777777" w:rsidR="00A8597C" w:rsidRPr="00F356D7" w:rsidRDefault="00A8597C" w:rsidP="009E330D">
            <w:pPr>
              <w:ind w:right="-18"/>
            </w:pPr>
            <w:r w:rsidRPr="00F356D7">
              <w:t>9/1/16</w:t>
            </w:r>
          </w:p>
        </w:tc>
      </w:tr>
    </w:tbl>
    <w:p w14:paraId="62C72508" w14:textId="77777777" w:rsidR="00BA337B" w:rsidRPr="00BA337B" w:rsidRDefault="00BA337B" w:rsidP="00BA337B"/>
    <w:p w14:paraId="60F88C70" w14:textId="4E7CD85D" w:rsidR="00607FF5" w:rsidRDefault="00607FF5" w:rsidP="00B9211B">
      <w:pPr>
        <w:ind w:firstLine="0"/>
      </w:pPr>
    </w:p>
    <w:p w14:paraId="3A308D70" w14:textId="065494D8" w:rsidR="00607FF5" w:rsidRPr="00012ACC" w:rsidRDefault="00BC0017" w:rsidP="00607FF5">
      <w:pPr>
        <w:ind w:firstLine="0"/>
        <w:rPr>
          <w:b/>
        </w:rPr>
      </w:pPr>
      <w:r>
        <w:rPr>
          <w:b/>
        </w:rPr>
        <w:t>Description and E</w:t>
      </w:r>
      <w:r w:rsidR="00607FF5" w:rsidRPr="00012ACC">
        <w:rPr>
          <w:b/>
        </w:rPr>
        <w:t xml:space="preserve">xplanation of </w:t>
      </w:r>
      <w:r>
        <w:rPr>
          <w:b/>
        </w:rPr>
        <w:t xml:space="preserve">the </w:t>
      </w:r>
      <w:r w:rsidR="00607FF5" w:rsidRPr="00012ACC">
        <w:rPr>
          <w:b/>
        </w:rPr>
        <w:t xml:space="preserve">Proposed </w:t>
      </w:r>
      <w:r>
        <w:rPr>
          <w:b/>
        </w:rPr>
        <w:t xml:space="preserve">Changes in Approach </w:t>
      </w:r>
    </w:p>
    <w:p w14:paraId="73AED8FA" w14:textId="77777777" w:rsidR="00607FF5" w:rsidRPr="00DC6301" w:rsidRDefault="00607FF5" w:rsidP="00607FF5">
      <w:r w:rsidRPr="00DC6301">
        <w:t>1. Description and explanation of Proposed Revisions in Project 1 (J. Leigh):</w:t>
      </w:r>
    </w:p>
    <w:p w14:paraId="15C6E01D" w14:textId="1F463287" w:rsidR="00607FF5" w:rsidRPr="00DC6301" w:rsidRDefault="00607FF5" w:rsidP="00607FF5">
      <w:r w:rsidRPr="00DC6301">
        <w:t xml:space="preserve">In the first year of the grant we have found that heterologous genes can be expressed, but that the protein levels are quite low.  At this juncture it seems wise to add experiments to determine why this is the case and to start taking measures that ought to increase expressed protein levels.  Therefore we have added milestones to test the overall approach by expressing the </w:t>
      </w:r>
      <w:r w:rsidRPr="00DC6301">
        <w:rPr>
          <w:i/>
        </w:rPr>
        <w:t xml:space="preserve">M. </w:t>
      </w:r>
      <w:proofErr w:type="spellStart"/>
      <w:r w:rsidRPr="00DC6301">
        <w:rPr>
          <w:i/>
        </w:rPr>
        <w:t>maripaludis</w:t>
      </w:r>
      <w:proofErr w:type="spellEnd"/>
      <w:r w:rsidRPr="00DC6301">
        <w:t xml:space="preserve"> enzyme itself using the same system, to determine whether the problem lies at the mRNA or post-mRNA level, and to try to improve protein stability by overexpressing the chaperonin and knocking out a proteasome activator.  As an insurance policy, we also keep open the possibility of using the </w:t>
      </w:r>
      <w:r w:rsidRPr="00DC6301">
        <w:rPr>
          <w:i/>
        </w:rPr>
        <w:t xml:space="preserve">M. </w:t>
      </w:r>
      <w:proofErr w:type="spellStart"/>
      <w:r w:rsidRPr="00DC6301">
        <w:rPr>
          <w:i/>
        </w:rPr>
        <w:t>maripaludis</w:t>
      </w:r>
      <w:proofErr w:type="spellEnd"/>
      <w:r w:rsidRPr="00DC6301">
        <w:t xml:space="preserve"> </w:t>
      </w:r>
      <w:proofErr w:type="spellStart"/>
      <w:r w:rsidRPr="00DC6301">
        <w:t>Mcr</w:t>
      </w:r>
      <w:proofErr w:type="spellEnd"/>
      <w:r w:rsidRPr="00DC6301">
        <w:t xml:space="preserve"> itself.  Also, our REMOTE-funded partners at </w:t>
      </w:r>
      <w:proofErr w:type="spellStart"/>
      <w:r w:rsidRPr="00DC6301">
        <w:t>Arzeda</w:t>
      </w:r>
      <w:proofErr w:type="spellEnd"/>
      <w:r w:rsidRPr="00DC6301">
        <w:t xml:space="preserve"> have had success with an improved replicative plasmid that we propose to implement by moving the plasmid stability gene into the chromosome </w:t>
      </w:r>
      <w:r w:rsidRPr="00DC6301">
        <w:fldChar w:fldCharType="begin"/>
      </w:r>
      <w:r w:rsidR="007F451B">
        <w:instrText xml:space="preserve"> ADDIN EN.CITE &lt;EndNote&gt;&lt;Cite&gt;&lt;Author&gt;Walters&lt;/Author&gt;&lt;Year&gt;2011&lt;/Year&gt;&lt;RecNum&gt;8152&lt;/RecNum&gt;&lt;DisplayText&gt;(8)&lt;/DisplayText&gt;&lt;record&gt;&lt;rec-number&gt;8152&lt;/rec-number&gt;&lt;foreign-keys&gt;&lt;key app="EN" db-id="tfrxp0v07xtd9je9s2r5dtwuxvz2xxzaepp0" timestamp="1425583862"&gt;8152&lt;/key&gt;&lt;/foreign-keys&gt;&lt;ref-type name="Journal Article"&gt;17&lt;/ref-type&gt;&lt;contributors&gt;&lt;authors&gt;&lt;author&gt;Walters, A. D.&lt;/author&gt;&lt;author&gt;Smith, S. E.&lt;/author&gt;&lt;author&gt;Chong, J. P.&lt;/author&gt;&lt;/authors&gt;&lt;/contributors&gt;&lt;auth-address&gt;Department of Biology (Area 5), University of York, Wentworth Way, York YO10 5DD, United Kingdom.&lt;/auth-address&gt;&lt;titles&gt;&lt;title&gt;Shuttle vector system for Methanococcus maripaludis with improved transformation efficiency&lt;/title&gt;&lt;secondary-title&gt;Appl Environ Microbiol&lt;/secondary-title&gt;&lt;alt-title&gt;Applied and environmental microbiology&lt;/alt-title&gt;&lt;/titles&gt;&lt;periodical&gt;&lt;full-title&gt;Applied and environmental microbiology&lt;/full-title&gt;&lt;abbr-1&gt;Appl Environ Microbiol&lt;/abbr-1&gt;&lt;/periodical&gt;&lt;alt-periodical&gt;&lt;full-title&gt;Applied and environmental microbiology&lt;/full-title&gt;&lt;abbr-1&gt;Appl Environ Microbiol&lt;/abbr-1&gt;&lt;/alt-periodical&gt;&lt;pages&gt;2549-51&lt;/pages&gt;&lt;volume&gt;77&lt;/volume&gt;&lt;number&gt;7&lt;/number&gt;&lt;keywords&gt;&lt;keyword&gt;*Genetic Vectors&lt;/keyword&gt;&lt;keyword&gt;Genetics, Microbial/*methods&lt;/keyword&gt;&lt;keyword&gt;Methanococcus/*genetics&lt;/keyword&gt;&lt;keyword&gt;*Transformation, Bacterial&lt;/keyword&gt;&lt;/keywords&gt;&lt;dates&gt;&lt;year&gt;2011&lt;/year&gt;&lt;pub-dates&gt;&lt;date&gt;Apr&lt;/date&gt;&lt;/pub-dates&gt;&lt;/dates&gt;&lt;isbn&gt;1098-5336 (Electronic)&amp;#xD;0099-2240 (Linking)&lt;/isbn&gt;&lt;accession-num&gt;21296937&lt;/accession-num&gt;&lt;urls&gt;&lt;related-urls&gt;&lt;url&gt;http://www.ncbi.nlm.nih.gov/pubmed/21296937&lt;/url&gt;&lt;/related-urls&gt;&lt;/urls&gt;&lt;custom2&gt;3067461&lt;/custom2&gt;&lt;electronic-resource-num&gt;10.1128/AEM.02919-10&lt;/electronic-resource-num&gt;&lt;/record&gt;&lt;/Cite&gt;&lt;/EndNote&gt;</w:instrText>
      </w:r>
      <w:r w:rsidRPr="00DC6301">
        <w:fldChar w:fldCharType="separate"/>
      </w:r>
      <w:r w:rsidR="007F451B">
        <w:rPr>
          <w:noProof/>
        </w:rPr>
        <w:t>(8)</w:t>
      </w:r>
      <w:r w:rsidRPr="00DC6301">
        <w:fldChar w:fldCharType="end"/>
      </w:r>
      <w:r w:rsidRPr="00DC6301">
        <w:t>.</w:t>
      </w:r>
    </w:p>
    <w:p w14:paraId="09908497" w14:textId="5D04F587" w:rsidR="00607FF5" w:rsidRPr="00DC6301" w:rsidRDefault="00607FF5" w:rsidP="00607FF5">
      <w:r w:rsidRPr="00DC6301">
        <w:t xml:space="preserve">Developments in the literature and in our thinking have led to a reevaluation of what will be required not only to express heterologous proteins, but to activate the enzymes.  </w:t>
      </w:r>
      <w:proofErr w:type="spellStart"/>
      <w:r w:rsidRPr="00DC6301">
        <w:t>Mcr</w:t>
      </w:r>
      <w:proofErr w:type="spellEnd"/>
      <w:r w:rsidRPr="00DC6301">
        <w:t xml:space="preserve"> requires several activation proteins, some of which may be species-specific </w:t>
      </w:r>
      <w:r w:rsidRPr="00DC6301">
        <w:fldChar w:fldCharType="begin"/>
      </w:r>
      <w:r w:rsidR="007F451B">
        <w:instrText xml:space="preserve"> ADDIN EN.CITE &lt;EndNote&gt;&lt;Cite&gt;&lt;Author&gt;Prakash&lt;/Author&gt;&lt;Year&gt;2014&lt;/Year&gt;&lt;RecNum&gt;8153&lt;/RecNum&gt;&lt;DisplayText&gt;(9)&lt;/DisplayText&gt;&lt;record&gt;&lt;rec-number&gt;8153&lt;/rec-number&gt;&lt;foreign-keys&gt;&lt;key app="EN" db-id="tfrxp0v07xtd9je9s2r5dtwuxvz2xxzaepp0" timestamp="1425583938"&gt;8153&lt;/key&gt;&lt;/foreign-keys&gt;&lt;ref-type name="Journal Article"&gt;17&lt;/ref-type&gt;&lt;contributors&gt;&lt;authors&gt;&lt;author&gt;Prakash, D.&lt;/author&gt;&lt;author&gt;Wu, Y.&lt;/author&gt;&lt;author&gt;Suh, S. J.&lt;/author&gt;&lt;author&gt;Duin, E. C.&lt;/author&gt;&lt;/authors&gt;&lt;/contributors&gt;&lt;auth-address&gt;Department of Chemistry and Biochemistry, Auburn University, Auburn, Alabama, USA.&amp;#xD;Biological Sciences, Auburn University, Auburn, Alabama, USA.&amp;#xD;Department of Chemistry and Biochemistry, Auburn University, Auburn, Alabama, USA duinedu@auburn.edu.&lt;/auth-address&gt;&lt;titles&gt;&lt;title&gt;Elucidating the process of activation of methyl-coenzyme M reductase&lt;/title&gt;&lt;secondary-title&gt;J Bacteriol&lt;/secondary-title&gt;&lt;alt-title&gt;Journal of bacteriology&lt;/alt-title&gt;&lt;/titles&gt;&lt;alt-periodical&gt;&lt;full-title&gt;Journal of Bacteriology&lt;/full-title&gt;&lt;abbr-1&gt;J. Bacteriol.&lt;/abbr-1&gt;&lt;/alt-periodical&gt;&lt;pages&gt;2491-8&lt;/pages&gt;&lt;volume&gt;196&lt;/volume&gt;&lt;number&gt;13&lt;/number&gt;&lt;keywords&gt;&lt;keyword&gt;Amino Acid Sequence&lt;/keyword&gt;&lt;keyword&gt;Cloning, Molecular&lt;/keyword&gt;&lt;keyword&gt;Dithiothreitol&lt;/keyword&gt;&lt;keyword&gt;Enzyme Activation/physiology&lt;/keyword&gt;&lt;keyword&gt;Gene Expression Regulation, Bacterial/*physiology&lt;/keyword&gt;&lt;keyword&gt;Iron-Sulfur Proteins/genetics/metabolism&lt;/keyword&gt;&lt;keyword&gt;Methanobacteriaceae/*enzymology/genetics/metabolism&lt;/keyword&gt;&lt;keyword&gt;Molecular Sequence Data&lt;/keyword&gt;&lt;keyword&gt;Oxidoreductases/genetics/*metabolism&lt;/keyword&gt;&lt;/keywords&gt;&lt;dates&gt;&lt;year&gt;2014&lt;/year&gt;&lt;pub-dates&gt;&lt;date&gt;Jul&lt;/date&gt;&lt;/pub-dates&gt;&lt;/dates&gt;&lt;isbn&gt;1098-5530 (Electronic)&amp;#xD;0021-9193 (Linking)&lt;/isbn&gt;&lt;accession-num&gt;24769699&lt;/accession-num&gt;&lt;urls&gt;&lt;related-urls&gt;&lt;url&gt;http://www.ncbi.nlm.nih.gov/pubmed/24769699&lt;/url&gt;&lt;/related-urls&gt;&lt;/urls&gt;&lt;custom2&gt;4054172&lt;/custom2&gt;&lt;electronic-resource-num&gt;10.1128/JB.01658-14&lt;/electronic-resource-num&gt;&lt;/record&gt;&lt;/Cite&gt;&lt;/EndNote&gt;</w:instrText>
      </w:r>
      <w:r w:rsidRPr="00DC6301">
        <w:fldChar w:fldCharType="separate"/>
      </w:r>
      <w:r w:rsidR="007F451B">
        <w:rPr>
          <w:noProof/>
        </w:rPr>
        <w:t>(9)</w:t>
      </w:r>
      <w:r w:rsidRPr="00DC6301">
        <w:fldChar w:fldCharType="end"/>
      </w:r>
      <w:r w:rsidRPr="00DC6301">
        <w:t xml:space="preserve">.  We propose alternative milestones, one involving cloning in species-specific activators, and the other using the </w:t>
      </w:r>
      <w:r w:rsidRPr="00DC6301">
        <w:rPr>
          <w:i/>
        </w:rPr>
        <w:t xml:space="preserve">M. </w:t>
      </w:r>
      <w:proofErr w:type="spellStart"/>
      <w:r w:rsidRPr="00DC6301">
        <w:rPr>
          <w:i/>
        </w:rPr>
        <w:t>maripaludis</w:t>
      </w:r>
      <w:proofErr w:type="spellEnd"/>
      <w:r w:rsidRPr="00DC6301">
        <w:t xml:space="preserve"> </w:t>
      </w:r>
      <w:proofErr w:type="spellStart"/>
      <w:r w:rsidRPr="00DC6301">
        <w:t>Mcr</w:t>
      </w:r>
      <w:proofErr w:type="spellEnd"/>
      <w:r w:rsidRPr="00DC6301">
        <w:t xml:space="preserve"> itself.  The latter alternative circumvents any persistent problems with protein levels as well.  In addition, the methanol </w:t>
      </w:r>
      <w:proofErr w:type="spellStart"/>
      <w:r w:rsidRPr="00DC6301">
        <w:t>methyltransferase</w:t>
      </w:r>
      <w:proofErr w:type="spellEnd"/>
      <w:r w:rsidRPr="00DC6301">
        <w:t xml:space="preserve"> may require an activator.</w:t>
      </w:r>
    </w:p>
    <w:p w14:paraId="083B5659" w14:textId="08C19BE7" w:rsidR="00607FF5" w:rsidRPr="00DC6301" w:rsidRDefault="00607FF5" w:rsidP="00607FF5">
      <w:r w:rsidRPr="00DC6301">
        <w:lastRenderedPageBreak/>
        <w:t xml:space="preserve">Our thinking has also matured regarding the electron-sink pathway to make the methane to methanol process thermodynamically favorable.  Our original plan was based on the known association of sulfate reducers with ANME organisms.  However, the complexity of the sulfate reduction pathway, the requirement for ATP to activate sulfate, and potential challenges in expressing heterologous enzymes suggest a rethinking of this goal may be in order.  We propose to replace the milestones involving sulfate reduction with three alternative approaches: use of electrical charge, use of fumarate reduction, and use sulfite reduction.  The electrochemical approach is suggested by the finding that </w:t>
      </w:r>
      <w:r w:rsidRPr="00DC6301">
        <w:rPr>
          <w:i/>
        </w:rPr>
        <w:t xml:space="preserve">M. </w:t>
      </w:r>
      <w:proofErr w:type="spellStart"/>
      <w:r w:rsidRPr="00DC6301">
        <w:rPr>
          <w:i/>
        </w:rPr>
        <w:t>maripaludis</w:t>
      </w:r>
      <w:proofErr w:type="spellEnd"/>
      <w:r w:rsidRPr="00DC6301">
        <w:t xml:space="preserve"> can use an electrical charge for methanogenesis </w:t>
      </w:r>
      <w:r w:rsidRPr="00DC6301">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 </w:instrText>
      </w:r>
      <w:r w:rsidR="007F451B">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EN.CITE.DATA </w:instrText>
      </w:r>
      <w:r w:rsidR="007F451B">
        <w:fldChar w:fldCharType="end"/>
      </w:r>
      <w:r w:rsidRPr="00DC6301">
        <w:fldChar w:fldCharType="separate"/>
      </w:r>
      <w:r w:rsidR="007F451B">
        <w:rPr>
          <w:noProof/>
        </w:rPr>
        <w:t>(10)</w:t>
      </w:r>
      <w:r w:rsidRPr="00DC6301">
        <w:fldChar w:fldCharType="end"/>
      </w:r>
      <w:r w:rsidRPr="00DC6301">
        <w:t xml:space="preserve">, while the use of fumarate or sulfite reduction is suggested by the known </w:t>
      </w:r>
      <w:proofErr w:type="spellStart"/>
      <w:r w:rsidRPr="00DC6301">
        <w:t>HSCoM</w:t>
      </w:r>
      <w:proofErr w:type="spellEnd"/>
      <w:r w:rsidRPr="00DC6301">
        <w:t xml:space="preserve"> and </w:t>
      </w:r>
      <w:proofErr w:type="spellStart"/>
      <w:r w:rsidRPr="00DC6301">
        <w:t>HSCoB</w:t>
      </w:r>
      <w:proofErr w:type="spellEnd"/>
      <w:r w:rsidRPr="00DC6301">
        <w:t xml:space="preserve">-utilizing fumarate reduction reaction that already exists in </w:t>
      </w:r>
      <w:r w:rsidRPr="00DC6301">
        <w:rPr>
          <w:i/>
        </w:rPr>
        <w:t xml:space="preserve">M. </w:t>
      </w:r>
      <w:proofErr w:type="spellStart"/>
      <w:r w:rsidRPr="00DC6301">
        <w:rPr>
          <w:i/>
        </w:rPr>
        <w:t>maripaludis</w:t>
      </w:r>
      <w:proofErr w:type="spellEnd"/>
      <w:r w:rsidRPr="00DC6301">
        <w:t xml:space="preserve"> </w:t>
      </w:r>
      <w:r w:rsidRPr="00DC6301">
        <w:rPr>
          <w:i/>
        </w:rPr>
        <w:fldChar w:fldCharType="begin"/>
      </w:r>
      <w:r w:rsidR="00987996">
        <w:rPr>
          <w:i/>
        </w:rPr>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rPr>
          <w:i/>
        </w:rPr>
        <w:fldChar w:fldCharType="separate"/>
      </w:r>
      <w:r w:rsidR="00987996">
        <w:rPr>
          <w:i/>
          <w:noProof/>
        </w:rPr>
        <w:t>(4)</w:t>
      </w:r>
      <w:r w:rsidRPr="00DC6301">
        <w:fldChar w:fldCharType="end"/>
      </w:r>
      <w:r w:rsidRPr="00DC6301">
        <w:rPr>
          <w:i/>
        </w:rPr>
        <w:t xml:space="preserve"> </w:t>
      </w:r>
      <w:r w:rsidRPr="00DC6301">
        <w:t xml:space="preserve">and the successful expression in </w:t>
      </w:r>
      <w:r w:rsidRPr="00DC6301">
        <w:rPr>
          <w:i/>
        </w:rPr>
        <w:t xml:space="preserve">M. </w:t>
      </w:r>
      <w:proofErr w:type="spellStart"/>
      <w:r w:rsidRPr="00DC6301">
        <w:rPr>
          <w:i/>
        </w:rPr>
        <w:t>maripaludis</w:t>
      </w:r>
      <w:proofErr w:type="spellEnd"/>
      <w:r w:rsidRPr="00DC6301">
        <w:t xml:space="preserve"> of a F</w:t>
      </w:r>
      <w:r w:rsidRPr="00DC6301">
        <w:rPr>
          <w:vertAlign w:val="subscript"/>
        </w:rPr>
        <w:t>420</w:t>
      </w:r>
      <w:r w:rsidRPr="00DC6301">
        <w:t xml:space="preserve">-dependent sulfite reductase from a closely related species </w:t>
      </w:r>
      <w:r w:rsidRPr="00DC6301">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 </w:instrText>
      </w:r>
      <w:r w:rsidR="007F451B">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EN.CITE.DATA </w:instrText>
      </w:r>
      <w:r w:rsidR="007F451B">
        <w:fldChar w:fldCharType="end"/>
      </w:r>
      <w:r w:rsidRPr="00DC6301">
        <w:fldChar w:fldCharType="separate"/>
      </w:r>
      <w:r w:rsidR="007F451B">
        <w:rPr>
          <w:noProof/>
        </w:rPr>
        <w:t>(11)</w:t>
      </w:r>
      <w:r w:rsidRPr="00DC6301">
        <w:fldChar w:fldCharType="end"/>
      </w:r>
      <w:r w:rsidRPr="00DC6301">
        <w:t xml:space="preserve">. </w:t>
      </w:r>
    </w:p>
    <w:p w14:paraId="676C3E5D" w14:textId="77777777" w:rsidR="00607FF5" w:rsidRDefault="00607FF5" w:rsidP="00607FF5">
      <w:r w:rsidRPr="00DC6301">
        <w:t xml:space="preserve">Because we wish to insert milestones to improve protein levels and activation of heterologous enzymes (including the methanol </w:t>
      </w:r>
      <w:proofErr w:type="spellStart"/>
      <w:r w:rsidRPr="00DC6301">
        <w:t>methyltransferase</w:t>
      </w:r>
      <w:proofErr w:type="spellEnd"/>
      <w:r w:rsidRPr="00DC6301">
        <w:t xml:space="preserve">), we propose to delay certain milestones by 8 months (activity of methanol </w:t>
      </w:r>
      <w:proofErr w:type="spellStart"/>
      <w:r w:rsidRPr="00DC6301">
        <w:t>methyltransferase</w:t>
      </w:r>
      <w:proofErr w:type="spellEnd"/>
      <w:r w:rsidRPr="00DC6301">
        <w:t xml:space="preserve"> and flux between methanol and methane).</w:t>
      </w:r>
    </w:p>
    <w:p w14:paraId="417E5E53" w14:textId="77777777" w:rsidR="002E382B" w:rsidRPr="00DC6301" w:rsidRDefault="002E382B" w:rsidP="00607FF5"/>
    <w:p w14:paraId="07B48160" w14:textId="0695F255" w:rsidR="002E382B" w:rsidRPr="00DC6301" w:rsidRDefault="002E382B" w:rsidP="002E382B">
      <w:r>
        <w:t>2</w:t>
      </w:r>
      <w:r w:rsidRPr="00DC6301">
        <w:t>. Description and explanation of Proposed Revisions in Project 2 (N. Price):</w:t>
      </w:r>
    </w:p>
    <w:p w14:paraId="0AE33613" w14:textId="77777777" w:rsidR="002E382B" w:rsidRPr="00DC6301" w:rsidRDefault="002E382B" w:rsidP="002E382B">
      <w:r w:rsidRPr="00DC6301">
        <w:t xml:space="preserve">In the first year of the project, we successfully built a genome-scale metabolic model of </w:t>
      </w:r>
      <w:r w:rsidRPr="00DC6301">
        <w:rPr>
          <w:i/>
        </w:rPr>
        <w:t xml:space="preserve">M. </w:t>
      </w:r>
      <w:proofErr w:type="spellStart"/>
      <w:r w:rsidRPr="00DC6301">
        <w:rPr>
          <w:i/>
        </w:rPr>
        <w:t>maripaludis</w:t>
      </w:r>
      <w:proofErr w:type="spellEnd"/>
      <w:r w:rsidRPr="00DC6301">
        <w:rPr>
          <w:i/>
        </w:rPr>
        <w:t xml:space="preserve"> S2 </w:t>
      </w:r>
      <w:r w:rsidRPr="00DC6301">
        <w:t xml:space="preserve">including an updated accurate representation of the Wolfe Cycle, a primary catabolic pathway in our organism </w:t>
      </w:r>
      <w:r w:rsidRPr="00DC6301">
        <w:fldChar w:fldCharType="begin"/>
      </w:r>
      <w:r>
        <w:instrText xml:space="preserve"> ADDIN EN.CITE &lt;EndNote&gt;&lt;Cite&gt;&lt;Author&gt;Thauer&lt;/Author&gt;&lt;Year&gt;2012&lt;/Year&gt;&lt;RecNum&gt;7870&lt;/RecNum&gt;&lt;DisplayText&gt;(12)&lt;/DisplayText&gt;&lt;record&gt;&lt;rec-number&gt;7870&lt;/rec-number&gt;&lt;foreign-keys&gt;&lt;key app="EN" db-id="tfrxp0v07xtd9je9s2r5dtwuxvz2xxzaepp0" timestamp="1371502634"&gt;7870&lt;/key&gt;&lt;/foreign-keys&gt;&lt;ref-type name="Journal Article"&gt;17&lt;/ref-type&gt;&lt;contributors&gt;&lt;authors&gt;&lt;author&gt;Thauer, R. K.&lt;/author&gt;&lt;/authors&gt;&lt;/contributors&gt;&lt;auth-address&gt;Max Planck Institute for Terrestrial Microbiology, Marburg, Germany. thauer@mpi-marburg.mpg.de&lt;/auth-address&gt;&lt;titles&gt;&lt;title&gt;The Wolfe cycle comes full circle&lt;/title&gt;&lt;secondary-title&gt;Proceedings of the National Academy of Sciences of the United States of America&lt;/secondary-title&gt;&lt;alt-title&gt;Proc Natl Acad Sci U S A&lt;/alt-title&gt;&lt;/titles&gt;&lt;periodical&gt;&lt;full-title&gt;Proceedings of the National Academy of Sciences of the United States of America&lt;/full-title&gt;&lt;abbr-1&gt;Proc. Natl. Acad. Sci. U.S.A&lt;/abbr-1&gt;&lt;/periodical&gt;&lt;alt-periodical&gt;&lt;full-title&gt;Proc Natl Acad Sci U S A&lt;/full-title&gt;&lt;abbr-1&gt;Proc. Natl. Acad. Sci. U.S.A.&lt;/abbr-1&gt;&lt;/alt-periodical&gt;&lt;pages&gt;15084-5&lt;/pages&gt;&lt;volume&gt;109&lt;/volume&gt;&lt;number&gt;38&lt;/number&gt;&lt;edition&gt;2012/09/08&lt;/edition&gt;&lt;dates&gt;&lt;year&gt;2012&lt;/year&gt;&lt;pub-dates&gt;&lt;date&gt;Sep 18&lt;/date&gt;&lt;/pub-dates&gt;&lt;/dates&gt;&lt;isbn&gt;1091-6490 (Electronic)&amp;#xD;0027-8424 (Linking)&lt;/isbn&gt;&lt;accession-num&gt;22955879&lt;/accession-num&gt;&lt;work-type&gt;Comment&lt;/work-type&gt;&lt;urls&gt;&lt;related-urls&gt;&lt;url&gt;http://www.ncbi.nlm.nih.gov/pubmed/22955879&lt;/url&gt;&lt;/related-urls&gt;&lt;/urls&gt;&lt;custom2&gt;3458314&lt;/custom2&gt;&lt;electronic-resource-num&gt;10.1073/pnas.1213193109&lt;/electronic-resource-num&gt;&lt;language&gt;eng&lt;/language&gt;&lt;/record&gt;&lt;/Cite&gt;&lt;/EndNote&gt;</w:instrText>
      </w:r>
      <w:r w:rsidRPr="00DC6301">
        <w:fldChar w:fldCharType="separate"/>
      </w:r>
      <w:r>
        <w:rPr>
          <w:noProof/>
        </w:rPr>
        <w:t>(12)</w:t>
      </w:r>
      <w:r w:rsidRPr="00DC6301">
        <w:fldChar w:fldCharType="end"/>
      </w:r>
      <w:r w:rsidRPr="00DC6301">
        <w:t xml:space="preserve">.   When we had initially written the proposal a couple of years ago, the idea had been to also do a detailed model to track at the atom level transitions of a subset of metabolism and then use this approach coupled with </w:t>
      </w:r>
      <w:proofErr w:type="spellStart"/>
      <w:r w:rsidRPr="00DC6301">
        <w:t>isotopomer</w:t>
      </w:r>
      <w:proofErr w:type="spellEnd"/>
      <w:r w:rsidRPr="00DC6301">
        <w:t xml:space="preserve"> labeling to make flux calculations.   This has proven to be much more challenging than anticipated.  The uniqueness of the intermediates involved in the methanogenic pathway </w:t>
      </w:r>
      <w:r w:rsidRPr="00DC6301">
        <w:fldChar w:fldCharType="begin"/>
      </w:r>
      <w:r>
        <w:instrText xml:space="preserve"> ADDIN EN.CITE &lt;EndNote&gt;&lt;Cite&gt;&lt;Author&gt;Deppenmeier&lt;/Author&gt;&lt;Year&gt;2002&lt;/Year&gt;&lt;RecNum&gt;6991&lt;/RecNum&gt;&lt;DisplayText&gt;(13)&lt;/DisplayText&gt;&lt;record&gt;&lt;rec-number&gt;6991&lt;/rec-number&gt;&lt;foreign-keys&gt;&lt;key app="EN" db-id="tfrxp0v07xtd9je9s2r5dtwuxvz2xxzaepp0" timestamp="0"&gt;6991&lt;/key&gt;&lt;/foreign-keys&gt;&lt;ref-type name="Journal Article"&gt;17&lt;/ref-type&gt;&lt;contributors&gt;&lt;authors&gt;&lt;author&gt;Deppenmeier, U.&lt;/author&gt;&lt;/authors&gt;&lt;/contributors&gt;&lt;titles&gt;&lt;title&gt;The unique biochemistry of methanogenesis&lt;/title&gt;&lt;secondary-title&gt;Prog. Nucleic Acid Res. Mol. Biol.&lt;/secondary-title&gt;&lt;/titles&gt;&lt;pages&gt;223-83&lt;/pages&gt;&lt;volume&gt;71&lt;/volume&gt;&lt;dates&gt;&lt;year&gt;2002&lt;/year&gt;&lt;/dates&gt;&lt;urls&gt;&lt;/urls&gt;&lt;/record&gt;&lt;/Cite&gt;&lt;/EndNote&gt;</w:instrText>
      </w:r>
      <w:r w:rsidRPr="00DC6301">
        <w:fldChar w:fldCharType="separate"/>
      </w:r>
      <w:r>
        <w:rPr>
          <w:noProof/>
        </w:rPr>
        <w:t>(13)</w:t>
      </w:r>
      <w:r w:rsidRPr="00DC6301">
        <w:fldChar w:fldCharType="end"/>
      </w:r>
      <w:r w:rsidRPr="00DC6301">
        <w:t xml:space="preserve"> presents a challenge for performing targeted metabolomics and </w:t>
      </w:r>
      <w:proofErr w:type="spellStart"/>
      <w:r w:rsidRPr="00DC6301">
        <w:t>fluxomics</w:t>
      </w:r>
      <w:proofErr w:type="spellEnd"/>
      <w:r w:rsidRPr="00DC6301">
        <w:t xml:space="preserve"> experiments because measuring these compounds would require developing novel assays and cannot be performed by our metabolomics collaborators – where the techniques have been focused on more conventional central carbon metabolism in other species (e.g. E. coli, yeast, humans).  What this means is that there is a (likely multi-year) development program needed before this will really be feasible for an organism like </w:t>
      </w:r>
      <w:r w:rsidRPr="00CC7C32">
        <w:rPr>
          <w:i/>
        </w:rPr>
        <w:t xml:space="preserve">M. </w:t>
      </w:r>
      <w:proofErr w:type="spellStart"/>
      <w:r w:rsidRPr="00CC7C32">
        <w:rPr>
          <w:i/>
        </w:rPr>
        <w:t>maripaludis</w:t>
      </w:r>
      <w:proofErr w:type="spellEnd"/>
      <w:r w:rsidRPr="00DC6301">
        <w:t xml:space="preserve">.  We propose to instead to more-profitably focus our efforts on metabolomics, which we believe will better advance the present project.  We will measure these metabolites on a common targeted LC-MS platform; this will help us shed light on crucial biosynthetic pathways and allow us to improve the model around central catabolism. We are currently collecting cells from a </w:t>
      </w:r>
      <w:proofErr w:type="spellStart"/>
      <w:r w:rsidRPr="00DC6301">
        <w:t>chemostat</w:t>
      </w:r>
      <w:proofErr w:type="spellEnd"/>
      <w:r w:rsidRPr="00DC6301">
        <w:t xml:space="preserve"> under high- and low-H</w:t>
      </w:r>
      <w:r w:rsidRPr="00DC6301">
        <w:rPr>
          <w:vertAlign w:val="subscript"/>
        </w:rPr>
        <w:t>2</w:t>
      </w:r>
      <w:r w:rsidRPr="00DC6301">
        <w:t xml:space="preserve"> conditions and expect to submit these cells for processing by the end of March. </w:t>
      </w:r>
    </w:p>
    <w:p w14:paraId="499E2A14" w14:textId="77777777" w:rsidR="002E382B" w:rsidRPr="00DC6301" w:rsidRDefault="002E382B" w:rsidP="002E382B"/>
    <w:p w14:paraId="53C11D6D" w14:textId="77777777" w:rsidR="002E382B" w:rsidRPr="00DC6301" w:rsidRDefault="002E382B" w:rsidP="002E382B">
      <w:r w:rsidRPr="00DC6301">
        <w:t xml:space="preserve">John Leigh has also contacted the White group at Virginia Tech, another group that works with </w:t>
      </w:r>
      <w:r w:rsidRPr="00DC6301">
        <w:rPr>
          <w:i/>
        </w:rPr>
        <w:t xml:space="preserve">M. </w:t>
      </w:r>
      <w:proofErr w:type="spellStart"/>
      <w:r w:rsidRPr="00DC6301">
        <w:rPr>
          <w:i/>
        </w:rPr>
        <w:t>maripaludis</w:t>
      </w:r>
      <w:proofErr w:type="spellEnd"/>
      <w:r w:rsidRPr="00DC6301">
        <w:rPr>
          <w:i/>
        </w:rPr>
        <w:t xml:space="preserve">, </w:t>
      </w:r>
      <w:r w:rsidRPr="00DC6301">
        <w:t xml:space="preserve">to work with us as we find ways to better measure methanogenic intermediates. The White group has expertise in identifying unique compounds in methanogenic archaea, including key synthesis steps for methanogenic coenzymes </w:t>
      </w:r>
      <w:r w:rsidRPr="00DC6301">
        <w:fldChar w:fldCharType="begin"/>
      </w:r>
      <w:r>
        <w:instrText xml:space="preserve"> ADDIN EN.CITE &lt;EndNote&gt;&lt;Cite&gt;&lt;Author&gt;Graham&lt;/Author&gt;&lt;Year&gt;2002&lt;/Year&gt;&lt;RecNum&gt;8155&lt;/RecNum&gt;&lt;DisplayText&gt;(14)&lt;/DisplayText&gt;&lt;record&gt;&lt;rec-number&gt;8155&lt;/rec-number&gt;&lt;foreign-keys&gt;&lt;key app="EN" db-id="tfrxp0v07xtd9je9s2r5dtwuxvz2xxzaepp0" timestamp="1426036930"&gt;8155&lt;/key&gt;&lt;/foreign-keys&gt;&lt;ref-type name="Journal Article"&gt;17&lt;/ref-type&gt;&lt;contributors&gt;&lt;authors&gt;&lt;author&gt;Graham, D. E.&lt;/author&gt;&lt;author&gt;White, R. H.&lt;/author&gt;&lt;/authors&gt;&lt;/contributors&gt;&lt;auth-address&gt;Department of Biochemistry, Virginia Polytechnic Institute and State University, Blacksburg 24061-0308, USA.&lt;/auth-address&gt;&lt;titles&gt;&lt;title&gt;Elucidation of methanogenic coenzyme biosyntheses: from spectroscopy to genomics&lt;/title&gt;&lt;secondary-title&gt;Nat Prod Rep&lt;/secondary-title&gt;&lt;alt-title&gt;Natural product reports&lt;/alt-title&gt;&lt;/titles&gt;&lt;periodical&gt;&lt;full-title&gt;Nat Prod Rep&lt;/full-title&gt;&lt;abbr-1&gt;Natural product reports&lt;/abbr-1&gt;&lt;/periodical&gt;&lt;alt-periodical&gt;&lt;full-title&gt;Nat Prod Rep&lt;/full-title&gt;&lt;abbr-1&gt;Natural product reports&lt;/abbr-1&gt;&lt;/alt-periodical&gt;&lt;pages&gt;133-47&lt;/pages&gt;&lt;volume&gt;19&lt;/volume&gt;&lt;number&gt;2&lt;/number&gt;&lt;keywords&gt;&lt;keyword&gt;Archaea/metabolism&lt;/keyword&gt;&lt;keyword&gt;Carbon Dioxide/*metabolism&lt;/keyword&gt;&lt;keyword&gt;Coenzymes/*biosynthesis&lt;/keyword&gt;&lt;keyword&gt;Diterpenes/*chemistry&lt;/keyword&gt;&lt;keyword&gt;Euryarchaeota/*metabolism&lt;/keyword&gt;&lt;keyword&gt;Furans/chemistry&lt;/keyword&gt;&lt;keyword&gt;Genomics&lt;/keyword&gt;&lt;keyword&gt;Magnetic Resonance Spectroscopy&lt;/keyword&gt;&lt;keyword&gt;Mesna/chemistry/metabolism&lt;/keyword&gt;&lt;keyword&gt;Methane/*metabolism&lt;/keyword&gt;&lt;keyword&gt;Molecular Structure&lt;/keyword&gt;&lt;keyword&gt;Phosphothreonine/analogs &amp;amp; derivatives/chemistry/metabolism&lt;/keyword&gt;&lt;keyword&gt;Pterins/chemistry&lt;/keyword&gt;&lt;keyword&gt;Riboflavin/*analogs &amp;amp; derivatives/biosynthesis/chemistry&lt;/keyword&gt;&lt;/keywords&gt;&lt;dates&gt;&lt;year&gt;2002&lt;/year&gt;&lt;pub-dates&gt;&lt;date&gt;Apr&lt;/date&gt;&lt;/pub-dates&gt;&lt;/dates&gt;&lt;isbn&gt;0265-0568 (Print)&amp;#xD;0265-0568 (Linking)&lt;/isbn&gt;&lt;accession-num&gt;12013276&lt;/accession-num&gt;&lt;urls&gt;&lt;related-urls&gt;&lt;url&gt;http://www.ncbi.nlm.nih.gov/pubmed/12013276&lt;/url&gt;&lt;/related-urls&gt;&lt;/urls&gt;&lt;/record&gt;&lt;/Cite&gt;&lt;/EndNote&gt;</w:instrText>
      </w:r>
      <w:r w:rsidRPr="00DC6301">
        <w:fldChar w:fldCharType="separate"/>
      </w:r>
      <w:r>
        <w:rPr>
          <w:noProof/>
        </w:rPr>
        <w:t>(14)</w:t>
      </w:r>
      <w:r w:rsidRPr="00DC6301">
        <w:fldChar w:fldCharType="end"/>
      </w:r>
      <w:r w:rsidRPr="00DC6301">
        <w:t xml:space="preserve">, and they are interested in running metabolite measurements on samples of our </w:t>
      </w:r>
      <w:proofErr w:type="spellStart"/>
      <w:r w:rsidRPr="00DC6301">
        <w:t>chemostat</w:t>
      </w:r>
      <w:proofErr w:type="spellEnd"/>
      <w:r w:rsidRPr="00DC6301">
        <w:t xml:space="preserve"> cultures. We propose to collaborate with the White group by sending </w:t>
      </w:r>
      <w:proofErr w:type="gramStart"/>
      <w:r w:rsidRPr="00DC6301">
        <w:t>them</w:t>
      </w:r>
      <w:proofErr w:type="gramEnd"/>
      <w:r w:rsidRPr="00DC6301">
        <w:t xml:space="preserve"> samples of our cells under low- and high-H</w:t>
      </w:r>
      <w:r w:rsidRPr="002E382B">
        <w:rPr>
          <w:vertAlign w:val="subscript"/>
        </w:rPr>
        <w:t>2</w:t>
      </w:r>
      <w:r w:rsidRPr="00DC6301">
        <w:t xml:space="preserve"> conditions so that they can help us analyze the levels of metabolites that we cannot measure in an ordinary targeted LC-MS or GC-MS.   </w:t>
      </w:r>
    </w:p>
    <w:p w14:paraId="3292C879" w14:textId="77777777" w:rsidR="002E382B" w:rsidRPr="00DC6301" w:rsidRDefault="002E382B" w:rsidP="002E382B"/>
    <w:p w14:paraId="442196AF" w14:textId="77777777" w:rsidR="002E382B" w:rsidRDefault="002E382B" w:rsidP="002E382B">
      <w:r w:rsidRPr="00DC6301">
        <w:t xml:space="preserve">In the process of validating our model on experimental data, we have encountered a relative dearth of information and have relied on very few measured growth yields to guide model development </w:t>
      </w:r>
      <w:r w:rsidRPr="00DC6301">
        <w:fldChar w:fldCharType="begin"/>
      </w:r>
      <w:r>
        <w:instrText xml:space="preserve"> ADDIN EN.CITE &lt;EndNote&gt;&lt;Cite&gt;&lt;Author&gt;Costa&lt;/Author&gt;&lt;Year&gt;2013&lt;/Year&gt;&lt;RecNum&gt;7883&lt;/RecNum&gt;&lt;DisplayText&gt;(15)&lt;/DisplayText&gt;&lt;record&gt;&lt;rec-number&gt;7883&lt;/rec-number&gt;&lt;foreign-keys&gt;&lt;key app="EN" db-id="tfrxp0v07xtd9je9s2r5dtwuxvz2xxzaepp0" timestamp="1371502635"&gt;7883&lt;/key&gt;&lt;/foreign-keys&gt;&lt;ref-type name="Journal Article"&gt;17&lt;/ref-type&gt;&lt;contributors&gt;&lt;authors&gt;&lt;author&gt;Costa, K. C.&lt;/author&gt;&lt;author&gt;Yoon, S. H.&lt;/author&gt;&lt;author&gt;Pan, M.&lt;/author&gt;&lt;author&gt;Burn, J. A.&lt;/author&gt;&lt;author&gt;Baliga, N. S.&lt;/author&gt;&lt;author&gt;Leigh, J. A.&lt;/author&gt;&lt;/authors&gt;&lt;/contributors&gt;&lt;auth-address&gt;Department of Microbiology, University of Washington, Seattle, Washington, USA.&lt;/auth-address&gt;&lt;titles&gt;&lt;title&gt;Effects of H2 and Formate on Growth Yield and Regulation of Methanogenesis in Methanococcus maripaludis&lt;/title&gt;&lt;secondary-title&gt;Journal of Bacteriology&lt;/secondary-title&gt;&lt;alt-title&gt;J Bacteriol&lt;/alt-title&gt;&lt;/titles&gt;&lt;periodical&gt;&lt;full-title&gt;Journal of Bacteriology&lt;/full-title&gt;&lt;abbr-1&gt;J. Bacteriol.&lt;/abbr-1&gt;&lt;/periodical&gt;&lt;pages&gt;1456-62&lt;/pages&gt;&lt;volume&gt;195&lt;/volume&gt;&lt;number&gt;7&lt;/number&gt;&lt;edition&gt;2013/01/22&lt;/edition&gt;&lt;dates&gt;&lt;year&gt;2013&lt;/year&gt;&lt;pub-dates&gt;&lt;date&gt;Apr&lt;/date&gt;&lt;/pub-dates&gt;&lt;/dates&gt;&lt;isbn&gt;1098-5530 (Electronic)&amp;#xD;0021-9193 (Linking)&lt;/isbn&gt;&lt;accession-num&gt;23335420&lt;/accession-num&gt;&lt;urls&gt;&lt;related-urls&gt;&lt;url&gt;http://www.ncbi.nlm.nih.gov/pubmed/23335420&lt;/url&gt;&lt;/related-urls&gt;&lt;/urls&gt;&lt;electronic-resource-num&gt;10.1128/JB.02141-12&lt;/electronic-resource-num&gt;&lt;language&gt;eng&lt;/language&gt;&lt;/record&gt;&lt;/Cite&gt;&lt;/EndNote&gt;</w:instrText>
      </w:r>
      <w:r w:rsidRPr="00DC6301">
        <w:fldChar w:fldCharType="separate"/>
      </w:r>
      <w:r>
        <w:rPr>
          <w:noProof/>
        </w:rPr>
        <w:t>(15)</w:t>
      </w:r>
      <w:r w:rsidRPr="00DC6301">
        <w:fldChar w:fldCharType="end"/>
      </w:r>
      <w:r w:rsidRPr="00DC6301">
        <w:t xml:space="preserve">. We are not equipped to measure hydrogen uptake rates, but we will be measuring additional growth rate, growth yield, and byproduct secretion using gas chromatography.  These experiments will be </w:t>
      </w:r>
      <w:proofErr w:type="gramStart"/>
      <w:r w:rsidRPr="00DC6301">
        <w:t>key</w:t>
      </w:r>
      <w:proofErr w:type="gramEnd"/>
      <w:r w:rsidRPr="00DC6301">
        <w:t xml:space="preserve"> for continuing to improve the model and for testing strain designs from model predictions. For growth yield calculations, we calculate dry cell weight by measuring optical density (OD) and relating this number to dry cell weight using a calibration curve. Expanding these experiments, coupled with the metabolomics, will greatly aid our efforts because it will give us higher-quality standards against which to measure predictions from our model.</w:t>
      </w:r>
    </w:p>
    <w:p w14:paraId="579E916A" w14:textId="77777777" w:rsidR="002E382B" w:rsidRPr="00BA337B" w:rsidRDefault="002E382B" w:rsidP="002E382B">
      <w:pPr>
        <w:sectPr w:rsidR="002E382B" w:rsidRPr="00BA337B" w:rsidSect="002E382B">
          <w:pgSz w:w="12240" w:h="15840"/>
          <w:pgMar w:top="1152" w:right="1440" w:bottom="1152" w:left="1440" w:header="763" w:footer="1584" w:gutter="0"/>
          <w:cols w:space="720"/>
        </w:sectPr>
      </w:pPr>
    </w:p>
    <w:p w14:paraId="3EA1722B" w14:textId="77777777" w:rsidR="00607FF5" w:rsidRPr="00DC6301" w:rsidRDefault="00607FF5" w:rsidP="00607FF5"/>
    <w:p w14:paraId="52A5A32D" w14:textId="2A4C9968" w:rsidR="00607FF5" w:rsidRPr="00DC6301" w:rsidRDefault="00444C1C" w:rsidP="00607FF5">
      <w:r>
        <w:t>3</w:t>
      </w:r>
      <w:r w:rsidR="00607FF5" w:rsidRPr="00DC6301">
        <w:t>. Description and explanation of Proposed Revisions in Project 3 (S. Ragsdale):</w:t>
      </w:r>
    </w:p>
    <w:p w14:paraId="3771E118" w14:textId="2D2EEDB0" w:rsidR="00607FF5" w:rsidRPr="00DC6301" w:rsidRDefault="00607FF5" w:rsidP="00607FF5">
      <w:r w:rsidRPr="00DC6301">
        <w:t>Previous experiments indicate that steady-state catalysis of reverse methanogenesis by MCR occurs at a slow rate of 0.0025 s</w:t>
      </w:r>
      <w:r w:rsidRPr="00DC6301">
        <w:rPr>
          <w:vertAlign w:val="superscript"/>
        </w:rPr>
        <w:t>-1</w:t>
      </w:r>
      <w:r w:rsidRPr="00DC6301">
        <w:t xml:space="preserve"> at 60 </w:t>
      </w:r>
      <w:proofErr w:type="spellStart"/>
      <w:r w:rsidRPr="00DC6301">
        <w:rPr>
          <w:vertAlign w:val="superscript"/>
        </w:rPr>
        <w:t>o</w:t>
      </w:r>
      <w:r w:rsidRPr="00DC6301">
        <w:t>C</w:t>
      </w:r>
      <w:proofErr w:type="spellEnd"/>
      <w:r w:rsidRPr="00DC6301">
        <w:t xml:space="preserve"> </w:t>
      </w:r>
      <w:r w:rsidRPr="00DC6301">
        <w:fldChar w:fldCharType="begin"/>
      </w:r>
      <w:r w:rsidR="00987996">
        <w:instrText xml:space="preserve"> ADDIN EN.CITE &lt;EndNote&gt;&lt;Cite&gt;&lt;Author&gt;Scheller&lt;/Author&gt;&lt;Year&gt;2010&lt;/Year&gt;&lt;RecNum&gt;7130&lt;/RecNum&gt;&lt;DisplayText&gt;(3)&lt;/DisplayText&gt;&lt;record&gt;&lt;rec-number&gt;7130&lt;/rec-number&gt;&lt;foreign-keys&gt;&lt;key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Pr="00DC6301">
        <w:fldChar w:fldCharType="separate"/>
      </w:r>
      <w:r w:rsidR="00987996">
        <w:rPr>
          <w:noProof/>
        </w:rPr>
        <w:t>(3)</w:t>
      </w:r>
      <w:r w:rsidRPr="00DC6301">
        <w:fldChar w:fldCharType="end"/>
      </w:r>
      <w:r w:rsidRPr="00DC6301">
        <w:t xml:space="preserve">. This was an important experiment that established the role of MCR in this process. However, it was a complicated isotope-labelling experiment in which formation of </w:t>
      </w:r>
      <w:r w:rsidRPr="00DC6301">
        <w:rPr>
          <w:vertAlign w:val="superscript"/>
        </w:rPr>
        <w:t>13</w:t>
      </w:r>
      <w:r w:rsidRPr="00DC6301">
        <w:t>CH</w:t>
      </w:r>
      <w:r w:rsidRPr="00DC6301">
        <w:rPr>
          <w:vertAlign w:val="subscript"/>
        </w:rPr>
        <w:t>3</w:t>
      </w:r>
      <w:r w:rsidRPr="00DC6301">
        <w:t xml:space="preserve">-SCoM from </w:t>
      </w:r>
      <w:r w:rsidRPr="00DC6301">
        <w:rPr>
          <w:vertAlign w:val="superscript"/>
        </w:rPr>
        <w:t>13</w:t>
      </w:r>
      <w:r w:rsidRPr="00DC6301">
        <w:t>CH</w:t>
      </w:r>
      <w:r w:rsidRPr="00DC6301">
        <w:rPr>
          <w:vertAlign w:val="subscript"/>
        </w:rPr>
        <w:t>4</w:t>
      </w:r>
      <w:r w:rsidRPr="00DC6301">
        <w:t xml:space="preserve"> and </w:t>
      </w:r>
      <w:proofErr w:type="spellStart"/>
      <w:r w:rsidRPr="00DC6301">
        <w:t>CoMS-SCoB</w:t>
      </w:r>
      <w:proofErr w:type="spellEnd"/>
      <w:r w:rsidRPr="00DC6301">
        <w:t xml:space="preserve"> in the presence of </w:t>
      </w:r>
      <w:r w:rsidRPr="00DC6301">
        <w:rPr>
          <w:vertAlign w:val="superscript"/>
        </w:rPr>
        <w:t>12</w:t>
      </w:r>
      <w:r w:rsidRPr="00DC6301">
        <w:t>CH</w:t>
      </w:r>
      <w:r w:rsidRPr="00DC6301">
        <w:rPr>
          <w:vertAlign w:val="subscript"/>
        </w:rPr>
        <w:t>3</w:t>
      </w:r>
      <w:r w:rsidRPr="00DC6301">
        <w:t>-S-CoM. We have measured a much faster rate constant of 0.8 s</w:t>
      </w:r>
      <w:r w:rsidRPr="00DC6301">
        <w:rPr>
          <w:vertAlign w:val="superscript"/>
        </w:rPr>
        <w:t>-1</w:t>
      </w:r>
      <w:r w:rsidRPr="00DC6301">
        <w:t xml:space="preserve"> under </w:t>
      </w:r>
      <w:proofErr w:type="spellStart"/>
      <w:r w:rsidRPr="00DC6301">
        <w:t>presteady</w:t>
      </w:r>
      <w:proofErr w:type="spellEnd"/>
      <w:r w:rsidRPr="00DC6301">
        <w:t xml:space="preserve">-state conditions. Because </w:t>
      </w:r>
      <w:proofErr w:type="spellStart"/>
      <w:r w:rsidRPr="00DC6301">
        <w:t>presteady</w:t>
      </w:r>
      <w:proofErr w:type="spellEnd"/>
      <w:r w:rsidRPr="00DC6301">
        <w:t>-state rate constant for reverse methanogenesis is markedly faster than the steady-state rate, one could conclude that the reaction is limited by product (</w:t>
      </w:r>
      <w:proofErr w:type="spellStart"/>
      <w:r w:rsidRPr="00DC6301">
        <w:t>CoBSH</w:t>
      </w:r>
      <w:proofErr w:type="spellEnd"/>
      <w:r w:rsidRPr="00DC6301">
        <w:t xml:space="preserve"> or Methyl-</w:t>
      </w:r>
      <w:proofErr w:type="spellStart"/>
      <w:r w:rsidRPr="00DC6301">
        <w:t>SCoM</w:t>
      </w:r>
      <w:proofErr w:type="spellEnd"/>
      <w:r w:rsidRPr="00DC6301">
        <w:t xml:space="preserve">) release. It is crucial to ensure that the steady-state rates are confirmed by another method, because future plans for optimizing the MCR reverse reaction rely on having unambiguous and validated values for this rate constant. </w:t>
      </w:r>
    </w:p>
    <w:p w14:paraId="26D53734" w14:textId="77777777" w:rsidR="00607FF5" w:rsidRPr="00DC6301" w:rsidRDefault="00607FF5" w:rsidP="00607FF5">
      <w:r w:rsidRPr="00DC6301">
        <w:t xml:space="preserve">Given that the experiments just described indicate that steady-state kinetics (what will be happening in the methanogenic cell) is limited by product release, it is very important to understand the interactions between MCR, the rate limiting enzyme in the pathway, and </w:t>
      </w:r>
      <w:proofErr w:type="spellStart"/>
      <w:r w:rsidRPr="00DC6301">
        <w:t>CoB</w:t>
      </w:r>
      <w:proofErr w:type="spellEnd"/>
      <w:r w:rsidRPr="00DC6301">
        <w:t xml:space="preserve">, the product that forms an inhibitory nonproductive complex. So, the Ragsdale lab is directing attention through our enzymology experiments and computational experiments (in </w:t>
      </w:r>
      <w:proofErr w:type="spellStart"/>
      <w:r w:rsidRPr="00DC6301">
        <w:t>Dayle</w:t>
      </w:r>
      <w:proofErr w:type="spellEnd"/>
      <w:r w:rsidRPr="00DC6301">
        <w:t xml:space="preserve"> Smith's lab) to characterize the substrate binding thermodynamics (</w:t>
      </w:r>
      <w:proofErr w:type="spellStart"/>
      <w:r w:rsidRPr="00DC6301">
        <w:t>enthalpic</w:t>
      </w:r>
      <w:proofErr w:type="spellEnd"/>
      <w:r w:rsidRPr="00DC6301">
        <w:t xml:space="preserve">, entropic, solvent and steric contributions) in Aim 4.2 and in Milestone 4.2 (Identification of at least 10 amino acids modulating substrate binding). Once we have identified these key interactions, we will generate variants that will lead to weaker binding, thus to faster product release. We will then experimentally determine the steady-state and </w:t>
      </w:r>
      <w:proofErr w:type="spellStart"/>
      <w:r w:rsidRPr="00DC6301">
        <w:t>presteady</w:t>
      </w:r>
      <w:proofErr w:type="spellEnd"/>
      <w:r w:rsidRPr="00DC6301">
        <w:t xml:space="preserve"> state kinetics for the MCR reaction and test our hypothesis by comparing these rates with those of the wild-type protein. </w:t>
      </w:r>
    </w:p>
    <w:p w14:paraId="5CB3856E" w14:textId="40E57012" w:rsidR="00607FF5" w:rsidRPr="00DC6301" w:rsidRDefault="00607FF5" w:rsidP="00607FF5">
      <w:r w:rsidRPr="00DC6301">
        <w:t>As described at the site visit, we plan to measure the reverse reaction by coupling the endergonic anaerobic oxidation of methane (reaction 1) with the exergonic reduction of fumarate with HS-</w:t>
      </w:r>
      <w:proofErr w:type="spellStart"/>
      <w:r w:rsidRPr="00DC6301">
        <w:t>CoM</w:t>
      </w:r>
      <w:proofErr w:type="spellEnd"/>
      <w:r w:rsidRPr="00DC6301">
        <w:t xml:space="preserve"> and HS-</w:t>
      </w:r>
      <w:proofErr w:type="spellStart"/>
      <w:r w:rsidRPr="00DC6301">
        <w:t>CoB</w:t>
      </w:r>
      <w:proofErr w:type="spellEnd"/>
      <w:r w:rsidRPr="00DC6301">
        <w:t xml:space="preserve"> catalyzed by cytoplasmic </w:t>
      </w:r>
      <w:proofErr w:type="spellStart"/>
      <w:r w:rsidRPr="00DC6301">
        <w:t>thiol:fumarate</w:t>
      </w:r>
      <w:proofErr w:type="spellEnd"/>
      <w:r w:rsidRPr="00DC6301">
        <w:t xml:space="preserve"> reductase (reaction 2) from </w:t>
      </w:r>
      <w:proofErr w:type="spellStart"/>
      <w:r w:rsidRPr="00DC6301">
        <w:t>hydrogenotrophic</w:t>
      </w:r>
      <w:proofErr w:type="spellEnd"/>
      <w:r w:rsidRPr="00DC6301">
        <w:t xml:space="preserve"> methanogens (Figure 1). Cell extracts of </w:t>
      </w:r>
      <w:r w:rsidRPr="00DC6301">
        <w:rPr>
          <w:i/>
          <w:iCs/>
        </w:rPr>
        <w:t xml:space="preserve">M. </w:t>
      </w:r>
      <w:proofErr w:type="spellStart"/>
      <w:r w:rsidRPr="00DC6301">
        <w:rPr>
          <w:i/>
          <w:iCs/>
        </w:rPr>
        <w:t>marburgensis</w:t>
      </w:r>
      <w:proofErr w:type="spellEnd"/>
      <w:r w:rsidRPr="00DC6301">
        <w:rPr>
          <w:i/>
          <w:iCs/>
        </w:rPr>
        <w:t xml:space="preserve"> </w:t>
      </w:r>
      <w:r w:rsidRPr="00DC6301">
        <w:t xml:space="preserve">(0.7 U/mg, and </w:t>
      </w:r>
      <w:r w:rsidRPr="00DC6301">
        <w:rPr>
          <w:i/>
        </w:rPr>
        <w:t xml:space="preserve">M. </w:t>
      </w:r>
      <w:proofErr w:type="spellStart"/>
      <w:r w:rsidRPr="00DC6301">
        <w:rPr>
          <w:i/>
        </w:rPr>
        <w:t>thermophila</w:t>
      </w:r>
      <w:proofErr w:type="spellEnd"/>
      <w:r w:rsidRPr="00DC6301">
        <w:t xml:space="preserve"> strain ∆ H (0.6 U/mg) have quite high levels of this enzyme, with the activity of the purified </w:t>
      </w:r>
      <w:r w:rsidRPr="00DC6301">
        <w:rPr>
          <w:i/>
        </w:rPr>
        <w:t xml:space="preserve">M. </w:t>
      </w:r>
      <w:proofErr w:type="spellStart"/>
      <w:r w:rsidRPr="00DC6301">
        <w:rPr>
          <w:i/>
        </w:rPr>
        <w:t>marburgensis</w:t>
      </w:r>
      <w:proofErr w:type="spellEnd"/>
      <w:r w:rsidRPr="00DC6301">
        <w:t xml:space="preserve"> enzyme reaching 150 U/mg </w:t>
      </w:r>
      <w:r w:rsidRPr="00DC6301">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fldChar w:fldCharType="separate"/>
      </w:r>
      <w:r w:rsidR="00987996">
        <w:rPr>
          <w:noProof/>
        </w:rPr>
        <w:t>(4)</w:t>
      </w:r>
      <w:r w:rsidRPr="00DC6301">
        <w:fldChar w:fldCharType="end"/>
      </w:r>
      <w:r w:rsidRPr="00DC6301">
        <w:t xml:space="preserve">.  The enzyme has also been found in many strains of methanogens including </w:t>
      </w:r>
      <w:proofErr w:type="spellStart"/>
      <w:r w:rsidRPr="00DC6301">
        <w:rPr>
          <w:i/>
          <w:iCs/>
        </w:rPr>
        <w:t>Methanococcus</w:t>
      </w:r>
      <w:proofErr w:type="spellEnd"/>
      <w:r w:rsidRPr="00DC6301">
        <w:t xml:space="preserve">, </w:t>
      </w:r>
      <w:proofErr w:type="spellStart"/>
      <w:r w:rsidRPr="00DC6301">
        <w:rPr>
          <w:i/>
          <w:iCs/>
        </w:rPr>
        <w:t>Methanopyrus</w:t>
      </w:r>
      <w:proofErr w:type="spellEnd"/>
      <w:r w:rsidRPr="00DC6301">
        <w:t xml:space="preserve">, </w:t>
      </w:r>
      <w:proofErr w:type="spellStart"/>
      <w:r w:rsidRPr="00DC6301">
        <w:rPr>
          <w:i/>
          <w:iCs/>
        </w:rPr>
        <w:t>Methanosarcina</w:t>
      </w:r>
      <w:proofErr w:type="spellEnd"/>
      <w:r w:rsidRPr="00DC6301">
        <w:rPr>
          <w:i/>
          <w:iCs/>
        </w:rPr>
        <w:t xml:space="preserve"> </w:t>
      </w:r>
      <w:r w:rsidRPr="00DC6301">
        <w:t xml:space="preserve">and </w:t>
      </w:r>
      <w:proofErr w:type="spellStart"/>
      <w:r w:rsidRPr="00DC6301">
        <w:rPr>
          <w:i/>
          <w:iCs/>
        </w:rPr>
        <w:t>Methanogenium</w:t>
      </w:r>
      <w:proofErr w:type="spellEnd"/>
      <w:r w:rsidRPr="00DC6301">
        <w:t xml:space="preserve"> </w:t>
      </w:r>
      <w:r w:rsidRPr="00DC6301">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fldChar w:fldCharType="separate"/>
      </w:r>
      <w:r w:rsidR="00987996">
        <w:rPr>
          <w:noProof/>
        </w:rPr>
        <w:t>(4)</w:t>
      </w:r>
      <w:r w:rsidRPr="00DC6301">
        <w:fldChar w:fldCharType="end"/>
      </w:r>
      <w:r w:rsidRPr="00DC6301">
        <w:t xml:space="preserve">. The coding sequence is also present in </w:t>
      </w:r>
      <w:r w:rsidRPr="00DC6301">
        <w:rPr>
          <w:i/>
        </w:rPr>
        <w:t xml:space="preserve">M. </w:t>
      </w:r>
      <w:proofErr w:type="spellStart"/>
      <w:r w:rsidRPr="00DC6301">
        <w:rPr>
          <w:i/>
        </w:rPr>
        <w:t>maripaludis</w:t>
      </w:r>
      <w:proofErr w:type="spellEnd"/>
      <w:r w:rsidRPr="00DC6301">
        <w:t xml:space="preserve">, but the enzyme has not been yet isolated or studied from our host strain. As described below, we also plan to study the properties of this purified enzyme and its coupling as the electron donor to couple to and drive methane oxidation. </w:t>
      </w:r>
    </w:p>
    <w:p w14:paraId="6E12A7FF" w14:textId="77777777" w:rsidR="00607FF5" w:rsidRPr="00DC6301" w:rsidRDefault="00607FF5" w:rsidP="00607FF5">
      <w:r w:rsidRPr="00DC6301">
        <w:rPr>
          <w:bCs/>
        </w:rPr>
        <w:t>(1) CH</w:t>
      </w:r>
      <w:r w:rsidRPr="00DC6301">
        <w:rPr>
          <w:bCs/>
          <w:vertAlign w:val="subscript"/>
        </w:rPr>
        <w:t>4</w:t>
      </w:r>
      <w:r w:rsidRPr="00DC6301">
        <w:rPr>
          <w:bCs/>
        </w:rPr>
        <w:t xml:space="preserve"> + </w:t>
      </w:r>
      <w:proofErr w:type="spellStart"/>
      <w:r w:rsidRPr="00DC6301">
        <w:rPr>
          <w:bCs/>
        </w:rPr>
        <w:t>CoM</w:t>
      </w:r>
      <w:proofErr w:type="spellEnd"/>
      <w:r w:rsidRPr="00DC6301">
        <w:rPr>
          <w:bCs/>
        </w:rPr>
        <w:t>-S-S-</w:t>
      </w:r>
      <w:proofErr w:type="spellStart"/>
      <w:r w:rsidRPr="00DC6301">
        <w:rPr>
          <w:bCs/>
        </w:rPr>
        <w:t>CoB</w:t>
      </w:r>
      <w:proofErr w:type="spellEnd"/>
      <w:r w:rsidRPr="00DC6301">
        <w:rPr>
          <w:bCs/>
        </w:rPr>
        <w:t xml:space="preserve"> </w:t>
      </w:r>
      <w:r w:rsidRPr="00DC6301">
        <w:rPr>
          <w:rFonts w:ascii="Lucida Sans Unicode" w:hAnsi="Lucida Sans Unicode" w:cs="Lucida Sans Unicode"/>
          <w:bCs/>
        </w:rPr>
        <w:t>⇌</w:t>
      </w:r>
      <w:r w:rsidRPr="00DC6301">
        <w:rPr>
          <w:bCs/>
        </w:rPr>
        <w:t>CH</w:t>
      </w:r>
      <w:r w:rsidRPr="00DC6301">
        <w:rPr>
          <w:bCs/>
          <w:vertAlign w:val="subscript"/>
        </w:rPr>
        <w:t>3</w:t>
      </w:r>
      <w:r w:rsidRPr="00DC6301">
        <w:rPr>
          <w:bCs/>
        </w:rPr>
        <w:t>-S-CoM + HS-</w:t>
      </w:r>
      <w:proofErr w:type="spellStart"/>
      <w:r w:rsidRPr="00DC6301">
        <w:rPr>
          <w:bCs/>
        </w:rPr>
        <w:t>CoB</w:t>
      </w:r>
      <w:proofErr w:type="spellEnd"/>
      <w:r w:rsidRPr="00DC6301">
        <w:rPr>
          <w:bCs/>
        </w:rPr>
        <w:t xml:space="preserve">   ∆G</w:t>
      </w:r>
      <w:r w:rsidRPr="00DC6301">
        <w:rPr>
          <w:bCs/>
          <w:vertAlign w:val="superscript"/>
        </w:rPr>
        <w:t>o</w:t>
      </w:r>
      <w:r w:rsidRPr="00DC6301">
        <w:rPr>
          <w:bCs/>
        </w:rPr>
        <w:t xml:space="preserve"> = + 30 kJ/</w:t>
      </w:r>
      <w:proofErr w:type="spellStart"/>
      <w:r w:rsidRPr="00DC6301">
        <w:rPr>
          <w:bCs/>
        </w:rPr>
        <w:t>mol</w:t>
      </w:r>
      <w:proofErr w:type="spellEnd"/>
    </w:p>
    <w:p w14:paraId="5CC3D613" w14:textId="77777777" w:rsidR="00607FF5" w:rsidRPr="00DC6301" w:rsidRDefault="00607FF5" w:rsidP="00607FF5">
      <w:r w:rsidRPr="00DC6301">
        <w:rPr>
          <w:bCs/>
        </w:rPr>
        <w:t>(2) HS-</w:t>
      </w:r>
      <w:proofErr w:type="spellStart"/>
      <w:r w:rsidRPr="00DC6301">
        <w:rPr>
          <w:bCs/>
        </w:rPr>
        <w:t>CoM</w:t>
      </w:r>
      <w:proofErr w:type="spellEnd"/>
      <w:r w:rsidRPr="00DC6301">
        <w:rPr>
          <w:bCs/>
        </w:rPr>
        <w:t xml:space="preserve"> + HS-</w:t>
      </w:r>
      <w:proofErr w:type="spellStart"/>
      <w:r w:rsidRPr="00DC6301">
        <w:rPr>
          <w:bCs/>
        </w:rPr>
        <w:t>CoB</w:t>
      </w:r>
      <w:proofErr w:type="spellEnd"/>
      <w:r w:rsidRPr="00DC6301">
        <w:rPr>
          <w:bCs/>
        </w:rPr>
        <w:t xml:space="preserve"> + fumarate → </w:t>
      </w:r>
      <w:proofErr w:type="spellStart"/>
      <w:r w:rsidRPr="00DC6301">
        <w:rPr>
          <w:bCs/>
        </w:rPr>
        <w:t>CoM</w:t>
      </w:r>
      <w:proofErr w:type="spellEnd"/>
      <w:r w:rsidRPr="00DC6301">
        <w:rPr>
          <w:bCs/>
        </w:rPr>
        <w:t>-S-S-</w:t>
      </w:r>
      <w:proofErr w:type="spellStart"/>
      <w:r w:rsidRPr="00DC6301">
        <w:rPr>
          <w:bCs/>
        </w:rPr>
        <w:t>CoB</w:t>
      </w:r>
      <w:proofErr w:type="spellEnd"/>
      <w:r w:rsidRPr="00DC6301">
        <w:rPr>
          <w:bCs/>
        </w:rPr>
        <w:t xml:space="preserve"> + succinate ∆G</w:t>
      </w:r>
      <w:r w:rsidRPr="00DC6301">
        <w:rPr>
          <w:bCs/>
          <w:vertAlign w:val="superscript"/>
        </w:rPr>
        <w:t>o´</w:t>
      </w:r>
      <w:r w:rsidRPr="00DC6301">
        <w:rPr>
          <w:bCs/>
        </w:rPr>
        <w:t xml:space="preserve"> = - 35 kJ/</w:t>
      </w:r>
      <w:proofErr w:type="spellStart"/>
      <w:r w:rsidRPr="00DC6301">
        <w:rPr>
          <w:bCs/>
        </w:rPr>
        <w:t>mol</w:t>
      </w:r>
      <w:proofErr w:type="spellEnd"/>
    </w:p>
    <w:p w14:paraId="5FF87B3B" w14:textId="77777777" w:rsidR="00607FF5" w:rsidRPr="00DC6301" w:rsidRDefault="00607FF5" w:rsidP="00607FF5">
      <w:r w:rsidRPr="00DC6301">
        <w:rPr>
          <w:bCs/>
        </w:rPr>
        <w:t>(3) CH</w:t>
      </w:r>
      <w:r w:rsidRPr="00DC6301">
        <w:rPr>
          <w:bCs/>
          <w:vertAlign w:val="subscript"/>
        </w:rPr>
        <w:t>4</w:t>
      </w:r>
      <w:r w:rsidRPr="00DC6301">
        <w:rPr>
          <w:bCs/>
        </w:rPr>
        <w:t xml:space="preserve"> + H-S-</w:t>
      </w:r>
      <w:proofErr w:type="spellStart"/>
      <w:r w:rsidRPr="00DC6301">
        <w:rPr>
          <w:bCs/>
        </w:rPr>
        <w:t>CoM</w:t>
      </w:r>
      <w:proofErr w:type="spellEnd"/>
      <w:r w:rsidRPr="00DC6301">
        <w:rPr>
          <w:bCs/>
        </w:rPr>
        <w:t xml:space="preserve"> + fumarate →CH</w:t>
      </w:r>
      <w:r w:rsidRPr="00DC6301">
        <w:rPr>
          <w:bCs/>
          <w:vertAlign w:val="subscript"/>
        </w:rPr>
        <w:t>3</w:t>
      </w:r>
      <w:r w:rsidRPr="00DC6301">
        <w:rPr>
          <w:bCs/>
        </w:rPr>
        <w:t xml:space="preserve">-S-CoM + </w:t>
      </w:r>
      <w:proofErr w:type="gramStart"/>
      <w:r w:rsidRPr="00DC6301">
        <w:rPr>
          <w:bCs/>
        </w:rPr>
        <w:t>succinate  ∆</w:t>
      </w:r>
      <w:proofErr w:type="gramEnd"/>
      <w:r w:rsidRPr="00DC6301">
        <w:rPr>
          <w:bCs/>
        </w:rPr>
        <w:t>G</w:t>
      </w:r>
      <w:r w:rsidRPr="00DC6301">
        <w:rPr>
          <w:bCs/>
          <w:vertAlign w:val="superscript"/>
        </w:rPr>
        <w:t>o´</w:t>
      </w:r>
      <w:r w:rsidRPr="00DC6301">
        <w:rPr>
          <w:bCs/>
        </w:rPr>
        <w:t xml:space="preserve"> = - 5 kJ/</w:t>
      </w:r>
      <w:proofErr w:type="spellStart"/>
      <w:r w:rsidRPr="00DC6301">
        <w:rPr>
          <w:bCs/>
        </w:rPr>
        <w:t>mol</w:t>
      </w:r>
      <w:proofErr w:type="spellEnd"/>
    </w:p>
    <w:p w14:paraId="5A9C6897" w14:textId="77777777" w:rsidR="00607FF5" w:rsidRPr="00DC6301" w:rsidRDefault="00607FF5" w:rsidP="00607FF5"/>
    <w:p w14:paraId="3D6540BF" w14:textId="77777777" w:rsidR="00607FF5" w:rsidRPr="00DC6301" w:rsidRDefault="00607FF5" w:rsidP="00607FF5">
      <w:r w:rsidRPr="00DC6301">
        <w:rPr>
          <w:noProof/>
        </w:rPr>
        <w:drawing>
          <wp:inline distT="0" distB="0" distL="0" distR="0" wp14:anchorId="6808F0C4" wp14:editId="3A098A76">
            <wp:extent cx="3096609" cy="948337"/>
            <wp:effectExtent l="0" t="0" r="254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3097353" cy="948565"/>
                    </a:xfrm>
                    <a:prstGeom prst="rect">
                      <a:avLst/>
                    </a:prstGeom>
                  </pic:spPr>
                </pic:pic>
              </a:graphicData>
            </a:graphic>
          </wp:inline>
        </w:drawing>
      </w:r>
    </w:p>
    <w:p w14:paraId="7071BBB2" w14:textId="77777777" w:rsidR="00607FF5" w:rsidRPr="00DC6301" w:rsidRDefault="00607FF5" w:rsidP="00607FF5"/>
    <w:p w14:paraId="563A9379" w14:textId="77777777" w:rsidR="00607FF5" w:rsidRPr="00DC6301" w:rsidRDefault="00607FF5" w:rsidP="00607FF5">
      <w:r w:rsidRPr="00DC6301">
        <w:t xml:space="preserve">Thus our new project goal (3.8.), as described in the attached file (Michigan milestone revisions 3-5-2015 w revised dates.docx) is to Evaluate steady-state kinetics for the reverse MCR reaction, determining its kinetic parameters and establishing the rate-limiting step. The associated milestones are: </w:t>
      </w:r>
    </w:p>
    <w:p w14:paraId="203873E2" w14:textId="77777777" w:rsidR="00607FF5" w:rsidRPr="00DC6301" w:rsidRDefault="00607FF5" w:rsidP="00607FF5">
      <w:pPr>
        <w:numPr>
          <w:ilvl w:val="0"/>
          <w:numId w:val="2"/>
        </w:numPr>
      </w:pPr>
      <w:r w:rsidRPr="00DC6301">
        <w:t xml:space="preserve">M3.8 Provide the steady-state rate of the reverse reaction </w:t>
      </w:r>
      <w:r w:rsidRPr="00DC6301">
        <w:tab/>
      </w:r>
      <w:r w:rsidRPr="00DC6301">
        <w:tab/>
      </w:r>
    </w:p>
    <w:p w14:paraId="30C2604C" w14:textId="77777777" w:rsidR="00607FF5" w:rsidRPr="00DC6301" w:rsidRDefault="00607FF5" w:rsidP="00607FF5">
      <w:pPr>
        <w:numPr>
          <w:ilvl w:val="0"/>
          <w:numId w:val="2"/>
        </w:numPr>
      </w:pPr>
      <w:r w:rsidRPr="00DC6301">
        <w:t>M3.9 Establish if product release or chemistry is rate-limiting in AOM</w:t>
      </w:r>
      <w:r w:rsidRPr="00DC6301">
        <w:tab/>
      </w:r>
      <w:r w:rsidRPr="00DC6301">
        <w:tab/>
      </w:r>
    </w:p>
    <w:p w14:paraId="2BF50A1E" w14:textId="77777777" w:rsidR="00607FF5" w:rsidRPr="00DC6301" w:rsidRDefault="00607FF5" w:rsidP="00607FF5"/>
    <w:p w14:paraId="7291F7D0" w14:textId="2F38EEC5" w:rsidR="00607FF5" w:rsidRPr="00DC6301" w:rsidRDefault="00607FF5" w:rsidP="00607FF5">
      <w:r w:rsidRPr="00DC6301">
        <w:t xml:space="preserve">Revision of the electron transfer pathway goals, i.e., to replace the milestones involving sulfate reduction with three alternative approaches, also requires some changes in the objectives and milestones </w:t>
      </w:r>
      <w:r w:rsidRPr="00DC6301">
        <w:lastRenderedPageBreak/>
        <w:t xml:space="preserve">for the enzymology section in Project 3. We feel that the three most fruitful approaches are to couple methane oxidation to an electrochemical system, to fumarate reduction or to sulfite reduction.  As mentioned above, </w:t>
      </w:r>
      <w:r w:rsidRPr="00DC6301">
        <w:rPr>
          <w:i/>
        </w:rPr>
        <w:t xml:space="preserve">M. </w:t>
      </w:r>
      <w:proofErr w:type="spellStart"/>
      <w:r w:rsidRPr="00DC6301">
        <w:rPr>
          <w:i/>
        </w:rPr>
        <w:t>maripaludis</w:t>
      </w:r>
      <w:proofErr w:type="spellEnd"/>
      <w:r w:rsidRPr="00DC6301">
        <w:t xml:space="preserve"> has been shown to couple </w:t>
      </w:r>
      <w:proofErr w:type="spellStart"/>
      <w:r w:rsidRPr="00DC6301">
        <w:t>methaneogenesis</w:t>
      </w:r>
      <w:proofErr w:type="spellEnd"/>
      <w:r w:rsidRPr="00DC6301">
        <w:t xml:space="preserve"> to an electrochemical cell </w:t>
      </w:r>
      <w:r w:rsidRPr="00DC6301">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 </w:instrText>
      </w:r>
      <w:r w:rsidR="007F451B">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EN.CITE.DATA </w:instrText>
      </w:r>
      <w:r w:rsidR="007F451B">
        <w:fldChar w:fldCharType="end"/>
      </w:r>
      <w:r w:rsidRPr="00DC6301">
        <w:fldChar w:fldCharType="separate"/>
      </w:r>
      <w:r w:rsidR="007F451B">
        <w:rPr>
          <w:noProof/>
        </w:rPr>
        <w:t>(10)</w:t>
      </w:r>
      <w:r w:rsidRPr="00DC6301">
        <w:fldChar w:fldCharType="end"/>
      </w:r>
      <w:r w:rsidRPr="00DC6301">
        <w:t xml:space="preserve">. </w:t>
      </w:r>
    </w:p>
    <w:p w14:paraId="64DCDB60" w14:textId="042CD371" w:rsidR="00607FF5" w:rsidRPr="00DC6301" w:rsidRDefault="00607FF5" w:rsidP="00607FF5">
      <w:r w:rsidRPr="00DC6301">
        <w:t xml:space="preserve">We propose to perform in vitro studies to characterize fumarate reduction by the </w:t>
      </w:r>
      <w:proofErr w:type="spellStart"/>
      <w:r w:rsidRPr="00DC6301">
        <w:t>thiol</w:t>
      </w:r>
      <w:proofErr w:type="gramStart"/>
      <w:r w:rsidRPr="00DC6301">
        <w:t>:fumarate</w:t>
      </w:r>
      <w:proofErr w:type="spellEnd"/>
      <w:proofErr w:type="gramEnd"/>
      <w:r w:rsidRPr="00DC6301">
        <w:t xml:space="preserve"> reductase and its  potential coupling to methane oxidation by MCR. These experiments are closely linked to the in-vitro experiments described above to assay methane oxidation by MCR. We will perform enzymatic studies to characterize the </w:t>
      </w:r>
      <w:r w:rsidRPr="00DC6301">
        <w:rPr>
          <w:i/>
        </w:rPr>
        <w:t xml:space="preserve">M. </w:t>
      </w:r>
      <w:proofErr w:type="spellStart"/>
      <w:r w:rsidRPr="00DC6301">
        <w:rPr>
          <w:i/>
        </w:rPr>
        <w:t>marburgensis</w:t>
      </w:r>
      <w:proofErr w:type="spellEnd"/>
      <w:r w:rsidRPr="00DC6301">
        <w:t xml:space="preserve"> </w:t>
      </w:r>
      <w:r w:rsidRPr="00DC6301">
        <w:rPr>
          <w:i/>
        </w:rPr>
        <w:fldChar w:fldCharType="begin"/>
      </w:r>
      <w:r w:rsidR="00987996">
        <w:rPr>
          <w:i/>
        </w:rPr>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rPr>
          <w:i/>
        </w:rPr>
        <w:fldChar w:fldCharType="separate"/>
      </w:r>
      <w:r w:rsidR="00987996">
        <w:rPr>
          <w:i/>
          <w:noProof/>
        </w:rPr>
        <w:t>(4)</w:t>
      </w:r>
      <w:r w:rsidRPr="00DC6301">
        <w:fldChar w:fldCharType="end"/>
      </w:r>
      <w:r w:rsidRPr="00DC6301">
        <w:rPr>
          <w:i/>
        </w:rPr>
        <w:t xml:space="preserve"> </w:t>
      </w:r>
      <w:r w:rsidRPr="00DC6301">
        <w:t xml:space="preserve">and </w:t>
      </w:r>
      <w:r w:rsidRPr="00DC6301">
        <w:rPr>
          <w:i/>
        </w:rPr>
        <w:t xml:space="preserve">M. </w:t>
      </w:r>
      <w:proofErr w:type="spellStart"/>
      <w:r w:rsidRPr="00DC6301">
        <w:rPr>
          <w:i/>
        </w:rPr>
        <w:t>maripaludis</w:t>
      </w:r>
      <w:proofErr w:type="spellEnd"/>
      <w:r w:rsidRPr="00DC6301">
        <w:t xml:space="preserve"> </w:t>
      </w:r>
      <w:proofErr w:type="spellStart"/>
      <w:r w:rsidRPr="00DC6301">
        <w:t>thiol:fumarate</w:t>
      </w:r>
      <w:proofErr w:type="spellEnd"/>
      <w:r w:rsidRPr="00DC6301">
        <w:t xml:space="preserve"> reductases and optimize their interaction with the MCRs.  We think it is best to begin studies with the </w:t>
      </w:r>
      <w:r w:rsidRPr="00DC6301">
        <w:rPr>
          <w:i/>
        </w:rPr>
        <w:t xml:space="preserve">M. </w:t>
      </w:r>
      <w:proofErr w:type="spellStart"/>
      <w:r w:rsidRPr="00DC6301">
        <w:rPr>
          <w:i/>
        </w:rPr>
        <w:t>marburgensis</w:t>
      </w:r>
      <w:proofErr w:type="spellEnd"/>
      <w:r w:rsidRPr="00DC6301">
        <w:t xml:space="preserve"> </w:t>
      </w:r>
      <w:proofErr w:type="spellStart"/>
      <w:r w:rsidRPr="00DC6301">
        <w:t>thiol:fumarate</w:t>
      </w:r>
      <w:proofErr w:type="spellEnd"/>
      <w:r w:rsidRPr="00DC6301">
        <w:t xml:space="preserve"> reductase because it has very high activity and may couple best to </w:t>
      </w:r>
      <w:r w:rsidRPr="00DC6301">
        <w:rPr>
          <w:i/>
        </w:rPr>
        <w:t xml:space="preserve">M. </w:t>
      </w:r>
      <w:proofErr w:type="spellStart"/>
      <w:r w:rsidRPr="00DC6301">
        <w:rPr>
          <w:i/>
        </w:rPr>
        <w:t>marburgensis</w:t>
      </w:r>
      <w:proofErr w:type="spellEnd"/>
      <w:r w:rsidRPr="00DC6301">
        <w:t xml:space="preserve"> MCR, which at present is the best system for in vitro studies of methane oxidation. It also is important to study the coupling between the analogous enzymes from our host organism.</w:t>
      </w:r>
    </w:p>
    <w:p w14:paraId="07D8D29C" w14:textId="5570F98B" w:rsidR="00607FF5" w:rsidRPr="00DC6301" w:rsidRDefault="00607FF5" w:rsidP="00607FF5">
      <w:r w:rsidRPr="00DC6301">
        <w:t xml:space="preserve">We already had described plans to study the properties of sulfite reductase and note that successful expression in </w:t>
      </w:r>
      <w:r w:rsidRPr="00DC6301">
        <w:rPr>
          <w:i/>
        </w:rPr>
        <w:t xml:space="preserve">M. </w:t>
      </w:r>
      <w:proofErr w:type="spellStart"/>
      <w:r w:rsidRPr="00DC6301">
        <w:rPr>
          <w:i/>
        </w:rPr>
        <w:t>maripaludis</w:t>
      </w:r>
      <w:proofErr w:type="spellEnd"/>
      <w:r w:rsidRPr="00DC6301">
        <w:t xml:space="preserve"> of a F</w:t>
      </w:r>
      <w:r w:rsidRPr="00DC6301">
        <w:rPr>
          <w:vertAlign w:val="subscript"/>
        </w:rPr>
        <w:t>420</w:t>
      </w:r>
      <w:r w:rsidRPr="00DC6301">
        <w:t xml:space="preserve">-dependent sulfite reductase from a closely related species has been demonstrated </w:t>
      </w:r>
      <w:r w:rsidRPr="00DC6301">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 </w:instrText>
      </w:r>
      <w:r w:rsidR="007F451B">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EN.CITE.DATA </w:instrText>
      </w:r>
      <w:r w:rsidR="007F451B">
        <w:fldChar w:fldCharType="end"/>
      </w:r>
      <w:r w:rsidRPr="00DC6301">
        <w:fldChar w:fldCharType="separate"/>
      </w:r>
      <w:r w:rsidR="007F451B">
        <w:rPr>
          <w:noProof/>
        </w:rPr>
        <w:t>(11)</w:t>
      </w:r>
      <w:r w:rsidRPr="00DC6301">
        <w:fldChar w:fldCharType="end"/>
      </w:r>
      <w:r w:rsidRPr="00DC6301">
        <w:t xml:space="preserve">. </w:t>
      </w:r>
    </w:p>
    <w:p w14:paraId="24147142" w14:textId="77777777" w:rsidR="00607FF5" w:rsidRPr="00DC6301" w:rsidRDefault="00607FF5" w:rsidP="00607FF5"/>
    <w:p w14:paraId="5D350297" w14:textId="77777777" w:rsidR="00012ACC" w:rsidRDefault="00012ACC" w:rsidP="000C73C9">
      <w:pPr>
        <w:ind w:firstLine="0"/>
      </w:pPr>
    </w:p>
    <w:p w14:paraId="06306CE0" w14:textId="77777777" w:rsidR="00E51252" w:rsidRDefault="00E51252" w:rsidP="009D4E03">
      <w:pPr>
        <w:ind w:firstLine="0"/>
      </w:pPr>
    </w:p>
    <w:p w14:paraId="0ABAC704" w14:textId="2DD88F38" w:rsidR="00E51252" w:rsidRPr="00A127FB" w:rsidRDefault="00A127FB">
      <w:pPr>
        <w:rPr>
          <w:b/>
        </w:rPr>
      </w:pPr>
      <w:r w:rsidRPr="00A127FB">
        <w:rPr>
          <w:b/>
        </w:rPr>
        <w:t>REFERENCES</w:t>
      </w:r>
    </w:p>
    <w:p w14:paraId="403EE2BF" w14:textId="77777777" w:rsidR="002E382B" w:rsidRPr="002E382B" w:rsidRDefault="00E51252" w:rsidP="002E382B">
      <w:pPr>
        <w:pStyle w:val="EndNoteBibliography"/>
        <w:ind w:left="720" w:hanging="720"/>
        <w:rPr>
          <w:noProof/>
        </w:rPr>
      </w:pPr>
      <w:r>
        <w:fldChar w:fldCharType="begin"/>
      </w:r>
      <w:r>
        <w:instrText xml:space="preserve"> ADDIN EN.REFLIST </w:instrText>
      </w:r>
      <w:r>
        <w:fldChar w:fldCharType="separate"/>
      </w:r>
      <w:r w:rsidR="002E382B" w:rsidRPr="002E382B">
        <w:rPr>
          <w:noProof/>
        </w:rPr>
        <w:t>1.</w:t>
      </w:r>
      <w:r w:rsidR="002E382B" w:rsidRPr="002E382B">
        <w:rPr>
          <w:noProof/>
        </w:rPr>
        <w:tab/>
        <w:t xml:space="preserve">Benedict, M. N., Mundy, M. B., Henry, C. S., Chia, N., and Price, N. D. (2014) Likelihood-based gene annotations for gap filling and quality assessment in genome-scale metabolic models, </w:t>
      </w:r>
      <w:r w:rsidR="002E382B" w:rsidRPr="002E382B">
        <w:rPr>
          <w:i/>
          <w:noProof/>
        </w:rPr>
        <w:t>PLoS computational biology</w:t>
      </w:r>
      <w:r w:rsidR="002E382B" w:rsidRPr="002E382B">
        <w:rPr>
          <w:noProof/>
        </w:rPr>
        <w:t xml:space="preserve"> </w:t>
      </w:r>
      <w:r w:rsidR="002E382B" w:rsidRPr="002E382B">
        <w:rPr>
          <w:b/>
          <w:noProof/>
        </w:rPr>
        <w:t>10</w:t>
      </w:r>
      <w:r w:rsidR="002E382B" w:rsidRPr="002E382B">
        <w:rPr>
          <w:noProof/>
        </w:rPr>
        <w:t>, e1003882</w:t>
      </w:r>
    </w:p>
    <w:p w14:paraId="17D3ABCD" w14:textId="77777777" w:rsidR="002E382B" w:rsidRPr="002E382B" w:rsidRDefault="002E382B" w:rsidP="002E382B">
      <w:pPr>
        <w:pStyle w:val="EndNoteBibliography"/>
        <w:ind w:left="720" w:hanging="720"/>
        <w:rPr>
          <w:noProof/>
        </w:rPr>
      </w:pPr>
      <w:r w:rsidRPr="002E382B">
        <w:rPr>
          <w:noProof/>
        </w:rPr>
        <w:t>2.</w:t>
      </w:r>
      <w:r w:rsidRPr="002E382B">
        <w:rPr>
          <w:noProof/>
        </w:rPr>
        <w:tab/>
        <w:t xml:space="preserve">Kim, J., Reed, J. L., and Maravelias, C. T. (2011) Large-scale bi-level strain design approaches and mixed-integer programming solution techniques, </w:t>
      </w:r>
      <w:r w:rsidRPr="002E382B">
        <w:rPr>
          <w:i/>
          <w:noProof/>
        </w:rPr>
        <w:t>PLoS One</w:t>
      </w:r>
      <w:r w:rsidRPr="002E382B">
        <w:rPr>
          <w:noProof/>
        </w:rPr>
        <w:t xml:space="preserve"> </w:t>
      </w:r>
      <w:r w:rsidRPr="002E382B">
        <w:rPr>
          <w:b/>
          <w:noProof/>
        </w:rPr>
        <w:t>6</w:t>
      </w:r>
      <w:r w:rsidRPr="002E382B">
        <w:rPr>
          <w:noProof/>
        </w:rPr>
        <w:t>, e24162</w:t>
      </w:r>
    </w:p>
    <w:p w14:paraId="01050598" w14:textId="77777777" w:rsidR="002E382B" w:rsidRPr="002E382B" w:rsidRDefault="002E382B" w:rsidP="002E382B">
      <w:pPr>
        <w:pStyle w:val="EndNoteBibliography"/>
        <w:ind w:left="720" w:hanging="720"/>
        <w:rPr>
          <w:noProof/>
        </w:rPr>
      </w:pPr>
      <w:r w:rsidRPr="002E382B">
        <w:rPr>
          <w:noProof/>
        </w:rPr>
        <w:t>3.</w:t>
      </w:r>
      <w:r w:rsidRPr="002E382B">
        <w:rPr>
          <w:noProof/>
        </w:rPr>
        <w:tab/>
        <w:t xml:space="preserve">Scheller, S., Goenrich, M., Boecher, R., Thauer, R. K., and Jaun, B. (2010) The key nickel enzyme of methanogenesis catalyses the anaerobic oxidation of methane, </w:t>
      </w:r>
      <w:r w:rsidRPr="002E382B">
        <w:rPr>
          <w:i/>
          <w:noProof/>
        </w:rPr>
        <w:t>Nature</w:t>
      </w:r>
      <w:r w:rsidRPr="002E382B">
        <w:rPr>
          <w:noProof/>
        </w:rPr>
        <w:t xml:space="preserve"> </w:t>
      </w:r>
      <w:r w:rsidRPr="002E382B">
        <w:rPr>
          <w:b/>
          <w:noProof/>
        </w:rPr>
        <w:t>465</w:t>
      </w:r>
      <w:r w:rsidRPr="002E382B">
        <w:rPr>
          <w:noProof/>
        </w:rPr>
        <w:t>, 606-8</w:t>
      </w:r>
    </w:p>
    <w:p w14:paraId="7B447A75" w14:textId="77777777" w:rsidR="002E382B" w:rsidRPr="002E382B" w:rsidRDefault="002E382B" w:rsidP="002E382B">
      <w:pPr>
        <w:pStyle w:val="EndNoteBibliography"/>
        <w:ind w:left="720" w:hanging="720"/>
        <w:rPr>
          <w:noProof/>
        </w:rPr>
      </w:pPr>
      <w:r w:rsidRPr="002E382B">
        <w:rPr>
          <w:noProof/>
        </w:rPr>
        <w:t>4.</w:t>
      </w:r>
      <w:r w:rsidRPr="002E382B">
        <w:rPr>
          <w:noProof/>
        </w:rPr>
        <w:tab/>
        <w:t xml:space="preserve">Heim, S., Kunkel, A., Thauer, R. K., and Hedderich, R. (1998) Thiol:Fumarate reductase (Tfr) from Methanobacterium thermoautotrophicum - Identification of the catalytic sites for fumarate reduction and thiol oxidation, </w:t>
      </w:r>
      <w:r w:rsidRPr="002E382B">
        <w:rPr>
          <w:i/>
          <w:noProof/>
        </w:rPr>
        <w:t>Eur. J. Biochem.</w:t>
      </w:r>
      <w:r w:rsidRPr="002E382B">
        <w:rPr>
          <w:noProof/>
        </w:rPr>
        <w:t xml:space="preserve"> </w:t>
      </w:r>
      <w:r w:rsidRPr="002E382B">
        <w:rPr>
          <w:b/>
          <w:noProof/>
        </w:rPr>
        <w:t>253</w:t>
      </w:r>
      <w:r w:rsidRPr="002E382B">
        <w:rPr>
          <w:noProof/>
        </w:rPr>
        <w:t>, 292-9</w:t>
      </w:r>
    </w:p>
    <w:p w14:paraId="2157C12D" w14:textId="77777777" w:rsidR="002E382B" w:rsidRPr="002E382B" w:rsidRDefault="002E382B" w:rsidP="002E382B">
      <w:pPr>
        <w:pStyle w:val="EndNoteBibliography"/>
        <w:ind w:left="720" w:hanging="720"/>
        <w:rPr>
          <w:noProof/>
        </w:rPr>
      </w:pPr>
      <w:r w:rsidRPr="002E382B">
        <w:rPr>
          <w:noProof/>
        </w:rPr>
        <w:t>5.</w:t>
      </w:r>
      <w:r w:rsidRPr="002E382B">
        <w:rPr>
          <w:noProof/>
        </w:rPr>
        <w:tab/>
        <w:t xml:space="preserve">Ebner, S., Jaun, B., Goenrich, M., Thauer, R. K., and Harmer, J. (2010) Binding of coenzyme B induces a major conformational change in the active site of methyl-coenzyme M reductase, </w:t>
      </w:r>
      <w:r w:rsidRPr="002E382B">
        <w:rPr>
          <w:i/>
          <w:noProof/>
        </w:rPr>
        <w:t>J Am Chem Soc</w:t>
      </w:r>
      <w:r w:rsidRPr="002E382B">
        <w:rPr>
          <w:noProof/>
        </w:rPr>
        <w:t xml:space="preserve"> </w:t>
      </w:r>
      <w:r w:rsidRPr="002E382B">
        <w:rPr>
          <w:b/>
          <w:noProof/>
        </w:rPr>
        <w:t>132</w:t>
      </w:r>
      <w:r w:rsidRPr="002E382B">
        <w:rPr>
          <w:noProof/>
        </w:rPr>
        <w:t>, 567-75</w:t>
      </w:r>
    </w:p>
    <w:p w14:paraId="28D28317" w14:textId="77777777" w:rsidR="002E382B" w:rsidRPr="002E382B" w:rsidRDefault="002E382B" w:rsidP="002E382B">
      <w:pPr>
        <w:pStyle w:val="EndNoteBibliography"/>
        <w:ind w:left="720" w:hanging="720"/>
        <w:rPr>
          <w:noProof/>
        </w:rPr>
      </w:pPr>
      <w:r w:rsidRPr="002E382B">
        <w:rPr>
          <w:noProof/>
        </w:rPr>
        <w:t>6.</w:t>
      </w:r>
      <w:r w:rsidRPr="002E382B">
        <w:rPr>
          <w:noProof/>
        </w:rPr>
        <w:tab/>
        <w:t xml:space="preserve">Lu, W. P., Schiau, I., Cunningham, J. R., and Ragsdale, S. W. (1993) Sequence and expression of the gene encoding the corrinoid/iron-sulfur protein from Clostridium thermoaceticum and reconstitution of the recombinant protein to full activity, </w:t>
      </w:r>
      <w:r w:rsidRPr="002E382B">
        <w:rPr>
          <w:i/>
          <w:noProof/>
        </w:rPr>
        <w:t>J. Biol. Chem.</w:t>
      </w:r>
      <w:r w:rsidRPr="002E382B">
        <w:rPr>
          <w:noProof/>
        </w:rPr>
        <w:t xml:space="preserve"> </w:t>
      </w:r>
      <w:r w:rsidRPr="002E382B">
        <w:rPr>
          <w:b/>
          <w:noProof/>
        </w:rPr>
        <w:t>268</w:t>
      </w:r>
      <w:r w:rsidRPr="002E382B">
        <w:rPr>
          <w:noProof/>
        </w:rPr>
        <w:t>, 5605-14</w:t>
      </w:r>
    </w:p>
    <w:p w14:paraId="1D8BD5BB" w14:textId="77777777" w:rsidR="002E382B" w:rsidRPr="002E382B" w:rsidRDefault="002E382B" w:rsidP="002E382B">
      <w:pPr>
        <w:pStyle w:val="EndNoteBibliography"/>
        <w:ind w:left="720" w:hanging="720"/>
        <w:rPr>
          <w:noProof/>
        </w:rPr>
      </w:pPr>
      <w:r w:rsidRPr="002E382B">
        <w:rPr>
          <w:noProof/>
        </w:rPr>
        <w:t>7.</w:t>
      </w:r>
      <w:r w:rsidRPr="002E382B">
        <w:rPr>
          <w:noProof/>
        </w:rPr>
        <w:tab/>
        <w:t xml:space="preserve">Daas, P. J. H., Wassenaar, R. W., Willemsen, P., Theunissen, R. J., Keltjens, J. T., Vanderdrift, C., and Vogels, G. D. (1996) Purification and properties of an enzyme involved in the ATP-dependent activation of the methanol:2- mercaptoethanesulfonic acid methyltransferase reaction in Methanosarcina barkeri, </w:t>
      </w:r>
      <w:r w:rsidRPr="002E382B">
        <w:rPr>
          <w:i/>
          <w:noProof/>
        </w:rPr>
        <w:t>J. Biol. Chem.</w:t>
      </w:r>
      <w:r w:rsidRPr="002E382B">
        <w:rPr>
          <w:noProof/>
        </w:rPr>
        <w:t xml:space="preserve"> </w:t>
      </w:r>
      <w:r w:rsidRPr="002E382B">
        <w:rPr>
          <w:b/>
          <w:noProof/>
        </w:rPr>
        <w:t>271</w:t>
      </w:r>
      <w:r w:rsidRPr="002E382B">
        <w:rPr>
          <w:noProof/>
        </w:rPr>
        <w:t>, 22339-45</w:t>
      </w:r>
    </w:p>
    <w:p w14:paraId="205FC053" w14:textId="77777777" w:rsidR="002E382B" w:rsidRPr="002E382B" w:rsidRDefault="002E382B" w:rsidP="002E382B">
      <w:pPr>
        <w:pStyle w:val="EndNoteBibliography"/>
        <w:ind w:left="720" w:hanging="720"/>
        <w:rPr>
          <w:noProof/>
        </w:rPr>
      </w:pPr>
      <w:r w:rsidRPr="002E382B">
        <w:rPr>
          <w:noProof/>
        </w:rPr>
        <w:t>8.</w:t>
      </w:r>
      <w:r w:rsidRPr="002E382B">
        <w:rPr>
          <w:noProof/>
        </w:rPr>
        <w:tab/>
        <w:t xml:space="preserve">Walters, A. D., Smith, S. E., and Chong, J. P. (2011) Shuttle vector system for Methanococcus maripaludis with improved transformation efficiency, </w:t>
      </w:r>
      <w:r w:rsidRPr="002E382B">
        <w:rPr>
          <w:i/>
          <w:noProof/>
        </w:rPr>
        <w:t>Appl Environ Microbiol</w:t>
      </w:r>
      <w:r w:rsidRPr="002E382B">
        <w:rPr>
          <w:noProof/>
        </w:rPr>
        <w:t xml:space="preserve"> </w:t>
      </w:r>
      <w:r w:rsidRPr="002E382B">
        <w:rPr>
          <w:b/>
          <w:noProof/>
        </w:rPr>
        <w:t>77</w:t>
      </w:r>
      <w:r w:rsidRPr="002E382B">
        <w:rPr>
          <w:noProof/>
        </w:rPr>
        <w:t>, 2549-51</w:t>
      </w:r>
    </w:p>
    <w:p w14:paraId="0A18CCA8" w14:textId="77777777" w:rsidR="002E382B" w:rsidRPr="002E382B" w:rsidRDefault="002E382B" w:rsidP="002E382B">
      <w:pPr>
        <w:pStyle w:val="EndNoteBibliography"/>
        <w:ind w:left="720" w:hanging="720"/>
        <w:rPr>
          <w:noProof/>
        </w:rPr>
      </w:pPr>
      <w:r w:rsidRPr="002E382B">
        <w:rPr>
          <w:noProof/>
        </w:rPr>
        <w:t>9.</w:t>
      </w:r>
      <w:r w:rsidRPr="002E382B">
        <w:rPr>
          <w:noProof/>
        </w:rPr>
        <w:tab/>
        <w:t xml:space="preserve">Prakash, D., Wu, Y., Suh, S. J., and Duin, E. C. (2014) Elucidating the process of activation of methyl-coenzyme M reductase, </w:t>
      </w:r>
      <w:r w:rsidRPr="002E382B">
        <w:rPr>
          <w:i/>
          <w:noProof/>
        </w:rPr>
        <w:t>J Bacteriol</w:t>
      </w:r>
      <w:r w:rsidRPr="002E382B">
        <w:rPr>
          <w:noProof/>
        </w:rPr>
        <w:t xml:space="preserve"> </w:t>
      </w:r>
      <w:r w:rsidRPr="002E382B">
        <w:rPr>
          <w:b/>
          <w:noProof/>
        </w:rPr>
        <w:t>196</w:t>
      </w:r>
      <w:r w:rsidRPr="002E382B">
        <w:rPr>
          <w:noProof/>
        </w:rPr>
        <w:t>, 2491-8</w:t>
      </w:r>
    </w:p>
    <w:p w14:paraId="507E3540" w14:textId="77777777" w:rsidR="002E382B" w:rsidRPr="002E382B" w:rsidRDefault="002E382B" w:rsidP="002E382B">
      <w:pPr>
        <w:pStyle w:val="EndNoteBibliography"/>
        <w:ind w:left="720" w:hanging="720"/>
        <w:rPr>
          <w:noProof/>
        </w:rPr>
      </w:pPr>
      <w:r w:rsidRPr="002E382B">
        <w:rPr>
          <w:noProof/>
        </w:rPr>
        <w:t>10.</w:t>
      </w:r>
      <w:r w:rsidRPr="002E382B">
        <w:rPr>
          <w:noProof/>
        </w:rPr>
        <w:tab/>
        <w:t xml:space="preserve">Lohner, S. T., Deutzmann, J. S., Logan, B. E., Leigh, J., and Spormann, A. M. (2014) Hydrogenase-independent uptake and metabolism of electrons by the archaeon Methanococcus maripaludis, </w:t>
      </w:r>
      <w:r w:rsidRPr="002E382B">
        <w:rPr>
          <w:i/>
          <w:noProof/>
        </w:rPr>
        <w:t>The ISME journal</w:t>
      </w:r>
      <w:r w:rsidRPr="002E382B">
        <w:rPr>
          <w:noProof/>
        </w:rPr>
        <w:t xml:space="preserve"> </w:t>
      </w:r>
      <w:r w:rsidRPr="002E382B">
        <w:rPr>
          <w:b/>
          <w:noProof/>
        </w:rPr>
        <w:t>8</w:t>
      </w:r>
      <w:r w:rsidRPr="002E382B">
        <w:rPr>
          <w:noProof/>
        </w:rPr>
        <w:t>, 1673-81</w:t>
      </w:r>
    </w:p>
    <w:p w14:paraId="6D5B9BE4" w14:textId="77777777" w:rsidR="002E382B" w:rsidRPr="002E382B" w:rsidRDefault="002E382B" w:rsidP="002E382B">
      <w:pPr>
        <w:pStyle w:val="EndNoteBibliography"/>
        <w:ind w:left="720" w:hanging="720"/>
        <w:rPr>
          <w:noProof/>
        </w:rPr>
      </w:pPr>
      <w:r w:rsidRPr="002E382B">
        <w:rPr>
          <w:noProof/>
        </w:rPr>
        <w:t>11.</w:t>
      </w:r>
      <w:r w:rsidRPr="002E382B">
        <w:rPr>
          <w:noProof/>
        </w:rPr>
        <w:tab/>
        <w:t xml:space="preserve">Johnson, E. F., and Mukhopadhyay, B. (2008) Coenzyme F420-dependent sulfite reductase-enabled sulfite detoxification and use of sulfite as a sole sulfur source by Methanococcus maripaludis, </w:t>
      </w:r>
      <w:r w:rsidRPr="002E382B">
        <w:rPr>
          <w:i/>
          <w:noProof/>
        </w:rPr>
        <w:t>Appl Environ Microbiol</w:t>
      </w:r>
      <w:r w:rsidRPr="002E382B">
        <w:rPr>
          <w:noProof/>
        </w:rPr>
        <w:t xml:space="preserve"> </w:t>
      </w:r>
      <w:r w:rsidRPr="002E382B">
        <w:rPr>
          <w:b/>
          <w:noProof/>
        </w:rPr>
        <w:t>74</w:t>
      </w:r>
      <w:r w:rsidRPr="002E382B">
        <w:rPr>
          <w:noProof/>
        </w:rPr>
        <w:t>, 3591-5</w:t>
      </w:r>
    </w:p>
    <w:p w14:paraId="1AF4C470" w14:textId="77777777" w:rsidR="002E382B" w:rsidRPr="002E382B" w:rsidRDefault="002E382B" w:rsidP="002E382B">
      <w:pPr>
        <w:pStyle w:val="EndNoteBibliography"/>
        <w:ind w:left="720" w:hanging="720"/>
        <w:rPr>
          <w:noProof/>
        </w:rPr>
      </w:pPr>
      <w:r w:rsidRPr="002E382B">
        <w:rPr>
          <w:noProof/>
        </w:rPr>
        <w:t>12.</w:t>
      </w:r>
      <w:r w:rsidRPr="002E382B">
        <w:rPr>
          <w:noProof/>
        </w:rPr>
        <w:tab/>
        <w:t xml:space="preserve">Thauer, R. K. (2012) The Wolfe cycle comes full circle, </w:t>
      </w:r>
      <w:r w:rsidRPr="002E382B">
        <w:rPr>
          <w:i/>
          <w:noProof/>
        </w:rPr>
        <w:t>Proc. Natl. Acad. Sci. U.S.A</w:t>
      </w:r>
      <w:r w:rsidRPr="002E382B">
        <w:rPr>
          <w:noProof/>
        </w:rPr>
        <w:t xml:space="preserve"> </w:t>
      </w:r>
      <w:r w:rsidRPr="002E382B">
        <w:rPr>
          <w:b/>
          <w:noProof/>
        </w:rPr>
        <w:t>109</w:t>
      </w:r>
      <w:r w:rsidRPr="002E382B">
        <w:rPr>
          <w:noProof/>
        </w:rPr>
        <w:t>, 15084-5</w:t>
      </w:r>
    </w:p>
    <w:p w14:paraId="15F210B3" w14:textId="77777777" w:rsidR="002E382B" w:rsidRPr="002E382B" w:rsidRDefault="002E382B" w:rsidP="002E382B">
      <w:pPr>
        <w:pStyle w:val="EndNoteBibliography"/>
        <w:ind w:left="720" w:hanging="720"/>
        <w:rPr>
          <w:noProof/>
        </w:rPr>
      </w:pPr>
      <w:r w:rsidRPr="002E382B">
        <w:rPr>
          <w:noProof/>
        </w:rPr>
        <w:lastRenderedPageBreak/>
        <w:t>13.</w:t>
      </w:r>
      <w:r w:rsidRPr="002E382B">
        <w:rPr>
          <w:noProof/>
        </w:rPr>
        <w:tab/>
        <w:t xml:space="preserve">Deppenmeier, U. (2002) The unique biochemistry of methanogenesis, </w:t>
      </w:r>
      <w:r w:rsidRPr="002E382B">
        <w:rPr>
          <w:i/>
          <w:noProof/>
        </w:rPr>
        <w:t>Prog. Nucleic Acid Res. Mol. Biol.</w:t>
      </w:r>
      <w:r w:rsidRPr="002E382B">
        <w:rPr>
          <w:noProof/>
        </w:rPr>
        <w:t xml:space="preserve"> </w:t>
      </w:r>
      <w:r w:rsidRPr="002E382B">
        <w:rPr>
          <w:b/>
          <w:noProof/>
        </w:rPr>
        <w:t>71</w:t>
      </w:r>
      <w:r w:rsidRPr="002E382B">
        <w:rPr>
          <w:noProof/>
        </w:rPr>
        <w:t>, 223-83</w:t>
      </w:r>
    </w:p>
    <w:p w14:paraId="498EF63D" w14:textId="77777777" w:rsidR="002E382B" w:rsidRPr="002E382B" w:rsidRDefault="002E382B" w:rsidP="002E382B">
      <w:pPr>
        <w:pStyle w:val="EndNoteBibliography"/>
        <w:ind w:left="720" w:hanging="720"/>
        <w:rPr>
          <w:noProof/>
        </w:rPr>
      </w:pPr>
      <w:r w:rsidRPr="002E382B">
        <w:rPr>
          <w:noProof/>
        </w:rPr>
        <w:t>14.</w:t>
      </w:r>
      <w:r w:rsidRPr="002E382B">
        <w:rPr>
          <w:noProof/>
        </w:rPr>
        <w:tab/>
        <w:t xml:space="preserve">Graham, D. E., and White, R. H. (2002) Elucidation of methanogenic coenzyme biosyntheses: from spectroscopy to genomics, </w:t>
      </w:r>
      <w:r w:rsidRPr="002E382B">
        <w:rPr>
          <w:i/>
          <w:noProof/>
        </w:rPr>
        <w:t>Natural product reports</w:t>
      </w:r>
      <w:r w:rsidRPr="002E382B">
        <w:rPr>
          <w:noProof/>
        </w:rPr>
        <w:t xml:space="preserve"> </w:t>
      </w:r>
      <w:r w:rsidRPr="002E382B">
        <w:rPr>
          <w:b/>
          <w:noProof/>
        </w:rPr>
        <w:t>19</w:t>
      </w:r>
      <w:r w:rsidRPr="002E382B">
        <w:rPr>
          <w:noProof/>
        </w:rPr>
        <w:t>, 133-47</w:t>
      </w:r>
    </w:p>
    <w:p w14:paraId="0B4DCCAD" w14:textId="77777777" w:rsidR="002E382B" w:rsidRPr="002E382B" w:rsidRDefault="002E382B" w:rsidP="002E382B">
      <w:pPr>
        <w:pStyle w:val="EndNoteBibliography"/>
        <w:ind w:left="720" w:hanging="720"/>
        <w:rPr>
          <w:noProof/>
        </w:rPr>
      </w:pPr>
      <w:r w:rsidRPr="002E382B">
        <w:rPr>
          <w:noProof/>
        </w:rPr>
        <w:t>15.</w:t>
      </w:r>
      <w:r w:rsidRPr="002E382B">
        <w:rPr>
          <w:noProof/>
        </w:rPr>
        <w:tab/>
        <w:t xml:space="preserve">Costa, K. C., Yoon, S. H., Pan, M., Burn, J. A., Baliga, N. S., and Leigh, J. A. (2013) Effects of H2 and Formate on Growth Yield and Regulation of Methanogenesis in Methanococcus maripaludis, </w:t>
      </w:r>
      <w:r w:rsidRPr="002E382B">
        <w:rPr>
          <w:i/>
          <w:noProof/>
        </w:rPr>
        <w:t>J. Bacteriol.</w:t>
      </w:r>
      <w:r w:rsidRPr="002E382B">
        <w:rPr>
          <w:noProof/>
        </w:rPr>
        <w:t xml:space="preserve"> </w:t>
      </w:r>
      <w:r w:rsidRPr="002E382B">
        <w:rPr>
          <w:b/>
          <w:noProof/>
        </w:rPr>
        <w:t>195</w:t>
      </w:r>
      <w:r w:rsidRPr="002E382B">
        <w:rPr>
          <w:noProof/>
        </w:rPr>
        <w:t>, 1456-62</w:t>
      </w:r>
    </w:p>
    <w:p w14:paraId="05784275" w14:textId="0C895350" w:rsidR="00644C14" w:rsidRDefault="00E51252">
      <w:r>
        <w:fldChar w:fldCharType="end"/>
      </w:r>
    </w:p>
    <w:sectPr w:rsidR="00644C14" w:rsidSect="004B4FA9">
      <w:head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170DBA" w14:textId="77777777" w:rsidR="00965274" w:rsidRDefault="00965274" w:rsidP="00D212BA">
      <w:r>
        <w:separator/>
      </w:r>
    </w:p>
  </w:endnote>
  <w:endnote w:type="continuationSeparator" w:id="0">
    <w:p w14:paraId="58973D3F" w14:textId="77777777" w:rsidR="00965274" w:rsidRDefault="00965274"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1AC32" w14:textId="77777777" w:rsidR="00C90CAB" w:rsidRDefault="00C90CAB" w:rsidP="00D84D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3A3473" w14:textId="77777777" w:rsidR="00C90CAB" w:rsidRDefault="00C90CAB" w:rsidP="008A3A0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7CAC9" w14:textId="77777777" w:rsidR="00C90CAB" w:rsidRDefault="00C90CAB" w:rsidP="00D84D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9617B">
      <w:rPr>
        <w:rStyle w:val="PageNumber"/>
        <w:noProof/>
      </w:rPr>
      <w:t>1</w:t>
    </w:r>
    <w:r>
      <w:rPr>
        <w:rStyle w:val="PageNumber"/>
      </w:rPr>
      <w:fldChar w:fldCharType="end"/>
    </w:r>
  </w:p>
  <w:p w14:paraId="41946287" w14:textId="0CE750EB" w:rsidR="00C90CAB" w:rsidRDefault="00C90CAB" w:rsidP="008A3A0B">
    <w:pPr>
      <w:spacing w:line="14" w:lineRule="auto"/>
      <w:ind w:right="360"/>
      <w:rPr>
        <w:sz w:val="20"/>
        <w:szCs w:val="20"/>
      </w:rPr>
    </w:pPr>
    <w:r>
      <w:rPr>
        <w:noProof/>
      </w:rPr>
      <mc:AlternateContent>
        <mc:Choice Requires="wps">
          <w:drawing>
            <wp:anchor distT="0" distB="0" distL="114300" distR="114300" simplePos="0" relativeHeight="251662336" behindDoc="1" locked="0" layoutInCell="1" allowOverlap="1" wp14:anchorId="4C97850B" wp14:editId="7478A66B">
              <wp:simplePos x="0" y="0"/>
              <wp:positionH relativeFrom="page">
                <wp:posOffset>3838575</wp:posOffset>
              </wp:positionH>
              <wp:positionV relativeFrom="page">
                <wp:posOffset>9274175</wp:posOffset>
              </wp:positionV>
              <wp:extent cx="213360" cy="215265"/>
              <wp:effectExtent l="0" t="0" r="15240" b="13335"/>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38EF" w14:textId="586B6BF1" w:rsidR="00C90CAB" w:rsidRDefault="00C90CAB">
                          <w:pPr>
                            <w:pStyle w:val="BodyText"/>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7" type="#_x0000_t202" style="position:absolute;left:0;text-align:left;margin-left:302.25pt;margin-top:730.25pt;width:16.8pt;height:1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qTlrAIAAKo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" filled="f" stroked="f">
              <v:textbox inset="0,0,0,0">
                <w:txbxContent>
                  <w:p w14:paraId="350E38EF" w14:textId="586B6BF1" w:rsidR="00C90CAB" w:rsidRDefault="00C90CAB">
                    <w:pPr>
                      <w:pStyle w:val="BodyText"/>
                      <w:spacing w:line="245" w:lineRule="exact"/>
                      <w:ind w:left="20"/>
                    </w:pP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76DA2220" wp14:editId="238D466F">
              <wp:simplePos x="0" y="0"/>
              <wp:positionH relativeFrom="page">
                <wp:posOffset>280035</wp:posOffset>
              </wp:positionH>
              <wp:positionV relativeFrom="page">
                <wp:posOffset>9260840</wp:posOffset>
              </wp:positionV>
              <wp:extent cx="351155" cy="172085"/>
              <wp:effectExtent l="0" t="0" r="4445" b="5715"/>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50805" w14:textId="77777777" w:rsidR="00C90CAB" w:rsidRDefault="00C90CAB">
                          <w:pPr>
                            <w:spacing w:line="255" w:lineRule="exact"/>
                            <w:ind w:left="20"/>
                            <w:rPr>
                              <w:rFonts w:eastAsia="Times New Roman"/>
                              <w:sz w:val="23"/>
                              <w:szCs w:val="23"/>
                            </w:rPr>
                          </w:pPr>
                          <w:r>
                            <w:rPr>
                              <w:b/>
                              <w:sz w:val="23"/>
                            </w:rPr>
                            <w:t>WBS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left:0;text-align:left;margin-left:22.05pt;margin-top:729.2pt;width:27.65pt;height:13.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Q5xsgIAALE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" filled="f" stroked="f">
              <v:textbox inset="0,0,0,0">
                <w:txbxContent>
                  <w:p w14:paraId="41750805" w14:textId="77777777" w:rsidR="00C90CAB" w:rsidRDefault="00C90CAB">
                    <w:pPr>
                      <w:spacing w:line="255" w:lineRule="exact"/>
                      <w:ind w:left="20"/>
                      <w:rPr>
                        <w:rFonts w:eastAsia="Times New Roman"/>
                        <w:sz w:val="23"/>
                        <w:szCs w:val="23"/>
                      </w:rPr>
                    </w:pPr>
                    <w:r>
                      <w:rPr>
                        <w:b/>
                        <w:sz w:val="23"/>
                      </w:rPr>
                      <w:t>WBS</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3987AB6" wp14:editId="5619369D">
              <wp:simplePos x="0" y="0"/>
              <wp:positionH relativeFrom="page">
                <wp:posOffset>753745</wp:posOffset>
              </wp:positionH>
              <wp:positionV relativeFrom="page">
                <wp:posOffset>9347200</wp:posOffset>
              </wp:positionV>
              <wp:extent cx="783590" cy="316865"/>
              <wp:effectExtent l="0" t="0" r="3810" b="13335"/>
              <wp:wrapNone/>
              <wp:docPr id="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9360F" w14:textId="77777777" w:rsidR="00C90CAB" w:rsidRDefault="00C90CAB">
                          <w:pPr>
                            <w:spacing w:line="223" w:lineRule="exact"/>
                            <w:ind w:left="20"/>
                            <w:rPr>
                              <w:rFonts w:ascii="Calibri" w:eastAsia="Calibri" w:hAnsi="Calibri" w:cs="Calibri"/>
                              <w:sz w:val="20"/>
                              <w:szCs w:val="20"/>
                            </w:rPr>
                          </w:pPr>
                          <w:r>
                            <w:rPr>
                              <w:rFonts w:ascii="Calibri"/>
                              <w:spacing w:val="-1"/>
                              <w:sz w:val="20"/>
                            </w:rPr>
                            <w:t>Ver.</w:t>
                          </w:r>
                          <w:r>
                            <w:rPr>
                              <w:rFonts w:ascii="Calibri"/>
                              <w:spacing w:val="-6"/>
                              <w:sz w:val="20"/>
                            </w:rPr>
                            <w:t xml:space="preserve"> </w:t>
                          </w:r>
                          <w:r>
                            <w:rPr>
                              <w:rFonts w:ascii="Calibri"/>
                              <w:sz w:val="20"/>
                            </w:rPr>
                            <w:t>1.2</w:t>
                          </w:r>
                        </w:p>
                        <w:p w14:paraId="197B9F9D" w14:textId="77777777" w:rsidR="00C90CAB" w:rsidRDefault="00C90CAB">
                          <w:pPr>
                            <w:spacing w:before="15"/>
                            <w:ind w:left="20"/>
                            <w:rPr>
                              <w:rFonts w:ascii="Calibri" w:eastAsia="Calibri" w:hAnsi="Calibri" w:cs="Calibri"/>
                              <w:sz w:val="20"/>
                              <w:szCs w:val="20"/>
                            </w:rPr>
                          </w:pPr>
                          <w:r>
                            <w:rPr>
                              <w:rFonts w:ascii="Calibri"/>
                              <w:spacing w:val="-1"/>
                              <w:sz w:val="20"/>
                            </w:rPr>
                            <w:t>Oct.</w:t>
                          </w:r>
                          <w:r>
                            <w:rPr>
                              <w:rFonts w:ascii="Calibri"/>
                              <w:spacing w:val="-7"/>
                              <w:sz w:val="20"/>
                            </w:rPr>
                            <w:t xml:space="preserve"> </w:t>
                          </w:r>
                          <w:r>
                            <w:rPr>
                              <w:rFonts w:ascii="Calibri"/>
                              <w:spacing w:val="-1"/>
                              <w:sz w:val="20"/>
                            </w:rPr>
                            <w:t>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59.35pt;margin-top:736pt;width:61.7pt;height:24.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eZsAIAALE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" filled="f" stroked="f">
              <v:textbox inset="0,0,0,0">
                <w:txbxContent>
                  <w:p w14:paraId="2059360F" w14:textId="77777777" w:rsidR="00C90CAB" w:rsidRDefault="00C90CAB">
                    <w:pPr>
                      <w:spacing w:line="223" w:lineRule="exact"/>
                      <w:ind w:left="20"/>
                      <w:rPr>
                        <w:rFonts w:ascii="Calibri" w:eastAsia="Calibri" w:hAnsi="Calibri" w:cs="Calibri"/>
                        <w:sz w:val="20"/>
                        <w:szCs w:val="20"/>
                      </w:rPr>
                    </w:pPr>
                    <w:r>
                      <w:rPr>
                        <w:rFonts w:ascii="Calibri"/>
                        <w:spacing w:val="-1"/>
                        <w:sz w:val="20"/>
                      </w:rPr>
                      <w:t>Ver.</w:t>
                    </w:r>
                    <w:r>
                      <w:rPr>
                        <w:rFonts w:ascii="Calibri"/>
                        <w:spacing w:val="-6"/>
                        <w:sz w:val="20"/>
                      </w:rPr>
                      <w:t xml:space="preserve"> </w:t>
                    </w:r>
                    <w:r>
                      <w:rPr>
                        <w:rFonts w:ascii="Calibri"/>
                        <w:sz w:val="20"/>
                      </w:rPr>
                      <w:t>1.2</w:t>
                    </w:r>
                  </w:p>
                  <w:p w14:paraId="197B9F9D" w14:textId="77777777" w:rsidR="00C90CAB" w:rsidRDefault="00C90CAB">
                    <w:pPr>
                      <w:spacing w:before="15"/>
                      <w:ind w:left="20"/>
                      <w:rPr>
                        <w:rFonts w:ascii="Calibri" w:eastAsia="Calibri" w:hAnsi="Calibri" w:cs="Calibri"/>
                        <w:sz w:val="20"/>
                        <w:szCs w:val="20"/>
                      </w:rPr>
                    </w:pPr>
                    <w:r>
                      <w:rPr>
                        <w:rFonts w:ascii="Calibri"/>
                        <w:spacing w:val="-1"/>
                        <w:sz w:val="20"/>
                      </w:rPr>
                      <w:t>Oct.</w:t>
                    </w:r>
                    <w:r>
                      <w:rPr>
                        <w:rFonts w:ascii="Calibri"/>
                        <w:spacing w:val="-7"/>
                        <w:sz w:val="20"/>
                      </w:rPr>
                      <w:t xml:space="preserve"> </w:t>
                    </w:r>
                    <w:r>
                      <w:rPr>
                        <w:rFonts w:ascii="Calibri"/>
                        <w:spacing w:val="-1"/>
                        <w:sz w:val="20"/>
                      </w:rPr>
                      <w:t>2013</w:t>
                    </w: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04C9DF83" wp14:editId="37CF3767">
              <wp:simplePos x="0" y="0"/>
              <wp:positionH relativeFrom="page">
                <wp:posOffset>737235</wp:posOffset>
              </wp:positionH>
              <wp:positionV relativeFrom="page">
                <wp:posOffset>9260840</wp:posOffset>
              </wp:positionV>
              <wp:extent cx="800100" cy="415925"/>
              <wp:effectExtent l="0" t="0" r="38100" b="15875"/>
              <wp:wrapNone/>
              <wp:docPr id="1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415925"/>
                        <a:chOff x="515" y="14601"/>
                        <a:chExt cx="1195" cy="639"/>
                      </a:xfrm>
                    </wpg:grpSpPr>
                    <wps:wsp>
                      <wps:cNvPr id="20" name="Freeform 18"/>
                      <wps:cNvSpPr>
                        <a:spLocks/>
                      </wps:cNvSpPr>
                      <wps:spPr bwMode="auto">
                        <a:xfrm>
                          <a:off x="515" y="14601"/>
                          <a:ext cx="1195" cy="639"/>
                        </a:xfrm>
                        <a:custGeom>
                          <a:avLst/>
                          <a:gdLst>
                            <a:gd name="T0" fmla="+- 0 515 515"/>
                            <a:gd name="T1" fmla="*/ T0 w 1195"/>
                            <a:gd name="T2" fmla="+- 0 15240 14601"/>
                            <a:gd name="T3" fmla="*/ 15240 h 639"/>
                            <a:gd name="T4" fmla="+- 0 1710 515"/>
                            <a:gd name="T5" fmla="*/ T4 w 1195"/>
                            <a:gd name="T6" fmla="+- 0 15240 14601"/>
                            <a:gd name="T7" fmla="*/ 15240 h 639"/>
                            <a:gd name="T8" fmla="+- 0 1710 515"/>
                            <a:gd name="T9" fmla="*/ T8 w 1195"/>
                            <a:gd name="T10" fmla="+- 0 14601 14601"/>
                            <a:gd name="T11" fmla="*/ 14601 h 639"/>
                            <a:gd name="T12" fmla="+- 0 515 515"/>
                            <a:gd name="T13" fmla="*/ T12 w 1195"/>
                            <a:gd name="T14" fmla="+- 0 14601 14601"/>
                            <a:gd name="T15" fmla="*/ 14601 h 639"/>
                            <a:gd name="T16" fmla="+- 0 515 515"/>
                            <a:gd name="T17" fmla="*/ T16 w 1195"/>
                            <a:gd name="T18" fmla="+- 0 15240 14601"/>
                            <a:gd name="T19" fmla="*/ 15240 h 639"/>
                          </a:gdLst>
                          <a:ahLst/>
                          <a:cxnLst>
                            <a:cxn ang="0">
                              <a:pos x="T1" y="T3"/>
                            </a:cxn>
                            <a:cxn ang="0">
                              <a:pos x="T5" y="T7"/>
                            </a:cxn>
                            <a:cxn ang="0">
                              <a:pos x="T9" y="T11"/>
                            </a:cxn>
                            <a:cxn ang="0">
                              <a:pos x="T13" y="T15"/>
                            </a:cxn>
                            <a:cxn ang="0">
                              <a:pos x="T17" y="T19"/>
                            </a:cxn>
                          </a:cxnLst>
                          <a:rect l="0" t="0" r="r" b="b"/>
                          <a:pathLst>
                            <a:path w="1195" h="639">
                              <a:moveTo>
                                <a:pt x="0" y="639"/>
                              </a:moveTo>
                              <a:lnTo>
                                <a:pt x="1195" y="639"/>
                              </a:lnTo>
                              <a:lnTo>
                                <a:pt x="1195" y="0"/>
                              </a:lnTo>
                              <a:lnTo>
                                <a:pt x="0" y="0"/>
                              </a:lnTo>
                              <a:lnTo>
                                <a:pt x="0" y="63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17" o:spid="_x0000_s1026" style="position:absolute;margin-left:58.05pt;margin-top:729.2pt;width:63pt;height:32.75pt;z-index:-251657216;mso-position-horizontal-relative:page;mso-position-vertical-relative:page" coordorigin="515,14601" coordsize="1195,6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">
              <v:shape id="Freeform 18" o:spid="_x0000_s1027" style="position:absolute;left:515;top:14601;width:1195;height:639;visibility:visible;mso-wrap-style:square;v-text-anchor:top" coordsize="1195,6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CtV+vwAA&#10;ANsAAAAPAAAAZHJzL2Rvd25yZXYueG1sRE9Ni8IwEL0L/ocwgjdNFVmkGkUFQbzouut9SMa22Eza&#10;JGrdX785LOzx8b6X687W4kk+VI4VTMYZCGLtTMWFgu+v/WgOIkRkg7VjUvCmAOtVv7fE3LgXf9Lz&#10;EguRQjjkqKCMscmlDLoki2HsGuLE3Zy3GBP0hTQeXync1nKaZR/SYsWpocSGdiXp++VhFdDh1LY/&#10;8XwsttrPsJ3X+nzdKzUcdJsFiEhd/Bf/uQ9GwTStT1/SD5Cr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QK1X6/AAAA2wAAAA8AAAAAAAAAAAAAAAAAlwIAAGRycy9kb3ducmV2&#10;LnhtbFBLBQYAAAAABAAEAPUAAACDAwAAAAA=&#10;" path="m0,639l1195,639,1195,,,,,639xe" filled="f">
                <v:path arrowok="t" o:connecttype="custom" o:connectlocs="0,15240;1195,15240;1195,14601;0,14601;0,15240" o:connectangles="0,0,0,0,0"/>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71ABBD88" wp14:editId="2118068A">
              <wp:simplePos x="0" y="0"/>
              <wp:positionH relativeFrom="page">
                <wp:posOffset>1423036</wp:posOffset>
              </wp:positionH>
              <wp:positionV relativeFrom="page">
                <wp:posOffset>9375140</wp:posOffset>
              </wp:positionV>
              <wp:extent cx="2400300" cy="235585"/>
              <wp:effectExtent l="0" t="0" r="12700" b="18415"/>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2873C" w14:textId="77777777" w:rsidR="00C90CAB" w:rsidRDefault="00C90CAB">
                          <w:pPr>
                            <w:spacing w:line="255" w:lineRule="exact"/>
                            <w:ind w:left="20"/>
                            <w:rPr>
                              <w:rFonts w:eastAsia="Times New Roman"/>
                              <w:sz w:val="23"/>
                              <w:szCs w:val="23"/>
                            </w:rPr>
                          </w:pPr>
                          <w:r>
                            <w:rPr>
                              <w:b/>
                              <w:spacing w:val="-1"/>
                              <w:sz w:val="23"/>
                            </w:rPr>
                            <w:t>Task</w:t>
                          </w:r>
                          <w:r>
                            <w:rPr>
                              <w:b/>
                              <w:spacing w:val="-4"/>
                              <w:sz w:val="23"/>
                            </w:rPr>
                            <w:t xml:space="preserve"> </w:t>
                          </w:r>
                          <w:r>
                            <w:rPr>
                              <w:b/>
                              <w:sz w:val="23"/>
                            </w:rPr>
                            <w:t xml:space="preserve">Title </w:t>
                          </w:r>
                          <w:r>
                            <w:rPr>
                              <w:b/>
                              <w:spacing w:val="-1"/>
                              <w:sz w:val="23"/>
                            </w:rPr>
                            <w:t>and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112.05pt;margin-top:738.2pt;width:189pt;height:18.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" filled="f" stroked="f">
              <v:textbox inset="0,0,0,0">
                <w:txbxContent>
                  <w:p w14:paraId="3922873C" w14:textId="77777777" w:rsidR="00C90CAB" w:rsidRDefault="00C90CAB">
                    <w:pPr>
                      <w:spacing w:line="255" w:lineRule="exact"/>
                      <w:ind w:left="20"/>
                      <w:rPr>
                        <w:rFonts w:eastAsia="Times New Roman"/>
                        <w:sz w:val="23"/>
                        <w:szCs w:val="23"/>
                      </w:rPr>
                    </w:pPr>
                    <w:r>
                      <w:rPr>
                        <w:b/>
                        <w:spacing w:val="-1"/>
                        <w:sz w:val="23"/>
                      </w:rPr>
                      <w:t>Task</w:t>
                    </w:r>
                    <w:r>
                      <w:rPr>
                        <w:b/>
                        <w:spacing w:val="-4"/>
                        <w:sz w:val="23"/>
                      </w:rPr>
                      <w:t xml:space="preserve"> </w:t>
                    </w:r>
                    <w:r>
                      <w:rPr>
                        <w:b/>
                        <w:sz w:val="23"/>
                      </w:rPr>
                      <w:t xml:space="preserve">Title </w:t>
                    </w:r>
                    <w:r>
                      <w:rPr>
                        <w:b/>
                        <w:spacing w:val="-1"/>
                        <w:sz w:val="23"/>
                      </w:rPr>
                      <w:t>and Description</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31A70D" w14:textId="77777777" w:rsidR="00965274" w:rsidRDefault="00965274" w:rsidP="00D212BA">
      <w:r>
        <w:separator/>
      </w:r>
    </w:p>
  </w:footnote>
  <w:footnote w:type="continuationSeparator" w:id="0">
    <w:p w14:paraId="334D503B" w14:textId="77777777" w:rsidR="00965274" w:rsidRDefault="00965274" w:rsidP="00D212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C90CAB" w:rsidRPr="00813E47" w:rsidRDefault="00C90CAB" w:rsidP="00D212BA">
    <w:pPr>
      <w:pStyle w:val="Header"/>
      <w:jc w:val="right"/>
      <w:rPr>
        <w:b/>
      </w:rPr>
    </w:pPr>
    <w:r w:rsidRPr="00813E47">
      <w:rPr>
        <w:b/>
      </w:rPr>
      <w:t xml:space="preserve">Applicant Name: Ragsdale, S.W.       </w:t>
    </w:r>
  </w:p>
  <w:p w14:paraId="085D5448" w14:textId="77777777" w:rsidR="00C90CAB" w:rsidRDefault="00C90CAB"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C90CAB" w:rsidRDefault="00C90C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2">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3">
    <w:nsid w:val="482A3885"/>
    <w:multiLevelType w:val="multilevel"/>
    <w:tmpl w:val="EFA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5">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993552F"/>
    <w:multiLevelType w:val="hybridMultilevel"/>
    <w:tmpl w:val="41BA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0D4137"/>
    <w:multiLevelType w:val="multilevel"/>
    <w:tmpl w:val="18A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1"/>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1206&lt;/item&gt;&lt;item&gt;1836&lt;/item&gt;&lt;item&gt;3218&lt;/item&gt;&lt;item&gt;6991&lt;/item&gt;&lt;item&gt;7130&lt;/item&gt;&lt;item&gt;7131&lt;/item&gt;&lt;item&gt;7870&lt;/item&gt;&lt;item&gt;7883&lt;/item&gt;&lt;item&gt;7953&lt;/item&gt;&lt;item&gt;8125&lt;/item&gt;&lt;item&gt;8126&lt;/item&gt;&lt;item&gt;8152&lt;/item&gt;&lt;item&gt;8153&lt;/item&gt;&lt;item&gt;8154&lt;/item&gt;&lt;item&gt;8155&lt;/item&gt;&lt;/record-ids&gt;&lt;/item&gt;&lt;/Libraries&gt;"/>
  </w:docVars>
  <w:rsids>
    <w:rsidRoot w:val="00D212BA"/>
    <w:rsid w:val="00004BD7"/>
    <w:rsid w:val="00004FC5"/>
    <w:rsid w:val="0000574C"/>
    <w:rsid w:val="00007F9C"/>
    <w:rsid w:val="00012ACC"/>
    <w:rsid w:val="00012BD1"/>
    <w:rsid w:val="00013BF2"/>
    <w:rsid w:val="00014EE1"/>
    <w:rsid w:val="00016C69"/>
    <w:rsid w:val="00017D2C"/>
    <w:rsid w:val="00023323"/>
    <w:rsid w:val="00030863"/>
    <w:rsid w:val="000312CB"/>
    <w:rsid w:val="000324C6"/>
    <w:rsid w:val="00032E50"/>
    <w:rsid w:val="00035B61"/>
    <w:rsid w:val="00037C89"/>
    <w:rsid w:val="00052C2B"/>
    <w:rsid w:val="00053ACE"/>
    <w:rsid w:val="000547D5"/>
    <w:rsid w:val="0006271B"/>
    <w:rsid w:val="00062BD2"/>
    <w:rsid w:val="00063B0E"/>
    <w:rsid w:val="00064117"/>
    <w:rsid w:val="000710DE"/>
    <w:rsid w:val="000716EE"/>
    <w:rsid w:val="00073EE8"/>
    <w:rsid w:val="00083225"/>
    <w:rsid w:val="00083B71"/>
    <w:rsid w:val="0008547A"/>
    <w:rsid w:val="00095AFB"/>
    <w:rsid w:val="00096E58"/>
    <w:rsid w:val="000A0DDA"/>
    <w:rsid w:val="000A1CD9"/>
    <w:rsid w:val="000A4DAE"/>
    <w:rsid w:val="000A7980"/>
    <w:rsid w:val="000B1DB8"/>
    <w:rsid w:val="000B5CB2"/>
    <w:rsid w:val="000C4DB3"/>
    <w:rsid w:val="000C73C9"/>
    <w:rsid w:val="000D36D5"/>
    <w:rsid w:val="000E7314"/>
    <w:rsid w:val="00103B04"/>
    <w:rsid w:val="00106778"/>
    <w:rsid w:val="0012028C"/>
    <w:rsid w:val="00123562"/>
    <w:rsid w:val="00131C28"/>
    <w:rsid w:val="00134BE8"/>
    <w:rsid w:val="00136F9F"/>
    <w:rsid w:val="00140D13"/>
    <w:rsid w:val="00141110"/>
    <w:rsid w:val="001463C1"/>
    <w:rsid w:val="00150540"/>
    <w:rsid w:val="001606EB"/>
    <w:rsid w:val="00162507"/>
    <w:rsid w:val="00173E1B"/>
    <w:rsid w:val="00175E80"/>
    <w:rsid w:val="001857E8"/>
    <w:rsid w:val="00194C9D"/>
    <w:rsid w:val="00197128"/>
    <w:rsid w:val="001B1AFD"/>
    <w:rsid w:val="001C0855"/>
    <w:rsid w:val="001C7563"/>
    <w:rsid w:val="001E195F"/>
    <w:rsid w:val="001E3AFC"/>
    <w:rsid w:val="001E48D3"/>
    <w:rsid w:val="001F40F4"/>
    <w:rsid w:val="00200241"/>
    <w:rsid w:val="002029DE"/>
    <w:rsid w:val="002068CE"/>
    <w:rsid w:val="00206C3A"/>
    <w:rsid w:val="002109D9"/>
    <w:rsid w:val="002209F4"/>
    <w:rsid w:val="00222C1A"/>
    <w:rsid w:val="00224588"/>
    <w:rsid w:val="0022544F"/>
    <w:rsid w:val="002258CC"/>
    <w:rsid w:val="00231E8F"/>
    <w:rsid w:val="0023551F"/>
    <w:rsid w:val="002402E9"/>
    <w:rsid w:val="00241D20"/>
    <w:rsid w:val="002444A5"/>
    <w:rsid w:val="00256257"/>
    <w:rsid w:val="0027066D"/>
    <w:rsid w:val="0027143D"/>
    <w:rsid w:val="00274E89"/>
    <w:rsid w:val="0028742F"/>
    <w:rsid w:val="002A0397"/>
    <w:rsid w:val="002A5AA9"/>
    <w:rsid w:val="002A6F3D"/>
    <w:rsid w:val="002B10CB"/>
    <w:rsid w:val="002B3C3F"/>
    <w:rsid w:val="002B3D3F"/>
    <w:rsid w:val="002C0FD4"/>
    <w:rsid w:val="002C7D3F"/>
    <w:rsid w:val="002D5034"/>
    <w:rsid w:val="002D7EFF"/>
    <w:rsid w:val="002E0E5F"/>
    <w:rsid w:val="002E382B"/>
    <w:rsid w:val="002E469D"/>
    <w:rsid w:val="002E48CF"/>
    <w:rsid w:val="002E7472"/>
    <w:rsid w:val="002F0778"/>
    <w:rsid w:val="002F4D96"/>
    <w:rsid w:val="002F66C8"/>
    <w:rsid w:val="0030021A"/>
    <w:rsid w:val="00301904"/>
    <w:rsid w:val="00310B8A"/>
    <w:rsid w:val="00325587"/>
    <w:rsid w:val="00325865"/>
    <w:rsid w:val="00326E4E"/>
    <w:rsid w:val="0032701B"/>
    <w:rsid w:val="00336D83"/>
    <w:rsid w:val="0034103D"/>
    <w:rsid w:val="00347011"/>
    <w:rsid w:val="00354237"/>
    <w:rsid w:val="0036212F"/>
    <w:rsid w:val="00363C19"/>
    <w:rsid w:val="00373E0B"/>
    <w:rsid w:val="0038179F"/>
    <w:rsid w:val="0038544B"/>
    <w:rsid w:val="0038682B"/>
    <w:rsid w:val="0038780C"/>
    <w:rsid w:val="003937F9"/>
    <w:rsid w:val="003957C8"/>
    <w:rsid w:val="003A12A8"/>
    <w:rsid w:val="003A4FEE"/>
    <w:rsid w:val="003B3D3E"/>
    <w:rsid w:val="003B4BE9"/>
    <w:rsid w:val="00400BDE"/>
    <w:rsid w:val="00401F87"/>
    <w:rsid w:val="00403E39"/>
    <w:rsid w:val="004066E7"/>
    <w:rsid w:val="00406FCC"/>
    <w:rsid w:val="004226E0"/>
    <w:rsid w:val="00423DF6"/>
    <w:rsid w:val="0042502C"/>
    <w:rsid w:val="00430EFE"/>
    <w:rsid w:val="00441AC7"/>
    <w:rsid w:val="00444C1C"/>
    <w:rsid w:val="00446E47"/>
    <w:rsid w:val="00450377"/>
    <w:rsid w:val="00450A62"/>
    <w:rsid w:val="004618D8"/>
    <w:rsid w:val="00467399"/>
    <w:rsid w:val="004721F3"/>
    <w:rsid w:val="00480239"/>
    <w:rsid w:val="00486019"/>
    <w:rsid w:val="0048706C"/>
    <w:rsid w:val="00497B3C"/>
    <w:rsid w:val="004A17B5"/>
    <w:rsid w:val="004B4FA9"/>
    <w:rsid w:val="004B6158"/>
    <w:rsid w:val="004B761A"/>
    <w:rsid w:val="004D4414"/>
    <w:rsid w:val="004E1C34"/>
    <w:rsid w:val="004E3FB5"/>
    <w:rsid w:val="004E7B04"/>
    <w:rsid w:val="004F2811"/>
    <w:rsid w:val="004F29F3"/>
    <w:rsid w:val="004F6EB5"/>
    <w:rsid w:val="00506594"/>
    <w:rsid w:val="0051231E"/>
    <w:rsid w:val="00514B30"/>
    <w:rsid w:val="00515578"/>
    <w:rsid w:val="00524802"/>
    <w:rsid w:val="00530EA5"/>
    <w:rsid w:val="00531B37"/>
    <w:rsid w:val="00532FFB"/>
    <w:rsid w:val="005340F3"/>
    <w:rsid w:val="00535728"/>
    <w:rsid w:val="00537592"/>
    <w:rsid w:val="00561437"/>
    <w:rsid w:val="00564E88"/>
    <w:rsid w:val="00565550"/>
    <w:rsid w:val="00571CF8"/>
    <w:rsid w:val="00581387"/>
    <w:rsid w:val="005815B8"/>
    <w:rsid w:val="00584E9A"/>
    <w:rsid w:val="00586209"/>
    <w:rsid w:val="00593BB1"/>
    <w:rsid w:val="005A43CC"/>
    <w:rsid w:val="005A5FEC"/>
    <w:rsid w:val="005A77DD"/>
    <w:rsid w:val="005B028E"/>
    <w:rsid w:val="005B130C"/>
    <w:rsid w:val="005B1588"/>
    <w:rsid w:val="005C1946"/>
    <w:rsid w:val="005D00A9"/>
    <w:rsid w:val="005D075B"/>
    <w:rsid w:val="005D2C03"/>
    <w:rsid w:val="005E2EA0"/>
    <w:rsid w:val="005E3695"/>
    <w:rsid w:val="005F38BB"/>
    <w:rsid w:val="005F7B0B"/>
    <w:rsid w:val="005F7E4F"/>
    <w:rsid w:val="0060154B"/>
    <w:rsid w:val="00606CBE"/>
    <w:rsid w:val="00607FF5"/>
    <w:rsid w:val="00610EE7"/>
    <w:rsid w:val="006178C6"/>
    <w:rsid w:val="00620951"/>
    <w:rsid w:val="006249C5"/>
    <w:rsid w:val="00624A22"/>
    <w:rsid w:val="00624CFA"/>
    <w:rsid w:val="00625BBD"/>
    <w:rsid w:val="00625E48"/>
    <w:rsid w:val="006271C8"/>
    <w:rsid w:val="006321BC"/>
    <w:rsid w:val="00636BF1"/>
    <w:rsid w:val="00643BF5"/>
    <w:rsid w:val="00644811"/>
    <w:rsid w:val="00644C14"/>
    <w:rsid w:val="006470B2"/>
    <w:rsid w:val="006522BC"/>
    <w:rsid w:val="00652F2A"/>
    <w:rsid w:val="00654136"/>
    <w:rsid w:val="00674433"/>
    <w:rsid w:val="00674C1D"/>
    <w:rsid w:val="006804A7"/>
    <w:rsid w:val="0068200E"/>
    <w:rsid w:val="00686CDD"/>
    <w:rsid w:val="00687110"/>
    <w:rsid w:val="006A0568"/>
    <w:rsid w:val="006A35A1"/>
    <w:rsid w:val="006A3970"/>
    <w:rsid w:val="006A4118"/>
    <w:rsid w:val="006A6597"/>
    <w:rsid w:val="006B64A0"/>
    <w:rsid w:val="006C577E"/>
    <w:rsid w:val="006C756D"/>
    <w:rsid w:val="006C7CA4"/>
    <w:rsid w:val="006D22EB"/>
    <w:rsid w:val="006E0FAA"/>
    <w:rsid w:val="006E4B03"/>
    <w:rsid w:val="006F4F86"/>
    <w:rsid w:val="006F53BF"/>
    <w:rsid w:val="006F6069"/>
    <w:rsid w:val="00700FE3"/>
    <w:rsid w:val="0070155E"/>
    <w:rsid w:val="00706EF4"/>
    <w:rsid w:val="00707669"/>
    <w:rsid w:val="00713385"/>
    <w:rsid w:val="00713F8E"/>
    <w:rsid w:val="00717023"/>
    <w:rsid w:val="00721E8A"/>
    <w:rsid w:val="00722E1E"/>
    <w:rsid w:val="007262F6"/>
    <w:rsid w:val="00731A83"/>
    <w:rsid w:val="00745678"/>
    <w:rsid w:val="00745A8F"/>
    <w:rsid w:val="00762044"/>
    <w:rsid w:val="00770F29"/>
    <w:rsid w:val="0077325F"/>
    <w:rsid w:val="00775947"/>
    <w:rsid w:val="007802DB"/>
    <w:rsid w:val="007817AF"/>
    <w:rsid w:val="00787413"/>
    <w:rsid w:val="00794D11"/>
    <w:rsid w:val="007A4A6F"/>
    <w:rsid w:val="007A6E1A"/>
    <w:rsid w:val="007C38C0"/>
    <w:rsid w:val="007C601E"/>
    <w:rsid w:val="007C7628"/>
    <w:rsid w:val="007C7F72"/>
    <w:rsid w:val="007D27DF"/>
    <w:rsid w:val="007E17F7"/>
    <w:rsid w:val="007E3F70"/>
    <w:rsid w:val="007F451B"/>
    <w:rsid w:val="00803043"/>
    <w:rsid w:val="00817079"/>
    <w:rsid w:val="00817E4D"/>
    <w:rsid w:val="00821871"/>
    <w:rsid w:val="00833C98"/>
    <w:rsid w:val="00841C08"/>
    <w:rsid w:val="008468BA"/>
    <w:rsid w:val="0085190E"/>
    <w:rsid w:val="00856E05"/>
    <w:rsid w:val="00857D32"/>
    <w:rsid w:val="00861EA5"/>
    <w:rsid w:val="00867D75"/>
    <w:rsid w:val="00872233"/>
    <w:rsid w:val="008735F9"/>
    <w:rsid w:val="008745A5"/>
    <w:rsid w:val="00876C2D"/>
    <w:rsid w:val="00877297"/>
    <w:rsid w:val="00881698"/>
    <w:rsid w:val="00883594"/>
    <w:rsid w:val="00891B33"/>
    <w:rsid w:val="00896DDA"/>
    <w:rsid w:val="00897732"/>
    <w:rsid w:val="008A2313"/>
    <w:rsid w:val="008A3A0B"/>
    <w:rsid w:val="008B2CE2"/>
    <w:rsid w:val="008B63D4"/>
    <w:rsid w:val="008C0BB8"/>
    <w:rsid w:val="008C588C"/>
    <w:rsid w:val="008C765C"/>
    <w:rsid w:val="008D3688"/>
    <w:rsid w:val="008D3E89"/>
    <w:rsid w:val="008D58D6"/>
    <w:rsid w:val="008E2B6D"/>
    <w:rsid w:val="008E59E5"/>
    <w:rsid w:val="008F527A"/>
    <w:rsid w:val="009043F8"/>
    <w:rsid w:val="0091283D"/>
    <w:rsid w:val="00912D80"/>
    <w:rsid w:val="009157C2"/>
    <w:rsid w:val="00915E7B"/>
    <w:rsid w:val="00916EA6"/>
    <w:rsid w:val="00917600"/>
    <w:rsid w:val="009219CB"/>
    <w:rsid w:val="009221D9"/>
    <w:rsid w:val="00927C44"/>
    <w:rsid w:val="0093173F"/>
    <w:rsid w:val="0093784B"/>
    <w:rsid w:val="009423AA"/>
    <w:rsid w:val="00945E74"/>
    <w:rsid w:val="0095254F"/>
    <w:rsid w:val="00963CE5"/>
    <w:rsid w:val="00965274"/>
    <w:rsid w:val="009734E1"/>
    <w:rsid w:val="009739F8"/>
    <w:rsid w:val="00974DFC"/>
    <w:rsid w:val="0097792A"/>
    <w:rsid w:val="00980DA6"/>
    <w:rsid w:val="00981BE9"/>
    <w:rsid w:val="00986B46"/>
    <w:rsid w:val="00987996"/>
    <w:rsid w:val="00994493"/>
    <w:rsid w:val="00997184"/>
    <w:rsid w:val="009A078D"/>
    <w:rsid w:val="009B2556"/>
    <w:rsid w:val="009B3365"/>
    <w:rsid w:val="009B358C"/>
    <w:rsid w:val="009B4F07"/>
    <w:rsid w:val="009B6623"/>
    <w:rsid w:val="009C6816"/>
    <w:rsid w:val="009D4E03"/>
    <w:rsid w:val="009D663F"/>
    <w:rsid w:val="009E330D"/>
    <w:rsid w:val="009E5548"/>
    <w:rsid w:val="009E57D9"/>
    <w:rsid w:val="009E5F52"/>
    <w:rsid w:val="009F08A9"/>
    <w:rsid w:val="00A05F9C"/>
    <w:rsid w:val="00A127FB"/>
    <w:rsid w:val="00A204AA"/>
    <w:rsid w:val="00A22E6F"/>
    <w:rsid w:val="00A32B0B"/>
    <w:rsid w:val="00A4198C"/>
    <w:rsid w:val="00A431E9"/>
    <w:rsid w:val="00A478C6"/>
    <w:rsid w:val="00A53737"/>
    <w:rsid w:val="00A63E99"/>
    <w:rsid w:val="00A7128B"/>
    <w:rsid w:val="00A71FB2"/>
    <w:rsid w:val="00A81B01"/>
    <w:rsid w:val="00A83C96"/>
    <w:rsid w:val="00A83ED9"/>
    <w:rsid w:val="00A84075"/>
    <w:rsid w:val="00A85153"/>
    <w:rsid w:val="00A8597C"/>
    <w:rsid w:val="00A87B9F"/>
    <w:rsid w:val="00AA4E25"/>
    <w:rsid w:val="00AA50B6"/>
    <w:rsid w:val="00AC03A5"/>
    <w:rsid w:val="00AC3AFF"/>
    <w:rsid w:val="00AC78F1"/>
    <w:rsid w:val="00AD3887"/>
    <w:rsid w:val="00AD4FB8"/>
    <w:rsid w:val="00AF6304"/>
    <w:rsid w:val="00AF6B84"/>
    <w:rsid w:val="00B00DAE"/>
    <w:rsid w:val="00B0484E"/>
    <w:rsid w:val="00B17E90"/>
    <w:rsid w:val="00B33337"/>
    <w:rsid w:val="00B455D5"/>
    <w:rsid w:val="00B55893"/>
    <w:rsid w:val="00B7229C"/>
    <w:rsid w:val="00B7267D"/>
    <w:rsid w:val="00B74C4A"/>
    <w:rsid w:val="00B80FCC"/>
    <w:rsid w:val="00B818BE"/>
    <w:rsid w:val="00B81E2A"/>
    <w:rsid w:val="00B83CCE"/>
    <w:rsid w:val="00B9211B"/>
    <w:rsid w:val="00B95BC5"/>
    <w:rsid w:val="00B960C8"/>
    <w:rsid w:val="00B9617B"/>
    <w:rsid w:val="00B97A67"/>
    <w:rsid w:val="00BA2604"/>
    <w:rsid w:val="00BA337B"/>
    <w:rsid w:val="00BA57EE"/>
    <w:rsid w:val="00BB2ABC"/>
    <w:rsid w:val="00BB6BA3"/>
    <w:rsid w:val="00BC0017"/>
    <w:rsid w:val="00BC270E"/>
    <w:rsid w:val="00BC6149"/>
    <w:rsid w:val="00BC727A"/>
    <w:rsid w:val="00BD086D"/>
    <w:rsid w:val="00BD0966"/>
    <w:rsid w:val="00BD27E1"/>
    <w:rsid w:val="00BF5FA7"/>
    <w:rsid w:val="00BF6ACD"/>
    <w:rsid w:val="00C02F7F"/>
    <w:rsid w:val="00C2364D"/>
    <w:rsid w:val="00C23F21"/>
    <w:rsid w:val="00C244BC"/>
    <w:rsid w:val="00C25D00"/>
    <w:rsid w:val="00C300F4"/>
    <w:rsid w:val="00C464E6"/>
    <w:rsid w:val="00C52C46"/>
    <w:rsid w:val="00C54822"/>
    <w:rsid w:val="00C553C4"/>
    <w:rsid w:val="00C64D49"/>
    <w:rsid w:val="00C667F4"/>
    <w:rsid w:val="00C67C10"/>
    <w:rsid w:val="00C727DB"/>
    <w:rsid w:val="00C73A97"/>
    <w:rsid w:val="00C7771E"/>
    <w:rsid w:val="00C811E0"/>
    <w:rsid w:val="00C8194E"/>
    <w:rsid w:val="00C81B47"/>
    <w:rsid w:val="00C8229D"/>
    <w:rsid w:val="00C90C8C"/>
    <w:rsid w:val="00C90CAB"/>
    <w:rsid w:val="00C91235"/>
    <w:rsid w:val="00C9265E"/>
    <w:rsid w:val="00C92717"/>
    <w:rsid w:val="00C97E8A"/>
    <w:rsid w:val="00CA4F37"/>
    <w:rsid w:val="00CA6055"/>
    <w:rsid w:val="00CA706F"/>
    <w:rsid w:val="00CB0631"/>
    <w:rsid w:val="00CB0FF6"/>
    <w:rsid w:val="00CB29F0"/>
    <w:rsid w:val="00CB4D90"/>
    <w:rsid w:val="00CC0A62"/>
    <w:rsid w:val="00CC28CB"/>
    <w:rsid w:val="00CC3FC1"/>
    <w:rsid w:val="00CC7C32"/>
    <w:rsid w:val="00CD28AB"/>
    <w:rsid w:val="00CD322A"/>
    <w:rsid w:val="00CD4C7B"/>
    <w:rsid w:val="00CE39A8"/>
    <w:rsid w:val="00D119E4"/>
    <w:rsid w:val="00D134F6"/>
    <w:rsid w:val="00D20C39"/>
    <w:rsid w:val="00D212BA"/>
    <w:rsid w:val="00D2151B"/>
    <w:rsid w:val="00D349AD"/>
    <w:rsid w:val="00D34D9B"/>
    <w:rsid w:val="00D473D6"/>
    <w:rsid w:val="00D47ACE"/>
    <w:rsid w:val="00D522A1"/>
    <w:rsid w:val="00D62877"/>
    <w:rsid w:val="00D72000"/>
    <w:rsid w:val="00D76CA4"/>
    <w:rsid w:val="00D84D16"/>
    <w:rsid w:val="00DA159D"/>
    <w:rsid w:val="00DA4E52"/>
    <w:rsid w:val="00DB3FEC"/>
    <w:rsid w:val="00DB49C0"/>
    <w:rsid w:val="00DB7CA1"/>
    <w:rsid w:val="00DC004F"/>
    <w:rsid w:val="00DC26AD"/>
    <w:rsid w:val="00DC4138"/>
    <w:rsid w:val="00DC6301"/>
    <w:rsid w:val="00DD587F"/>
    <w:rsid w:val="00DE1B1B"/>
    <w:rsid w:val="00DE737A"/>
    <w:rsid w:val="00DF09DF"/>
    <w:rsid w:val="00DF44EE"/>
    <w:rsid w:val="00DF4B36"/>
    <w:rsid w:val="00E04C0D"/>
    <w:rsid w:val="00E069C4"/>
    <w:rsid w:val="00E16197"/>
    <w:rsid w:val="00E179F9"/>
    <w:rsid w:val="00E20C72"/>
    <w:rsid w:val="00E2709F"/>
    <w:rsid w:val="00E3057C"/>
    <w:rsid w:val="00E3650B"/>
    <w:rsid w:val="00E44951"/>
    <w:rsid w:val="00E50007"/>
    <w:rsid w:val="00E50BE2"/>
    <w:rsid w:val="00E51252"/>
    <w:rsid w:val="00E54C7D"/>
    <w:rsid w:val="00E55BDB"/>
    <w:rsid w:val="00E62BE6"/>
    <w:rsid w:val="00E62FA8"/>
    <w:rsid w:val="00E64D2F"/>
    <w:rsid w:val="00E65B7E"/>
    <w:rsid w:val="00E7522B"/>
    <w:rsid w:val="00E759CA"/>
    <w:rsid w:val="00E8414D"/>
    <w:rsid w:val="00E922AD"/>
    <w:rsid w:val="00E92F86"/>
    <w:rsid w:val="00E933EC"/>
    <w:rsid w:val="00E94DC3"/>
    <w:rsid w:val="00E94E26"/>
    <w:rsid w:val="00EA46EC"/>
    <w:rsid w:val="00EA7958"/>
    <w:rsid w:val="00EB4051"/>
    <w:rsid w:val="00EE68F9"/>
    <w:rsid w:val="00F02F20"/>
    <w:rsid w:val="00F05DE8"/>
    <w:rsid w:val="00F06E92"/>
    <w:rsid w:val="00F07B54"/>
    <w:rsid w:val="00F14129"/>
    <w:rsid w:val="00F16127"/>
    <w:rsid w:val="00F1753A"/>
    <w:rsid w:val="00F21177"/>
    <w:rsid w:val="00F21F18"/>
    <w:rsid w:val="00F22C3E"/>
    <w:rsid w:val="00F365BA"/>
    <w:rsid w:val="00F3701D"/>
    <w:rsid w:val="00F5240C"/>
    <w:rsid w:val="00F5672E"/>
    <w:rsid w:val="00F64506"/>
    <w:rsid w:val="00F66817"/>
    <w:rsid w:val="00F75BC8"/>
    <w:rsid w:val="00F83917"/>
    <w:rsid w:val="00F85B67"/>
    <w:rsid w:val="00F87777"/>
    <w:rsid w:val="00F938F9"/>
    <w:rsid w:val="00F94B45"/>
    <w:rsid w:val="00FA0454"/>
    <w:rsid w:val="00FB3DBD"/>
    <w:rsid w:val="00FB5A17"/>
    <w:rsid w:val="00FB723A"/>
    <w:rsid w:val="00FC0125"/>
    <w:rsid w:val="00FD127C"/>
    <w:rsid w:val="00FE42CD"/>
    <w:rsid w:val="00FE6A88"/>
    <w:rsid w:val="00FF0444"/>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 w:id="1129784467">
      <w:bodyDiv w:val="1"/>
      <w:marLeft w:val="0"/>
      <w:marRight w:val="0"/>
      <w:marTop w:val="0"/>
      <w:marBottom w:val="0"/>
      <w:divBdr>
        <w:top w:val="none" w:sz="0" w:space="0" w:color="auto"/>
        <w:left w:val="none" w:sz="0" w:space="0" w:color="auto"/>
        <w:bottom w:val="none" w:sz="0" w:space="0" w:color="auto"/>
        <w:right w:val="none" w:sz="0" w:space="0" w:color="auto"/>
      </w:divBdr>
      <w:divsChild>
        <w:div w:id="250697692">
          <w:marLeft w:val="0"/>
          <w:marRight w:val="0"/>
          <w:marTop w:val="0"/>
          <w:marBottom w:val="0"/>
          <w:divBdr>
            <w:top w:val="none" w:sz="0" w:space="0" w:color="auto"/>
            <w:left w:val="none" w:sz="0" w:space="0" w:color="auto"/>
            <w:bottom w:val="none" w:sz="0" w:space="0" w:color="auto"/>
            <w:right w:val="none" w:sz="0" w:space="0" w:color="auto"/>
          </w:divBdr>
        </w:div>
        <w:div w:id="836193888">
          <w:marLeft w:val="150"/>
          <w:marRight w:val="0"/>
          <w:marTop w:val="0"/>
          <w:marBottom w:val="0"/>
          <w:divBdr>
            <w:top w:val="single" w:sz="6" w:space="3" w:color="CCCCCC"/>
            <w:left w:val="single" w:sz="6" w:space="3" w:color="CCCCCC"/>
            <w:bottom w:val="single" w:sz="6" w:space="3" w:color="CCCCCC"/>
            <w:right w:val="single" w:sz="6" w:space="3" w:color="CCCCCC"/>
          </w:divBdr>
        </w:div>
        <w:div w:id="1599828209">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1206260991">
          <w:marLeft w:val="150"/>
          <w:marRight w:val="0"/>
          <w:marTop w:val="0"/>
          <w:marBottom w:val="0"/>
          <w:divBdr>
            <w:top w:val="single" w:sz="6" w:space="3" w:color="CCCCCC"/>
            <w:left w:val="single" w:sz="6" w:space="3" w:color="CCCCCC"/>
            <w:bottom w:val="single" w:sz="6" w:space="3" w:color="CCCCCC"/>
            <w:right w:val="single" w:sz="6" w:space="3" w:color="CCCCCC"/>
          </w:divBdr>
        </w:div>
        <w:div w:id="316497960">
          <w:marLeft w:val="0"/>
          <w:marRight w:val="0"/>
          <w:marTop w:val="0"/>
          <w:marBottom w:val="0"/>
          <w:divBdr>
            <w:top w:val="none" w:sz="0" w:space="0" w:color="auto"/>
            <w:left w:val="none" w:sz="0" w:space="0" w:color="auto"/>
            <w:bottom w:val="none" w:sz="0" w:space="0" w:color="auto"/>
            <w:right w:val="none" w:sz="0" w:space="0" w:color="auto"/>
          </w:divBdr>
        </w:div>
        <w:div w:id="2014530486">
          <w:marLeft w:val="0"/>
          <w:marRight w:val="0"/>
          <w:marTop w:val="0"/>
          <w:marBottom w:val="0"/>
          <w:divBdr>
            <w:top w:val="none" w:sz="0" w:space="0" w:color="auto"/>
            <w:left w:val="none" w:sz="0" w:space="0" w:color="auto"/>
            <w:bottom w:val="none" w:sz="0" w:space="0" w:color="auto"/>
            <w:right w:val="none" w:sz="0" w:space="0" w:color="auto"/>
          </w:divBdr>
        </w:div>
        <w:div w:id="847602191">
          <w:marLeft w:val="150"/>
          <w:marRight w:val="0"/>
          <w:marTop w:val="0"/>
          <w:marBottom w:val="0"/>
          <w:divBdr>
            <w:top w:val="single" w:sz="6" w:space="3" w:color="CCCCCC"/>
            <w:left w:val="single" w:sz="6" w:space="3" w:color="CCCCCC"/>
            <w:bottom w:val="single" w:sz="6" w:space="3" w:color="CCCCCC"/>
            <w:right w:val="single" w:sz="6" w:space="3" w:color="CCCCCC"/>
          </w:divBdr>
        </w:div>
        <w:div w:id="1816877252">
          <w:marLeft w:val="0"/>
          <w:marRight w:val="0"/>
          <w:marTop w:val="0"/>
          <w:marBottom w:val="0"/>
          <w:divBdr>
            <w:top w:val="none" w:sz="0" w:space="0" w:color="auto"/>
            <w:left w:val="none" w:sz="0" w:space="0" w:color="auto"/>
            <w:bottom w:val="none" w:sz="0" w:space="0" w:color="auto"/>
            <w:right w:val="none" w:sz="0" w:space="0" w:color="auto"/>
          </w:divBdr>
        </w:div>
        <w:div w:id="154538719">
          <w:marLeft w:val="0"/>
          <w:marRight w:val="0"/>
          <w:marTop w:val="0"/>
          <w:marBottom w:val="0"/>
          <w:divBdr>
            <w:top w:val="none" w:sz="0" w:space="0" w:color="auto"/>
            <w:left w:val="none" w:sz="0" w:space="0" w:color="auto"/>
            <w:bottom w:val="none" w:sz="0" w:space="0" w:color="auto"/>
            <w:right w:val="none" w:sz="0" w:space="0" w:color="auto"/>
          </w:divBdr>
        </w:div>
        <w:div w:id="1911423725">
          <w:marLeft w:val="150"/>
          <w:marRight w:val="0"/>
          <w:marTop w:val="0"/>
          <w:marBottom w:val="0"/>
          <w:divBdr>
            <w:top w:val="single" w:sz="6" w:space="3" w:color="CCCCCC"/>
            <w:left w:val="single" w:sz="6" w:space="3" w:color="CCCCCC"/>
            <w:bottom w:val="single" w:sz="6" w:space="3" w:color="CCCCCC"/>
            <w:right w:val="single" w:sz="6" w:space="3" w:color="CCCCCC"/>
          </w:divBdr>
        </w:div>
        <w:div w:id="1503666935">
          <w:marLeft w:val="0"/>
          <w:marRight w:val="0"/>
          <w:marTop w:val="0"/>
          <w:marBottom w:val="0"/>
          <w:divBdr>
            <w:top w:val="none" w:sz="0" w:space="0" w:color="auto"/>
            <w:left w:val="none" w:sz="0" w:space="0" w:color="auto"/>
            <w:bottom w:val="none" w:sz="0" w:space="0" w:color="auto"/>
            <w:right w:val="none" w:sz="0" w:space="0" w:color="auto"/>
          </w:divBdr>
        </w:div>
        <w:div w:id="1695812686">
          <w:marLeft w:val="0"/>
          <w:marRight w:val="0"/>
          <w:marTop w:val="0"/>
          <w:marBottom w:val="0"/>
          <w:divBdr>
            <w:top w:val="none" w:sz="0" w:space="0" w:color="auto"/>
            <w:left w:val="none" w:sz="0" w:space="0" w:color="auto"/>
            <w:bottom w:val="none" w:sz="0" w:space="0" w:color="auto"/>
            <w:right w:val="none" w:sz="0" w:space="0" w:color="auto"/>
          </w:divBdr>
        </w:div>
        <w:div w:id="650716432">
          <w:marLeft w:val="150"/>
          <w:marRight w:val="0"/>
          <w:marTop w:val="0"/>
          <w:marBottom w:val="0"/>
          <w:divBdr>
            <w:top w:val="single" w:sz="6" w:space="3" w:color="CCCCCC"/>
            <w:left w:val="single" w:sz="6" w:space="3" w:color="CCCCCC"/>
            <w:bottom w:val="single" w:sz="6" w:space="3" w:color="CCCCCC"/>
            <w:right w:val="single" w:sz="6" w:space="3" w:color="CCCCCC"/>
          </w:divBdr>
        </w:div>
        <w:div w:id="2062628212">
          <w:marLeft w:val="0"/>
          <w:marRight w:val="0"/>
          <w:marTop w:val="0"/>
          <w:marBottom w:val="0"/>
          <w:divBdr>
            <w:top w:val="none" w:sz="0" w:space="0" w:color="auto"/>
            <w:left w:val="none" w:sz="0" w:space="0" w:color="auto"/>
            <w:bottom w:val="none" w:sz="0" w:space="0" w:color="auto"/>
            <w:right w:val="none" w:sz="0" w:space="0" w:color="auto"/>
          </w:divBdr>
        </w:div>
        <w:div w:id="1266572359">
          <w:marLeft w:val="0"/>
          <w:marRight w:val="0"/>
          <w:marTop w:val="0"/>
          <w:marBottom w:val="0"/>
          <w:divBdr>
            <w:top w:val="none" w:sz="0" w:space="0" w:color="auto"/>
            <w:left w:val="none" w:sz="0" w:space="0" w:color="auto"/>
            <w:bottom w:val="none" w:sz="0" w:space="0" w:color="auto"/>
            <w:right w:val="none" w:sz="0" w:space="0" w:color="auto"/>
          </w:divBdr>
        </w:div>
      </w:divsChild>
    </w:div>
    <w:div w:id="1345979407">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743017955">
      <w:bodyDiv w:val="1"/>
      <w:marLeft w:val="0"/>
      <w:marRight w:val="0"/>
      <w:marTop w:val="0"/>
      <w:marBottom w:val="0"/>
      <w:divBdr>
        <w:top w:val="none" w:sz="0" w:space="0" w:color="auto"/>
        <w:left w:val="none" w:sz="0" w:space="0" w:color="auto"/>
        <w:bottom w:val="none" w:sz="0" w:space="0" w:color="auto"/>
        <w:right w:val="none" w:sz="0" w:space="0" w:color="auto"/>
      </w:divBdr>
    </w:div>
    <w:div w:id="2094933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Pages>
  <Words>13894</Words>
  <Characters>79200</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92909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Ragsdale</dc:creator>
  <cp:lastModifiedBy>Matt Richards</cp:lastModifiedBy>
  <cp:revision>8</cp:revision>
  <cp:lastPrinted>2015-04-15T14:33:00Z</cp:lastPrinted>
  <dcterms:created xsi:type="dcterms:W3CDTF">2015-07-11T18:39:00Z</dcterms:created>
  <dcterms:modified xsi:type="dcterms:W3CDTF">2015-07-11T19:34:00Z</dcterms:modified>
</cp:coreProperties>
</file>