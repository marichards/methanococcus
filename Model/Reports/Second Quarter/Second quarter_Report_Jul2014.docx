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A5BB3" w14:textId="77777777" w:rsidR="006A08AE" w:rsidRPr="006A08AE" w:rsidRDefault="006A08AE" w:rsidP="006A08AE">
      <w:pPr>
        <w:pStyle w:val="ListParagraph"/>
        <w:widowControl w:val="0"/>
        <w:tabs>
          <w:tab w:val="left" w:pos="450"/>
          <w:tab w:val="left" w:pos="540"/>
        </w:tabs>
        <w:ind w:left="0"/>
        <w:jc w:val="center"/>
        <w:outlineLvl w:val="0"/>
        <w:rPr>
          <w:b/>
          <w:bCs/>
        </w:rPr>
      </w:pPr>
      <w:r w:rsidRPr="006A08AE">
        <w:rPr>
          <w:b/>
          <w:bCs/>
        </w:rPr>
        <w:t xml:space="preserve">Reducing Emissions Using </w:t>
      </w:r>
      <w:proofErr w:type="spellStart"/>
      <w:r w:rsidRPr="006A08AE">
        <w:rPr>
          <w:b/>
          <w:bCs/>
        </w:rPr>
        <w:t>Methanotrophic</w:t>
      </w:r>
      <w:proofErr w:type="spellEnd"/>
      <w:r w:rsidRPr="006A08AE">
        <w:rPr>
          <w:b/>
          <w:bCs/>
        </w:rPr>
        <w:t xml:space="preserve"> Organisms For Transportation Energy </w:t>
      </w:r>
    </w:p>
    <w:p w14:paraId="3B626404" w14:textId="130F5ECB" w:rsidR="00510F78" w:rsidRPr="00EE7768" w:rsidRDefault="006A08AE" w:rsidP="00EE7768">
      <w:pPr>
        <w:pStyle w:val="ListParagraph"/>
        <w:widowControl w:val="0"/>
        <w:tabs>
          <w:tab w:val="left" w:pos="450"/>
          <w:tab w:val="left" w:pos="540"/>
        </w:tabs>
        <w:ind w:left="0"/>
        <w:jc w:val="center"/>
        <w:outlineLvl w:val="0"/>
        <w:rPr>
          <w:b/>
          <w:bCs/>
          <w:caps/>
        </w:rPr>
      </w:pPr>
      <w:r w:rsidRPr="006A08AE">
        <w:rPr>
          <w:b/>
          <w:bCs/>
          <w:caps/>
        </w:rPr>
        <w:t>Anaerobic Bioconversion Of Methane To Methanol</w:t>
      </w:r>
      <w:r w:rsidRPr="006A08AE">
        <w:rPr>
          <w:b/>
          <w:caps/>
        </w:rPr>
        <w:br/>
      </w:r>
      <w:r w:rsidR="00510F78" w:rsidRPr="00510F78">
        <w:t> </w:t>
      </w:r>
    </w:p>
    <w:p w14:paraId="29263B7B" w14:textId="77777777" w:rsidR="00A5096C" w:rsidRDefault="00510F78" w:rsidP="00027C91">
      <w:r w:rsidRPr="006251B5">
        <w:rPr>
          <w:b/>
        </w:rPr>
        <w:t>A.    Executive summary</w:t>
      </w:r>
      <w:r w:rsidRPr="00510F78">
        <w:t xml:space="preserve">:  </w:t>
      </w:r>
    </w:p>
    <w:p w14:paraId="40222578" w14:textId="0A876983" w:rsidR="00027C91" w:rsidRDefault="00027C91" w:rsidP="00EE7768">
      <w:r>
        <w:t>Our project aims</w:t>
      </w:r>
      <w:r w:rsidRPr="003101B3">
        <w:t xml:space="preserve"> </w:t>
      </w:r>
      <w:r>
        <w:t>to</w:t>
      </w:r>
      <w:r w:rsidRPr="003101B3">
        <w:t xml:space="preserve"> develop transformational technologies for bioconversion of methane to liquid fuels. 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3101B3">
        <w:t>Dayle</w:t>
      </w:r>
      <w:proofErr w:type="spellEnd"/>
      <w:r w:rsidRPr="003101B3">
        <w:t xml:space="preserve"> Smith (PNNL). </w:t>
      </w:r>
    </w:p>
    <w:p w14:paraId="350EB67D" w14:textId="77777777" w:rsidR="00027C91" w:rsidRDefault="00027C91" w:rsidP="00EE7768">
      <w:pPr>
        <w:ind w:firstLine="720"/>
      </w:pPr>
      <w:r>
        <w:t xml:space="preserve">We have made progress on each of these aims as described in more detail below and I feel that all scientific aims are on track to timely completion. I have outlined some of the challenges and risks associated with the work. I feel that we have identified alternative strategies should any of the current plans fail. We also are on budget. </w:t>
      </w:r>
    </w:p>
    <w:p w14:paraId="475640B8" w14:textId="0EF215A3" w:rsidR="00027C91" w:rsidRDefault="00027C91" w:rsidP="00EE7768">
      <w:pPr>
        <w:ind w:firstLine="720"/>
      </w:pPr>
      <w:r>
        <w:t xml:space="preserve">The </w:t>
      </w:r>
      <w:proofErr w:type="spellStart"/>
      <w:r>
        <w:t>mcr</w:t>
      </w:r>
      <w:proofErr w:type="spellEnd"/>
      <w:r>
        <w:t xml:space="preserve"> genes from M. </w:t>
      </w:r>
      <w:proofErr w:type="spellStart"/>
      <w:r>
        <w:t>marburgensis</w:t>
      </w:r>
      <w:proofErr w:type="spellEnd"/>
      <w:r>
        <w:t xml:space="preserve"> and an ANME-2C organism were PCR-amplified and cloned into a replicative expression vector and we are working towards optimizing expression of these protein to reach our goal of expression levels of at least 0.1 mg protein/g cell </w:t>
      </w:r>
      <w:proofErr w:type="spellStart"/>
      <w:r>
        <w:t>dw</w:t>
      </w:r>
      <w:proofErr w:type="spellEnd"/>
      <w:r>
        <w:t>.</w:t>
      </w:r>
      <w:r w:rsidR="00EE7768">
        <w:t xml:space="preserve"> </w:t>
      </w:r>
      <w:r>
        <w:t xml:space="preserve">We have built draft genome scale flux balance and core metabolic flux models for M. </w:t>
      </w:r>
      <w:r w:rsidR="00A02897">
        <w:t xml:space="preserve">maripaludis </w:t>
      </w:r>
      <w:r>
        <w:t xml:space="preserve">metabolism and completed the semi-automated reconstruction of version 1.0 of the M. maripaludis model using our maximum likelihood </w:t>
      </w:r>
      <w:proofErr w:type="spellStart"/>
      <w:r>
        <w:t>orthology</w:t>
      </w:r>
      <w:proofErr w:type="spellEnd"/>
      <w:r>
        <w:t xml:space="preserve"> approach. </w:t>
      </w:r>
      <w:ins w:id="0" w:author="Matt" w:date="2014-07-28T14:19:00Z">
        <w:r w:rsidR="00897695">
          <w:t xml:space="preserve">Since completing the initial version, </w:t>
        </w:r>
      </w:ins>
      <w:del w:id="1" w:author="Matt" w:date="2014-07-28T14:19:00Z">
        <w:r w:rsidDel="00897695">
          <w:delText>W</w:delText>
        </w:r>
      </w:del>
      <w:ins w:id="2" w:author="Matt" w:date="2014-07-28T14:19:00Z">
        <w:r w:rsidR="00897695">
          <w:t>w</w:t>
        </w:r>
      </w:ins>
      <w:r>
        <w:t xml:space="preserve">e also have </w:t>
      </w:r>
      <w:del w:id="3" w:author="Matt" w:date="2014-07-28T14:17:00Z">
        <w:r w:rsidDel="00897695">
          <w:delText xml:space="preserve">begun </w:delText>
        </w:r>
      </w:del>
      <w:ins w:id="4" w:author="Matt" w:date="2014-07-28T14:19:00Z">
        <w:r w:rsidR="00897695">
          <w:t xml:space="preserve">expanded and </w:t>
        </w:r>
        <w:proofErr w:type="gramStart"/>
        <w:r w:rsidR="00897695">
          <w:t xml:space="preserve">improved </w:t>
        </w:r>
      </w:ins>
      <w:ins w:id="5" w:author="Matt" w:date="2014-07-28T14:17:00Z">
        <w:r w:rsidR="00897695">
          <w:t xml:space="preserve"> </w:t>
        </w:r>
      </w:ins>
      <w:proofErr w:type="gramEnd"/>
      <w:del w:id="6" w:author="Matt" w:date="2014-07-28T14:19:00Z">
        <w:r w:rsidDel="00897695">
          <w:delText xml:space="preserve">the manual curation of </w:delText>
        </w:r>
      </w:del>
      <w:r>
        <w:t>the M. maripaludis draft model</w:t>
      </w:r>
      <w:ins w:id="7" w:author="Matt" w:date="2014-07-28T14:20:00Z">
        <w:r w:rsidR="00897695">
          <w:t xml:space="preserve"> through manual curation</w:t>
        </w:r>
      </w:ins>
      <w:r>
        <w:t xml:space="preserve"> based on biochemical, genetic, and physiological data from literature.</w:t>
      </w:r>
      <w:r w:rsidR="00EE7768">
        <w:t xml:space="preserve"> </w:t>
      </w:r>
      <w:ins w:id="8" w:author="Matt" w:date="2014-07-28T14:53:00Z">
        <w:r w:rsidR="00745249">
          <w:t>Through this</w:t>
        </w:r>
      </w:ins>
      <w:ins w:id="9" w:author="Matt" w:date="2014-07-28T14:46:00Z">
        <w:r w:rsidR="00AB571D">
          <w:t xml:space="preserve"> work </w:t>
        </w:r>
      </w:ins>
      <w:ins w:id="10" w:author="Matt" w:date="2014-07-28T14:53:00Z">
        <w:r w:rsidR="00745249">
          <w:t xml:space="preserve">we </w:t>
        </w:r>
      </w:ins>
      <w:ins w:id="11" w:author="Matt" w:date="2014-07-28T14:46:00Z">
        <w:r w:rsidR="00745249">
          <w:t>ha</w:t>
        </w:r>
      </w:ins>
      <w:ins w:id="12" w:author="Matt" w:date="2014-07-28T14:53:00Z">
        <w:r w:rsidR="00745249">
          <w:t>ve</w:t>
        </w:r>
      </w:ins>
      <w:ins w:id="13" w:author="Matt" w:date="2014-07-28T14:44:00Z">
        <w:r w:rsidR="00AB571D">
          <w:t xml:space="preserve"> improved the model</w:t>
        </w:r>
      </w:ins>
      <w:ins w:id="14" w:author="Matt" w:date="2014-07-28T14:45:00Z">
        <w:r w:rsidR="00AB571D">
          <w:t xml:space="preserve">’s </w:t>
        </w:r>
      </w:ins>
      <w:ins w:id="15" w:author="Matt" w:date="2014-07-28T14:49:00Z">
        <w:r w:rsidR="00AB571D">
          <w:t>depi</w:t>
        </w:r>
        <w:bookmarkStart w:id="16" w:name="_GoBack"/>
        <w:bookmarkEnd w:id="16"/>
        <w:r w:rsidR="00AB571D">
          <w:t>ction</w:t>
        </w:r>
      </w:ins>
      <w:ins w:id="17" w:author="Matt" w:date="2014-07-28T14:45:00Z">
        <w:r w:rsidR="00AB571D">
          <w:t xml:space="preserve"> of the M. maripaludis electron transport chain, corrected </w:t>
        </w:r>
      </w:ins>
      <w:ins w:id="18" w:author="Matt" w:date="2014-07-28T14:50:00Z">
        <w:r w:rsidR="00AB571D">
          <w:t xml:space="preserve">the </w:t>
        </w:r>
      </w:ins>
      <w:ins w:id="19" w:author="Matt" w:date="2014-07-28T14:49:00Z">
        <w:r w:rsidR="00AB571D">
          <w:t xml:space="preserve">formate and acetate </w:t>
        </w:r>
      </w:ins>
      <w:ins w:id="20" w:author="Matt" w:date="2014-07-28T14:50:00Z">
        <w:r w:rsidR="00AB571D">
          <w:t>catabolism</w:t>
        </w:r>
      </w:ins>
      <w:ins w:id="21" w:author="Matt" w:date="2014-07-28T14:46:00Z">
        <w:r w:rsidR="00AB571D">
          <w:t xml:space="preserve"> pathways</w:t>
        </w:r>
      </w:ins>
      <w:ins w:id="22" w:author="Matt" w:date="2014-07-28T14:54:00Z">
        <w:r w:rsidR="003A2D22">
          <w:t xml:space="preserve">, and </w:t>
        </w:r>
      </w:ins>
      <w:ins w:id="23" w:author="Matt" w:date="2014-07-28T14:50:00Z">
        <w:r w:rsidR="00AB571D">
          <w:t>added over 20% more reaction-associated genes</w:t>
        </w:r>
      </w:ins>
      <w:ins w:id="24" w:author="Matt" w:date="2014-07-28T15:22:00Z">
        <w:r w:rsidR="00324E44">
          <w:t xml:space="preserve">. </w:t>
        </w:r>
      </w:ins>
      <w:r>
        <w:t>We are culturing the two strains from the Leigh lab (above) and working to deliver MCR with a specific activity for the purified protein of at least 5 units/mg (after activation) in the methane synthesis direction and 0.5 units/mg in methane oxidation.</w:t>
      </w:r>
      <w:r w:rsidR="00EE7768">
        <w:t xml:space="preserve"> </w:t>
      </w:r>
      <w:r>
        <w:t xml:space="preserve">We have built a potential energy model for MCR inter-atomic interaction potentials including calculating all force field parameters for substrates and preliminary force field parameters for the MCR and ANME-1 cofactors to yield a calculated MCR structure that is less than one </w:t>
      </w:r>
      <w:proofErr w:type="spellStart"/>
      <w:r>
        <w:t>Ångstrom</w:t>
      </w:r>
      <w:proofErr w:type="spellEnd"/>
      <w:r>
        <w:t xml:space="preserve"> different than the initial crystal structure.</w:t>
      </w:r>
    </w:p>
    <w:p w14:paraId="52FD9E12" w14:textId="14677E06" w:rsidR="00027C91" w:rsidRDefault="00027C91" w:rsidP="00EE7768">
      <w:pPr>
        <w:ind w:firstLine="720"/>
      </w:pPr>
      <w:r>
        <w:t xml:space="preserve">Regarding the technology to market goals, we have reached agreement and signed an IP sharing agreement among U. </w:t>
      </w:r>
      <w:proofErr w:type="spellStart"/>
      <w:r>
        <w:t>Mich</w:t>
      </w:r>
      <w:proofErr w:type="spellEnd"/>
      <w:r>
        <w:t xml:space="preserve">, U. Washington, PNNL, and ISB.  We expect that this agreement will be finalized and signed by 4/30/14. We have developed a profile of the existing patents related to methane to methanol (and GTL) biotechnology and expect to conduct further searches as new inventions are developed during the research. In addition, we have completed a preliminary market assessment of the methane to methanol conversion market and identified several potential competing technologies in the market. We have identified and engaged potential consultants with experience in the biofuel space for this project </w:t>
      </w:r>
      <w:r w:rsidR="00EE7768">
        <w:t>and</w:t>
      </w:r>
      <w:r>
        <w:t xml:space="preserve"> plan to be able to select a consultant by 5/1/14.</w:t>
      </w:r>
    </w:p>
    <w:p w14:paraId="56624E6D" w14:textId="484341D9" w:rsidR="00576829" w:rsidRPr="00510F78" w:rsidRDefault="00EE7768" w:rsidP="00510F78">
      <w:r>
        <w:br w:type="page"/>
      </w:r>
    </w:p>
    <w:p w14:paraId="4E3818A5" w14:textId="6F2CF8FF" w:rsidR="00510F78" w:rsidRPr="00510F78" w:rsidRDefault="00510F78" w:rsidP="00510F78">
      <w:r w:rsidRPr="006251B5">
        <w:rPr>
          <w:b/>
        </w:rPr>
        <w:lastRenderedPageBreak/>
        <w:t xml:space="preserve">B.    Status of milestones due in the current quarter </w:t>
      </w:r>
      <w:r w:rsidR="006251B5">
        <w:rPr>
          <w:b/>
        </w:rPr>
        <w:t>(</w:t>
      </w:r>
      <w:r w:rsidR="006251B5" w:rsidRPr="006251B5">
        <w:rPr>
          <w:b/>
        </w:rPr>
        <w:t xml:space="preserve">Q1FY14) </w:t>
      </w:r>
      <w:r w:rsidRPr="006251B5">
        <w:rPr>
          <w:b/>
        </w:rPr>
        <w:t>and status of any overdue milestones</w:t>
      </w:r>
      <w:r w:rsidR="005B2E39">
        <w:t xml:space="preserve">. </w:t>
      </w:r>
      <w:r w:rsidR="00E22E87">
        <w:t xml:space="preserve">I have included all milestones that are being currently worked on. </w:t>
      </w:r>
      <w:r w:rsidR="005B2E39">
        <w:t xml:space="preserve">Note that no milestones are overdue. </w:t>
      </w:r>
    </w:p>
    <w:tbl>
      <w:tblPr>
        <w:tblW w:w="0" w:type="auto"/>
        <w:tblLayout w:type="fixed"/>
        <w:tblCellMar>
          <w:left w:w="0" w:type="dxa"/>
          <w:right w:w="0" w:type="dxa"/>
        </w:tblCellMar>
        <w:tblLook w:val="04A0" w:firstRow="1" w:lastRow="0" w:firstColumn="1" w:lastColumn="0" w:noHBand="0" w:noVBand="1"/>
      </w:tblPr>
      <w:tblGrid>
        <w:gridCol w:w="738"/>
        <w:gridCol w:w="1260"/>
        <w:gridCol w:w="1440"/>
        <w:gridCol w:w="6030"/>
      </w:tblGrid>
      <w:tr w:rsidR="00510F78" w:rsidRPr="00510F78" w14:paraId="193B7C99" w14:textId="77777777" w:rsidTr="00B32066">
        <w:tc>
          <w:tcPr>
            <w:tcW w:w="73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59165093" w14:textId="77777777" w:rsidR="00510F78" w:rsidRPr="00510F78" w:rsidRDefault="00510F78" w:rsidP="00510F78">
            <w:r w:rsidRPr="00510F78">
              <w:rPr>
                <w:b/>
                <w:bCs/>
              </w:rPr>
              <w:t>WBS</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81E010D" w14:textId="77777777" w:rsidR="00510F78" w:rsidRPr="00510F78" w:rsidRDefault="00510F78" w:rsidP="00183C4F">
            <w:pPr>
              <w:ind w:right="109"/>
            </w:pPr>
            <w:r w:rsidRPr="00510F78">
              <w:rPr>
                <w:b/>
                <w:bCs/>
              </w:rPr>
              <w:t>Due Date</w:t>
            </w:r>
          </w:p>
        </w:tc>
        <w:tc>
          <w:tcPr>
            <w:tcW w:w="14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21B2DE8" w14:textId="77777777" w:rsidR="00510F78" w:rsidRPr="00510F78" w:rsidRDefault="00510F78" w:rsidP="00510F78">
            <w:r w:rsidRPr="00510F78">
              <w:rPr>
                <w:b/>
                <w:bCs/>
              </w:rPr>
              <w:t>Status</w:t>
            </w:r>
          </w:p>
        </w:tc>
        <w:tc>
          <w:tcPr>
            <w:tcW w:w="603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7BD037C" w14:textId="77777777" w:rsidR="00510F78" w:rsidRPr="00510F78" w:rsidRDefault="00510F78" w:rsidP="00510F78">
            <w:r w:rsidRPr="00510F78">
              <w:rPr>
                <w:b/>
                <w:bCs/>
              </w:rPr>
              <w:t>Summary</w:t>
            </w:r>
          </w:p>
        </w:tc>
      </w:tr>
      <w:tr w:rsidR="00FE19A6" w:rsidRPr="00510F78" w14:paraId="6DE555B4"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C969E0" w14:textId="084F560E" w:rsidR="00FE19A6" w:rsidRPr="00DC2CBB" w:rsidRDefault="00FE19A6" w:rsidP="00E63DAA">
            <w:pPr>
              <w:rPr>
                <w:rFonts w:cs="Times New Roman"/>
              </w:rPr>
            </w:pPr>
            <w:r w:rsidRPr="00DC2CBB">
              <w:t>M1.1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4EF9683" w14:textId="66A50A8F" w:rsidR="00FE19A6" w:rsidRPr="00DC2CBB" w:rsidRDefault="00FE19A6" w:rsidP="00183C4F">
            <w:pPr>
              <w:ind w:right="109"/>
              <w:rPr>
                <w:rFonts w:cs="Times New Roman"/>
              </w:rPr>
            </w:pPr>
            <w:r w:rsidRPr="00DC2CBB">
              <w:t>6/1/14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66DD4CA" w14:textId="08327D96" w:rsidR="00FE19A6" w:rsidRPr="00DC2CBB" w:rsidRDefault="00801578" w:rsidP="00E63DAA">
            <w:pPr>
              <w:rPr>
                <w:rFonts w:cs="Times New Roman"/>
              </w:rPr>
            </w:pPr>
            <w:r>
              <w:t>75%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77A627EF" w14:textId="189A893D" w:rsidR="00FE19A6" w:rsidRPr="00DC2CBB" w:rsidRDefault="00FE19A6" w:rsidP="00FE19A6">
            <w:pPr>
              <w:rPr>
                <w:rFonts w:cs="Times New Roman"/>
                <w:b/>
              </w:rPr>
            </w:pPr>
            <w:r w:rsidRPr="00DC2CBB">
              <w:rPr>
                <w:rFonts w:cs="Times New Roman"/>
                <w:b/>
                <w:color w:val="000000"/>
              </w:rPr>
              <w:t xml:space="preserve">Clone ANME MCR genes into </w:t>
            </w:r>
            <w:r w:rsidRPr="00DC2CBB">
              <w:rPr>
                <w:rFonts w:cs="Times New Roman"/>
                <w:b/>
                <w:i/>
                <w:color w:val="000000"/>
              </w:rPr>
              <w:t>M. maripaludis</w:t>
            </w:r>
            <w:r w:rsidRPr="00DC2CBB">
              <w:rPr>
                <w:rFonts w:cs="Times New Roman"/>
                <w:b/>
                <w:color w:val="000000"/>
              </w:rPr>
              <w:t xml:space="preserve"> and </w:t>
            </w:r>
            <w:r w:rsidR="00BE218E">
              <w:rPr>
                <w:rFonts w:cs="Times New Roman"/>
                <w:b/>
                <w:color w:val="000000"/>
              </w:rPr>
              <w:t>c</w:t>
            </w:r>
            <w:r w:rsidRPr="00DC2CBB">
              <w:rPr>
                <w:rFonts w:cs="Times New Roman"/>
                <w:b/>
              </w:rPr>
              <w:t xml:space="preserve">onfirm presence of introduced genes and expressed protein by RT-PCR and Western blot, and obtain at least 0.1 mg protein/g cell </w:t>
            </w:r>
            <w:proofErr w:type="spellStart"/>
            <w:r w:rsidRPr="00DC2CBB">
              <w:rPr>
                <w:rFonts w:cs="Times New Roman"/>
                <w:b/>
              </w:rPr>
              <w:t>dw</w:t>
            </w:r>
            <w:proofErr w:type="spellEnd"/>
            <w:r w:rsidRPr="00DC2CBB">
              <w:rPr>
                <w:rFonts w:cs="Times New Roman"/>
                <w:b/>
              </w:rPr>
              <w:t xml:space="preserve">.  Expressed protein will be </w:t>
            </w:r>
            <w:proofErr w:type="spellStart"/>
            <w:r w:rsidRPr="00DC2CBB">
              <w:rPr>
                <w:rFonts w:cs="Times New Roman"/>
                <w:b/>
              </w:rPr>
              <w:t>oligo</w:t>
            </w:r>
            <w:proofErr w:type="spellEnd"/>
            <w:r w:rsidRPr="00DC2CBB">
              <w:rPr>
                <w:rFonts w:cs="Times New Roman"/>
                <w:b/>
              </w:rPr>
              <w:t>-His tagged for purification and blotting.</w:t>
            </w:r>
          </w:p>
          <w:p w14:paraId="7E8921DF" w14:textId="3C56F06A" w:rsidR="00FE19A6" w:rsidRPr="00DC2CBB" w:rsidRDefault="00FE19A6" w:rsidP="00064C4A">
            <w:pPr>
              <w:rPr>
                <w:rFonts w:eastAsia="Times New Roman" w:cs="Times New Roman"/>
                <w:b/>
                <w:bCs/>
                <w:color w:val="000000"/>
              </w:rPr>
            </w:pPr>
            <w:r w:rsidRPr="00DC2CBB">
              <w:rPr>
                <w:bCs/>
              </w:rPr>
              <w:t xml:space="preserve">The </w:t>
            </w:r>
            <w:proofErr w:type="spellStart"/>
            <w:r w:rsidRPr="00DC2CBB">
              <w:rPr>
                <w:bCs/>
                <w:i/>
              </w:rPr>
              <w:t>mcr</w:t>
            </w:r>
            <w:proofErr w:type="spellEnd"/>
            <w:r w:rsidRPr="00DC2CBB">
              <w:rPr>
                <w:bCs/>
              </w:rPr>
              <w:t xml:space="preserve"> genes from an ANME-2C organism were PCR-amplified and </w:t>
            </w:r>
            <w:r w:rsidRPr="00DC2CBB">
              <w:rPr>
                <w:rFonts w:cs="Times New Roman"/>
                <w:color w:val="000000"/>
              </w:rPr>
              <w:t xml:space="preserve">cloned into a replicative expression vector with a His tag.  This construct was successfully transformed into </w:t>
            </w:r>
            <w:r w:rsidRPr="00DC2CBB">
              <w:rPr>
                <w:rFonts w:cs="Times New Roman"/>
                <w:i/>
                <w:color w:val="000000"/>
              </w:rPr>
              <w:t>M. maripaludis</w:t>
            </w:r>
            <w:r w:rsidRPr="00DC2CBB">
              <w:rPr>
                <w:rFonts w:cs="Times New Roman"/>
                <w:color w:val="000000"/>
              </w:rPr>
              <w:t>.  Unfortunately, expression was not sufficient to detect the His tag by Western blot.  To improve expression we are now cloning a codon-optimized version.</w:t>
            </w:r>
          </w:p>
        </w:tc>
      </w:tr>
      <w:tr w:rsidR="00FE19A6" w:rsidRPr="00510F78" w14:paraId="5A736547"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5BEBBE8" w14:textId="6E51DE42" w:rsidR="00FE19A6" w:rsidRPr="00DC2CBB" w:rsidRDefault="00FE19A6" w:rsidP="00E63DAA">
            <w:pPr>
              <w:rPr>
                <w:rFonts w:cs="Times New Roman"/>
              </w:rPr>
            </w:pPr>
            <w:r w:rsidRPr="00DC2CBB">
              <w:t>M1.2</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13B8D31" w14:textId="55C87C51" w:rsidR="00FE19A6" w:rsidRPr="00DC2CBB" w:rsidRDefault="00FE19A6" w:rsidP="00183C4F">
            <w:pPr>
              <w:ind w:right="109"/>
              <w:rPr>
                <w:rFonts w:cs="Times New Roman"/>
              </w:rPr>
            </w:pPr>
            <w:r w:rsidRPr="00DC2CBB">
              <w:t>11/1/14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14A48FCF" w14:textId="1A80188C" w:rsidR="00FE19A6" w:rsidRPr="00DC2CBB" w:rsidRDefault="00801578" w:rsidP="00E63DAA">
            <w:pPr>
              <w:rPr>
                <w:rFonts w:cs="Times New Roman"/>
              </w:rPr>
            </w:pPr>
            <w:r>
              <w:t>75%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0BC23AF7" w14:textId="77777777" w:rsidR="00FE19A6" w:rsidRPr="00DC2CBB" w:rsidRDefault="00FE19A6" w:rsidP="00FE19A6">
            <w:pPr>
              <w:rPr>
                <w:rFonts w:cs="Times New Roman"/>
                <w:b/>
              </w:rPr>
            </w:pPr>
            <w:r w:rsidRPr="00DC2CBB">
              <w:rPr>
                <w:rFonts w:cs="Times New Roman"/>
                <w:b/>
                <w:color w:val="000000"/>
              </w:rPr>
              <w:t xml:space="preserve">Clone </w:t>
            </w:r>
            <w:proofErr w:type="spellStart"/>
            <w:r w:rsidRPr="00DC2CBB">
              <w:rPr>
                <w:rFonts w:cs="Times New Roman"/>
                <w:b/>
                <w:i/>
                <w:color w:val="000000"/>
              </w:rPr>
              <w:t>Methanothermobacter</w:t>
            </w:r>
            <w:proofErr w:type="spellEnd"/>
            <w:r w:rsidRPr="00DC2CBB">
              <w:rPr>
                <w:rFonts w:cs="Times New Roman"/>
                <w:b/>
                <w:i/>
                <w:color w:val="000000"/>
              </w:rPr>
              <w:t xml:space="preserve"> </w:t>
            </w:r>
            <w:proofErr w:type="spellStart"/>
            <w:r w:rsidRPr="00DC2CBB">
              <w:rPr>
                <w:rFonts w:cs="Times New Roman"/>
                <w:b/>
                <w:i/>
                <w:color w:val="000000"/>
              </w:rPr>
              <w:t>marburgensis</w:t>
            </w:r>
            <w:proofErr w:type="spellEnd"/>
            <w:r w:rsidRPr="00DC2CBB">
              <w:rPr>
                <w:rFonts w:cs="Times New Roman"/>
                <w:b/>
                <w:color w:val="000000"/>
              </w:rPr>
              <w:t xml:space="preserve"> MCR genes into </w:t>
            </w:r>
            <w:r w:rsidRPr="00DC2CBB">
              <w:rPr>
                <w:rFonts w:cs="Times New Roman"/>
                <w:b/>
                <w:i/>
                <w:color w:val="000000"/>
              </w:rPr>
              <w:t>M. maripaludis</w:t>
            </w:r>
            <w:r w:rsidRPr="00DC2CBB">
              <w:rPr>
                <w:rFonts w:cs="Times New Roman"/>
                <w:b/>
                <w:color w:val="000000"/>
              </w:rPr>
              <w:t xml:space="preserve"> and verify expression.  </w:t>
            </w:r>
            <w:r w:rsidRPr="00DC2CBB">
              <w:rPr>
                <w:rFonts w:cs="Times New Roman"/>
                <w:b/>
              </w:rPr>
              <w:t xml:space="preserve">Confirm presence of introduced genes and expressed protein by RT-PCR and Western blot, and obtain at least 0.1 mg protein/g cell </w:t>
            </w:r>
            <w:proofErr w:type="spellStart"/>
            <w:r w:rsidRPr="00DC2CBB">
              <w:rPr>
                <w:rFonts w:cs="Times New Roman"/>
                <w:b/>
              </w:rPr>
              <w:t>dw</w:t>
            </w:r>
            <w:proofErr w:type="spellEnd"/>
            <w:r w:rsidRPr="00DC2CBB">
              <w:rPr>
                <w:rFonts w:cs="Times New Roman"/>
                <w:b/>
              </w:rPr>
              <w:t>.</w:t>
            </w:r>
          </w:p>
          <w:p w14:paraId="082DA72F" w14:textId="355CBCC5" w:rsidR="00FE19A6" w:rsidRPr="00DC2CBB" w:rsidRDefault="00FE19A6" w:rsidP="00064C4A">
            <w:pPr>
              <w:rPr>
                <w:rFonts w:eastAsia="Times New Roman" w:cs="Times New Roman"/>
                <w:b/>
                <w:bCs/>
                <w:color w:val="000000"/>
              </w:rPr>
            </w:pPr>
            <w:r w:rsidRPr="00DC2CBB">
              <w:rPr>
                <w:rFonts w:cs="Times New Roman"/>
                <w:color w:val="000000"/>
              </w:rPr>
              <w:t xml:space="preserve">The </w:t>
            </w:r>
            <w:proofErr w:type="spellStart"/>
            <w:r w:rsidRPr="00DC2CBB">
              <w:rPr>
                <w:rFonts w:cs="Times New Roman"/>
                <w:i/>
                <w:color w:val="000000"/>
              </w:rPr>
              <w:t>mcr</w:t>
            </w:r>
            <w:proofErr w:type="spellEnd"/>
            <w:r w:rsidRPr="00DC2CBB">
              <w:rPr>
                <w:rFonts w:cs="Times New Roman"/>
                <w:color w:val="000000"/>
              </w:rPr>
              <w:t xml:space="preserve"> genes were PCR-amplified from </w:t>
            </w:r>
            <w:r w:rsidRPr="00DC2CBB">
              <w:rPr>
                <w:rFonts w:cs="Times New Roman"/>
                <w:i/>
                <w:color w:val="000000"/>
              </w:rPr>
              <w:t xml:space="preserve">M. </w:t>
            </w:r>
            <w:proofErr w:type="spellStart"/>
            <w:r w:rsidRPr="00DC2CBB">
              <w:rPr>
                <w:rFonts w:cs="Times New Roman"/>
                <w:i/>
                <w:color w:val="000000"/>
              </w:rPr>
              <w:t>marburgensis</w:t>
            </w:r>
            <w:proofErr w:type="spellEnd"/>
            <w:r w:rsidRPr="00DC2CBB">
              <w:rPr>
                <w:rFonts w:cs="Times New Roman"/>
                <w:color w:val="000000"/>
              </w:rPr>
              <w:t xml:space="preserve"> DNA and cloned into a replicative expression vector with a His tag.  This construct was successfully transformed into </w:t>
            </w:r>
            <w:r w:rsidRPr="00DC2CBB">
              <w:rPr>
                <w:rFonts w:cs="Times New Roman"/>
                <w:i/>
                <w:color w:val="000000"/>
              </w:rPr>
              <w:t>M. maripaludis</w:t>
            </w:r>
            <w:r w:rsidRPr="00DC2CBB">
              <w:rPr>
                <w:rFonts w:cs="Times New Roman"/>
                <w:color w:val="000000"/>
              </w:rPr>
              <w:t>, where expression was sufficient to detect the His tag by Western blot.  The expression level has not yet been measured, but from the intensity of the Western it is low.  To improve expression we are now cloning a codon-optimized version.</w:t>
            </w:r>
          </w:p>
        </w:tc>
      </w:tr>
      <w:tr w:rsidR="00FE19A6" w:rsidRPr="00510F78" w14:paraId="617F6B2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EE1FCA7" w14:textId="579E3CCA" w:rsidR="00FE19A6" w:rsidRPr="00DC2CBB" w:rsidRDefault="00FE19A6" w:rsidP="00E63DAA">
            <w:pPr>
              <w:rPr>
                <w:rFonts w:cs="Times New Roman"/>
              </w:rPr>
            </w:pPr>
            <w:r w:rsidRPr="00DC2CBB">
              <w:rPr>
                <w:rFonts w:cs="Times New Roman"/>
              </w:rPr>
              <w:t>M2.1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EA65B32" w14:textId="3CD3CA54" w:rsidR="00FE19A6" w:rsidRPr="00DC2CBB" w:rsidRDefault="00B3405C" w:rsidP="00183C4F">
            <w:pPr>
              <w:ind w:right="109"/>
              <w:rPr>
                <w:rFonts w:cs="Times New Roman"/>
              </w:rPr>
            </w:pPr>
            <w:r>
              <w:rPr>
                <w:rFonts w:cs="Times New Roman"/>
              </w:rPr>
              <w:t>1</w:t>
            </w:r>
            <w:r w:rsidR="00FE19A6" w:rsidRPr="00DC2CBB">
              <w:rPr>
                <w:rFonts w:cs="Times New Roman"/>
              </w:rPr>
              <w:t>2/1/14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F0586C6" w14:textId="2E9E240E" w:rsidR="00FE19A6" w:rsidRPr="00DC2CBB" w:rsidRDefault="00801578" w:rsidP="00E63DAA">
            <w:pPr>
              <w:rPr>
                <w:rFonts w:cs="Times New Roman"/>
              </w:rPr>
            </w:pPr>
            <w:r>
              <w:rPr>
                <w:rFonts w:cs="Times New Roman"/>
              </w:rPr>
              <w:t>75% C</w:t>
            </w:r>
            <w:r w:rsidR="00FE19A6" w:rsidRPr="00DC2CBB">
              <w:rPr>
                <w:rFonts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2102C47" w14:textId="302FE5C9" w:rsidR="00FE19A6" w:rsidRPr="00DC2CBB" w:rsidRDefault="00FE19A6" w:rsidP="003F6792">
            <w:pPr>
              <w:rPr>
                <w:rFonts w:eastAsia="Times New Roman" w:cs="Times New Roman"/>
                <w:b/>
                <w:color w:val="000000"/>
              </w:rPr>
            </w:pPr>
            <w:r w:rsidRPr="00DC2CBB">
              <w:rPr>
                <w:rFonts w:eastAsia="Times New Roman" w:cs="Times New Roman"/>
                <w:b/>
                <w:bCs/>
                <w:color w:val="000000"/>
              </w:rPr>
              <w:t xml:space="preserve">Build draft genome scale flux balance and core metabolic flux models for </w:t>
            </w:r>
            <w:r w:rsidRPr="00DC2CBB">
              <w:rPr>
                <w:rFonts w:eastAsia="Times New Roman" w:cs="Times New Roman"/>
                <w:b/>
                <w:bCs/>
                <w:i/>
                <w:color w:val="000000"/>
              </w:rPr>
              <w:t xml:space="preserve">M. </w:t>
            </w:r>
            <w:r w:rsidR="006578A6" w:rsidRPr="00DC2CBB">
              <w:rPr>
                <w:rFonts w:eastAsia="Times New Roman" w:cs="Times New Roman"/>
                <w:b/>
                <w:bCs/>
                <w:i/>
                <w:color w:val="000000"/>
              </w:rPr>
              <w:t>mar</w:t>
            </w:r>
            <w:r w:rsidR="006578A6">
              <w:rPr>
                <w:rFonts w:eastAsia="Times New Roman" w:cs="Times New Roman"/>
                <w:b/>
                <w:bCs/>
                <w:i/>
                <w:color w:val="000000"/>
              </w:rPr>
              <w:t>i</w:t>
            </w:r>
            <w:r w:rsidR="006578A6" w:rsidRPr="00DC2CBB">
              <w:rPr>
                <w:rFonts w:eastAsia="Times New Roman" w:cs="Times New Roman"/>
                <w:b/>
                <w:bCs/>
                <w:i/>
                <w:color w:val="000000"/>
              </w:rPr>
              <w:t>paludis</w:t>
            </w:r>
            <w:r w:rsidR="006578A6" w:rsidRPr="00DC2CBB">
              <w:rPr>
                <w:rFonts w:eastAsia="Times New Roman" w:cs="Times New Roman"/>
                <w:b/>
                <w:bCs/>
                <w:color w:val="000000"/>
              </w:rPr>
              <w:t xml:space="preserve"> </w:t>
            </w:r>
            <w:r w:rsidRPr="00DC2CBB">
              <w:rPr>
                <w:rFonts w:eastAsia="Times New Roman" w:cs="Times New Roman"/>
                <w:b/>
                <w:bCs/>
                <w:color w:val="000000"/>
              </w:rPr>
              <w:t>metabolism:</w:t>
            </w:r>
            <w:r w:rsidRPr="00DC2CBB">
              <w:rPr>
                <w:rFonts w:eastAsia="Times New Roman" w:cs="Times New Roman"/>
                <w:color w:val="000000"/>
              </w:rPr>
              <w:t xml:space="preserve"> </w:t>
            </w:r>
            <w:r w:rsidR="00B3405C" w:rsidRPr="00B3405C">
              <w:rPr>
                <w:rFonts w:eastAsia="Times New Roman" w:cs="Times New Roman"/>
                <w:b/>
                <w:bCs/>
                <w:color w:val="000000"/>
              </w:rPr>
              <w:t xml:space="preserve">Deliver first genome-scale metabolic model capable of simulating growth and byproduct section </w:t>
            </w:r>
            <w:proofErr w:type="gramStart"/>
            <w:r w:rsidR="00B3405C" w:rsidRPr="00B3405C">
              <w:rPr>
                <w:rFonts w:eastAsia="Times New Roman" w:cs="Times New Roman"/>
                <w:b/>
                <w:bCs/>
                <w:color w:val="000000"/>
              </w:rPr>
              <w:t>with  &gt;</w:t>
            </w:r>
            <w:proofErr w:type="gramEnd"/>
            <w:r w:rsidR="00B3405C" w:rsidRPr="00B3405C">
              <w:rPr>
                <w:rFonts w:eastAsia="Times New Roman" w:cs="Times New Roman"/>
                <w:b/>
                <w:bCs/>
                <w:color w:val="000000"/>
              </w:rPr>
              <w:t>75% accuracy.</w:t>
            </w:r>
            <w:r w:rsidR="00B3405C">
              <w:rPr>
                <w:rFonts w:ascii="Calibri" w:hAnsi="Calibri"/>
                <w:color w:val="DD0806"/>
              </w:rPr>
              <w:t xml:space="preserve"> </w:t>
            </w:r>
            <w:r w:rsidRPr="00DC2CBB">
              <w:rPr>
                <w:rFonts w:eastAsia="Times New Roman" w:cs="Times New Roman"/>
                <w:color w:val="000000"/>
              </w:rPr>
              <w:t>We have completed the semi-automated recon</w:t>
            </w:r>
            <w:r w:rsidR="00DC2CBB" w:rsidRPr="00DC2CBB">
              <w:rPr>
                <w:rFonts w:eastAsia="Times New Roman" w:cs="Times New Roman"/>
                <w:color w:val="000000"/>
              </w:rPr>
              <w:t>struction of version 1.0 of the</w:t>
            </w:r>
            <w:r w:rsidRPr="00DC2CBB">
              <w:rPr>
                <w:rFonts w:eastAsia="Times New Roman" w:cs="Times New Roman"/>
                <w:color w:val="000000"/>
              </w:rPr>
              <w:t xml:space="preserve"> </w:t>
            </w:r>
            <w:r w:rsidRPr="00DC2CBB">
              <w:rPr>
                <w:rFonts w:eastAsia="Times New Roman" w:cs="Times New Roman"/>
                <w:i/>
                <w:color w:val="000000"/>
              </w:rPr>
              <w:t>M. maripaludis</w:t>
            </w:r>
            <w:r w:rsidRPr="00DC2CBB">
              <w:rPr>
                <w:rFonts w:eastAsia="Times New Roman" w:cs="Times New Roman"/>
                <w:color w:val="000000"/>
              </w:rPr>
              <w:t xml:space="preserve"> model using our maximum likelihood orthology approach.</w:t>
            </w:r>
            <w:r w:rsidR="009D7952">
              <w:rPr>
                <w:rFonts w:eastAsia="Times New Roman" w:cs="Times New Roman"/>
                <w:color w:val="000000"/>
              </w:rPr>
              <w:t xml:space="preserve"> (See Section C, Figure 1)</w:t>
            </w:r>
            <w:r w:rsidR="00B3405C">
              <w:rPr>
                <w:rFonts w:eastAsia="Times New Roman" w:cs="Times New Roman"/>
                <w:color w:val="000000"/>
              </w:rPr>
              <w:t>.</w:t>
            </w:r>
            <w:r w:rsidR="00B3405C" w:rsidRPr="00DC2CBB">
              <w:rPr>
                <w:rFonts w:eastAsia="Times New Roman" w:cs="Times New Roman"/>
                <w:color w:val="000000"/>
              </w:rPr>
              <w:t xml:space="preserve"> </w:t>
            </w:r>
            <w:del w:id="25" w:author="Matt" w:date="2014-07-28T15:20:00Z">
              <w:r w:rsidR="00B3405C" w:rsidRPr="00DC2CBB" w:rsidDel="003F6792">
                <w:rPr>
                  <w:rFonts w:eastAsia="Times New Roman" w:cs="Times New Roman"/>
                  <w:color w:val="000000"/>
                </w:rPr>
                <w:delText xml:space="preserve">We </w:delText>
              </w:r>
            </w:del>
            <w:del w:id="26" w:author="Matt" w:date="2014-07-28T14:21:00Z">
              <w:r w:rsidR="00B3405C" w:rsidRPr="00DC2CBB" w:rsidDel="00897695">
                <w:rPr>
                  <w:rFonts w:eastAsia="Times New Roman" w:cs="Times New Roman"/>
                  <w:color w:val="000000"/>
                </w:rPr>
                <w:delText>have begun</w:delText>
              </w:r>
            </w:del>
            <w:del w:id="27" w:author="Matt" w:date="2014-07-28T15:20:00Z">
              <w:r w:rsidR="00B3405C" w:rsidRPr="00DC2CBB" w:rsidDel="003F6792">
                <w:rPr>
                  <w:rFonts w:eastAsia="Times New Roman" w:cs="Times New Roman"/>
                  <w:color w:val="000000"/>
                </w:rPr>
                <w:delText xml:space="preserve"> the </w:delText>
              </w:r>
            </w:del>
            <w:ins w:id="28" w:author="Matt" w:date="2014-07-28T15:20:00Z">
              <w:r w:rsidR="003F6792">
                <w:rPr>
                  <w:rFonts w:eastAsia="Times New Roman" w:cs="Times New Roman"/>
                  <w:color w:val="000000"/>
                </w:rPr>
                <w:t xml:space="preserve">Our </w:t>
              </w:r>
            </w:ins>
            <w:r w:rsidR="00B3405C" w:rsidRPr="00DC2CBB">
              <w:rPr>
                <w:rFonts w:eastAsia="Times New Roman" w:cs="Times New Roman"/>
                <w:color w:val="000000"/>
              </w:rPr>
              <w:t xml:space="preserve">manual curation of the </w:t>
            </w:r>
            <w:r w:rsidR="00B3405C" w:rsidRPr="00DC2CBB">
              <w:rPr>
                <w:rFonts w:eastAsia="Times New Roman" w:cs="Times New Roman"/>
                <w:i/>
                <w:color w:val="000000"/>
              </w:rPr>
              <w:t>M. maripaludis</w:t>
            </w:r>
            <w:r w:rsidR="00B3405C" w:rsidRPr="00DC2CBB">
              <w:rPr>
                <w:rFonts w:eastAsia="Times New Roman" w:cs="Times New Roman"/>
                <w:color w:val="000000"/>
              </w:rPr>
              <w:t xml:space="preserve"> draft model </w:t>
            </w:r>
            <w:ins w:id="29" w:author="Matt" w:date="2014-07-28T15:20:00Z">
              <w:r w:rsidR="003F6792">
                <w:rPr>
                  <w:rFonts w:eastAsia="Times New Roman" w:cs="Times New Roman"/>
                  <w:color w:val="000000"/>
                </w:rPr>
                <w:t>has improved the accuracy of the electron transport chain</w:t>
              </w:r>
            </w:ins>
            <w:ins w:id="30" w:author="Matt" w:date="2014-07-28T15:21:00Z">
              <w:r w:rsidR="003F6792">
                <w:rPr>
                  <w:rFonts w:eastAsia="Times New Roman" w:cs="Times New Roman"/>
                  <w:color w:val="000000"/>
                </w:rPr>
                <w:t xml:space="preserve">, corrected </w:t>
              </w:r>
            </w:ins>
            <w:ins w:id="31" w:author="Matt" w:date="2014-07-28T15:20:00Z">
              <w:r w:rsidR="003F6792">
                <w:rPr>
                  <w:rFonts w:eastAsia="Times New Roman" w:cs="Times New Roman"/>
                  <w:color w:val="000000"/>
                </w:rPr>
                <w:t>uptake pathways for formate and acetate</w:t>
              </w:r>
            </w:ins>
            <w:ins w:id="32" w:author="Matt" w:date="2014-07-28T15:21:00Z">
              <w:r w:rsidR="003F6792">
                <w:rPr>
                  <w:rFonts w:eastAsia="Times New Roman" w:cs="Times New Roman"/>
                  <w:color w:val="000000"/>
                </w:rPr>
                <w:t>, and added over 20% more genes to the model using</w:t>
              </w:r>
            </w:ins>
            <w:del w:id="33" w:author="Matt" w:date="2014-07-28T15:21:00Z">
              <w:r w:rsidR="00B3405C" w:rsidRPr="00DC2CBB" w:rsidDel="003F6792">
                <w:rPr>
                  <w:rFonts w:eastAsia="Times New Roman" w:cs="Times New Roman"/>
                  <w:color w:val="000000"/>
                </w:rPr>
                <w:delText>based on</w:delText>
              </w:r>
            </w:del>
            <w:r w:rsidR="00B3405C" w:rsidRPr="00DC2CBB">
              <w:rPr>
                <w:rFonts w:eastAsia="Times New Roman" w:cs="Times New Roman"/>
                <w:color w:val="000000"/>
              </w:rPr>
              <w:t xml:space="preserve"> biochemical, genetic, and physiological data from literature.</w:t>
            </w:r>
          </w:p>
        </w:tc>
      </w:tr>
      <w:tr w:rsidR="00FE19A6" w:rsidRPr="00510F78" w14:paraId="184A7391"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A2DCDE" w14:textId="423829C5" w:rsidR="00FE19A6" w:rsidRPr="00DC2CBB" w:rsidRDefault="00FE19A6" w:rsidP="00E63DAA">
            <w:r w:rsidRPr="00DC2CBB">
              <w:lastRenderedPageBreak/>
              <w:t>M3.1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E0002EB" w14:textId="2661E2D2" w:rsidR="00FE19A6" w:rsidRPr="00DC2CBB" w:rsidRDefault="00FE19A6" w:rsidP="00183C4F">
            <w:pPr>
              <w:ind w:right="109"/>
            </w:pPr>
            <w:r w:rsidRPr="00DC2CBB">
              <w:rPr>
                <w:rFonts w:cs="Times New Roman"/>
              </w:rPr>
              <w:t>10/1/14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17CDC24" w14:textId="19743EEF" w:rsidR="00FE19A6" w:rsidRPr="00DC2CBB" w:rsidRDefault="00801578" w:rsidP="00E63DAA">
            <w:r>
              <w:rPr>
                <w:rFonts w:cs="Times New Roman"/>
              </w:rPr>
              <w:t>25% C</w:t>
            </w:r>
            <w:r w:rsidR="00FE19A6" w:rsidRPr="00DC2CBB">
              <w:rPr>
                <w:rFonts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E164B0F" w14:textId="3C60DAA2" w:rsidR="00FE19A6" w:rsidRPr="00DC2CBB" w:rsidRDefault="00FE19A6" w:rsidP="00576829">
            <w:pPr>
              <w:rPr>
                <w:rFonts w:eastAsia="Times New Roman"/>
              </w:rPr>
            </w:pPr>
            <w:r w:rsidRPr="00DC2CBB">
              <w:rPr>
                <w:rFonts w:cs="Arial"/>
                <w:b/>
              </w:rPr>
              <w:t>Deliver MCR with a specific activity for the purified protein of at least 5 units/mg (after activation) in the methane synthesis direction and 0.5 units/mg in methane oxidation.</w:t>
            </w:r>
            <w:r w:rsidRPr="00DC2CBB">
              <w:rPr>
                <w:rFonts w:cs="Arial"/>
              </w:rPr>
              <w:t xml:space="preserve"> We have received two strains containing the </w:t>
            </w:r>
            <w:proofErr w:type="spellStart"/>
            <w:r w:rsidRPr="00DC2CBB">
              <w:rPr>
                <w:rFonts w:cs="Arial"/>
              </w:rPr>
              <w:t>heterologously</w:t>
            </w:r>
            <w:proofErr w:type="spellEnd"/>
            <w:r w:rsidRPr="00DC2CBB">
              <w:rPr>
                <w:rFonts w:cs="Arial"/>
              </w:rPr>
              <w:t xml:space="preserve"> expressed MCR from John Leigh’s group and are growing the cells to test activity. One strain contains a his-tagged MCR and the other lacks a purification tag.  </w:t>
            </w:r>
          </w:p>
        </w:tc>
      </w:tr>
      <w:tr w:rsidR="00FE19A6" w:rsidRPr="00510F78" w14:paraId="478F0588"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8FEA40" w14:textId="7068D369" w:rsidR="00FE19A6" w:rsidRPr="00DC2CBB" w:rsidRDefault="00FE19A6" w:rsidP="00E63DAA">
            <w:r w:rsidRPr="00DC2CBB">
              <w:t>M3.2</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C1A8DE9" w14:textId="02B838D4" w:rsidR="00FE19A6" w:rsidRPr="00DC2CBB" w:rsidRDefault="00FE19A6" w:rsidP="00183C4F">
            <w:pPr>
              <w:ind w:right="109"/>
            </w:pPr>
            <w:r w:rsidRPr="00DC2CBB">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1C31CCF" w14:textId="5041909D" w:rsidR="00FE19A6" w:rsidRPr="00DC2CBB" w:rsidRDefault="00801578" w:rsidP="00E63DAA">
            <w:r>
              <w:t>10%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3534D9A9" w14:textId="785CAE7C" w:rsidR="00FE19A6" w:rsidRPr="00DC2CBB" w:rsidRDefault="00FE19A6" w:rsidP="00B3405C">
            <w:pPr>
              <w:rPr>
                <w:rFonts w:eastAsia="Times New Roman"/>
                <w:b/>
                <w:color w:val="000000"/>
              </w:rPr>
            </w:pPr>
            <w:r w:rsidRPr="00DC2CBB">
              <w:rPr>
                <w:rFonts w:cs="Arial"/>
                <w:b/>
              </w:rPr>
              <w:t xml:space="preserve">Milestone: choose the HDR with a specific activity of at least 10 units/mg. </w:t>
            </w:r>
            <w:r w:rsidRPr="00DC2CBB">
              <w:rPr>
                <w:rFonts w:cs="Arial"/>
              </w:rPr>
              <w:t>We will assay HDR in the cells sent from John Leigh’s group.</w:t>
            </w:r>
          </w:p>
        </w:tc>
      </w:tr>
      <w:tr w:rsidR="00FE19A6" w:rsidRPr="00510F78" w14:paraId="5EFB734C"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37B64DE" w14:textId="0FD2E703" w:rsidR="00FE19A6" w:rsidRPr="00DC2CBB" w:rsidRDefault="00FE19A6" w:rsidP="00E63DAA">
            <w:r w:rsidRPr="00DC2CBB">
              <w:t>M4.1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FD981C5" w14:textId="7DF0176E" w:rsidR="00FE19A6" w:rsidRPr="00DC2CBB" w:rsidRDefault="00B3405C" w:rsidP="00183C4F">
            <w:pPr>
              <w:ind w:right="109"/>
            </w:pPr>
            <w:r>
              <w:t>7</w:t>
            </w:r>
            <w:r w:rsidR="00FE19A6" w:rsidRPr="00DC2CBB">
              <w:t>/1/14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36545CC6" w14:textId="7E55C6C0" w:rsidR="00FE19A6" w:rsidRPr="00DC2CBB" w:rsidRDefault="00801578" w:rsidP="00E63DAA">
            <w:r>
              <w:t xml:space="preserve">100% </w:t>
            </w:r>
            <w:r w:rsidR="00B3405C">
              <w:t>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D77FB95" w14:textId="12C70145" w:rsidR="00FE19A6" w:rsidRPr="00DC2CBB" w:rsidRDefault="00B3405C" w:rsidP="00A74DD2">
            <w:pPr>
              <w:rPr>
                <w:rFonts w:eastAsia="Times New Roman"/>
                <w:color w:val="000000"/>
              </w:rPr>
            </w:pPr>
            <w:r w:rsidRPr="00B3405C">
              <w:rPr>
                <w:rFonts w:eastAsia="Times New Roman"/>
                <w:b/>
                <w:color w:val="000000"/>
              </w:rPr>
              <w:t xml:space="preserve">Reproduce experimental MCR structure 1MRO.pdb with a root-mean-squared deviation of less than 10 </w:t>
            </w:r>
            <w:proofErr w:type="spellStart"/>
            <w:r w:rsidRPr="00B3405C">
              <w:rPr>
                <w:rFonts w:eastAsia="Times New Roman"/>
                <w:b/>
                <w:color w:val="000000"/>
              </w:rPr>
              <w:t>Ångstroms</w:t>
            </w:r>
            <w:proofErr w:type="spellEnd"/>
            <w:r w:rsidRPr="00B3405C">
              <w:rPr>
                <w:rFonts w:eastAsia="Times New Roman"/>
                <w:b/>
                <w:color w:val="000000"/>
              </w:rPr>
              <w:t xml:space="preserve">.  </w:t>
            </w:r>
            <w:r w:rsidR="00FE19A6" w:rsidRPr="00DC2CBB">
              <w:rPr>
                <w:rFonts w:eastAsia="Times New Roman"/>
                <w:color w:val="000000"/>
              </w:rPr>
              <w:t xml:space="preserve">We have calculated all force field parameters for substrates and preliminary force field parameters for the MCR and ANME-1 cofactors. The calculated 1MRO.pdb structure </w:t>
            </w:r>
            <w:r w:rsidR="00A74DD2">
              <w:rPr>
                <w:rFonts w:eastAsia="Times New Roman"/>
                <w:color w:val="000000"/>
              </w:rPr>
              <w:t>differs by</w:t>
            </w:r>
            <w:r w:rsidR="00FE19A6" w:rsidRPr="00DC2CBB">
              <w:rPr>
                <w:rFonts w:eastAsia="Times New Roman"/>
                <w:color w:val="000000"/>
              </w:rPr>
              <w:t xml:space="preserve"> less than </w:t>
            </w:r>
            <w:r w:rsidR="00A74DD2">
              <w:rPr>
                <w:rFonts w:eastAsia="Times New Roman"/>
                <w:color w:val="000000"/>
              </w:rPr>
              <w:t>1</w:t>
            </w:r>
            <w:r w:rsidR="00FE19A6" w:rsidRPr="00DC2CBB">
              <w:rPr>
                <w:rFonts w:eastAsia="Times New Roman"/>
                <w:color w:val="000000"/>
              </w:rPr>
              <w:t xml:space="preserve"> </w:t>
            </w:r>
            <w:r w:rsidR="00FE19A6" w:rsidRPr="00DC2CBB">
              <w:rPr>
                <w:rFonts w:eastAsia="Times New Roman" w:cs="Times New Roman"/>
                <w:color w:val="000000"/>
              </w:rPr>
              <w:t>Å</w:t>
            </w:r>
            <w:r w:rsidR="00FE19A6" w:rsidRPr="00DC2CBB">
              <w:rPr>
                <w:rFonts w:eastAsia="Times New Roman"/>
                <w:color w:val="000000"/>
              </w:rPr>
              <w:t xml:space="preserve"> </w:t>
            </w:r>
            <w:r w:rsidR="00A74DD2">
              <w:rPr>
                <w:rFonts w:eastAsia="Times New Roman"/>
                <w:color w:val="000000"/>
              </w:rPr>
              <w:t>from</w:t>
            </w:r>
            <w:r w:rsidR="00FE19A6" w:rsidRPr="00DC2CBB">
              <w:rPr>
                <w:rFonts w:eastAsia="Times New Roman"/>
                <w:color w:val="000000"/>
              </w:rPr>
              <w:t xml:space="preserve"> the initial crystal structure.</w:t>
            </w:r>
          </w:p>
        </w:tc>
      </w:tr>
      <w:tr w:rsidR="00FE19A6" w:rsidRPr="00510F78" w14:paraId="7B37CA40"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6937C61" w14:textId="77777777" w:rsidR="00FE19A6" w:rsidRPr="00DC2CBB" w:rsidRDefault="00FE19A6" w:rsidP="00E63DAA">
            <w:r w:rsidRPr="00DC2CBB">
              <w:t>M5.1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3177632" w14:textId="77777777" w:rsidR="00FE19A6" w:rsidRPr="00DC2CBB" w:rsidRDefault="00FE19A6" w:rsidP="00183C4F">
            <w:pPr>
              <w:ind w:right="109"/>
            </w:pPr>
            <w:r w:rsidRPr="00DC2CBB">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61E37A7" w14:textId="3676511A" w:rsidR="00FE19A6" w:rsidRPr="00DC2CBB" w:rsidRDefault="00801578" w:rsidP="00E63DAA">
            <w:r>
              <w:t>90%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049D331" w14:textId="2927B2CE" w:rsidR="00FE19A6" w:rsidRPr="00DC2CBB" w:rsidRDefault="00A74DD2" w:rsidP="00A74DD2">
            <w:pPr>
              <w:rPr>
                <w:rFonts w:eastAsia="Times New Roman"/>
                <w:b/>
                <w:color w:val="000000"/>
              </w:rPr>
            </w:pPr>
            <w:r>
              <w:rPr>
                <w:rFonts w:eastAsia="Times New Roman"/>
                <w:b/>
                <w:color w:val="000000"/>
              </w:rPr>
              <w:t>Agree</w:t>
            </w:r>
            <w:r w:rsidR="00FE19A6" w:rsidRPr="00DC2CBB">
              <w:rPr>
                <w:rFonts w:eastAsia="Times New Roman"/>
                <w:b/>
                <w:color w:val="000000"/>
              </w:rPr>
              <w:t xml:space="preserve"> and sign an IP sharing agreement among U. </w:t>
            </w:r>
            <w:proofErr w:type="spellStart"/>
            <w:r w:rsidR="00FE19A6" w:rsidRPr="00DC2CBB">
              <w:rPr>
                <w:rFonts w:eastAsia="Times New Roman"/>
                <w:b/>
                <w:color w:val="000000"/>
              </w:rPr>
              <w:t>Mich</w:t>
            </w:r>
            <w:proofErr w:type="spellEnd"/>
            <w:r w:rsidR="00FE19A6" w:rsidRPr="00DC2CBB">
              <w:rPr>
                <w:rFonts w:eastAsia="Times New Roman"/>
                <w:b/>
                <w:color w:val="000000"/>
              </w:rPr>
              <w:t xml:space="preserve">, U. Washington, PNNL, and ISB.  </w:t>
            </w:r>
            <w:r w:rsidR="00FE19A6" w:rsidRPr="00DC2CBB">
              <w:rPr>
                <w:rFonts w:eastAsia="Times New Roman"/>
                <w:color w:val="000000"/>
              </w:rPr>
              <w:t xml:space="preserve">An IP sharing agreement </w:t>
            </w:r>
            <w:r>
              <w:rPr>
                <w:rFonts w:eastAsia="Times New Roman"/>
                <w:color w:val="000000"/>
              </w:rPr>
              <w:t>was</w:t>
            </w:r>
            <w:r w:rsidR="00FE19A6" w:rsidRPr="00DC2CBB">
              <w:rPr>
                <w:rFonts w:eastAsia="Times New Roman"/>
                <w:color w:val="000000"/>
              </w:rPr>
              <w:t xml:space="preserve"> drafted and shared with all institutions in December 2013.  The final institution has provided feedback in mid-March.  Final discussions are being planned for the first week of April and we expect that this agreement will be finalized and signed by 4/30/14.</w:t>
            </w:r>
          </w:p>
        </w:tc>
      </w:tr>
      <w:tr w:rsidR="00FE19A6" w:rsidRPr="00510F78" w14:paraId="108C26F2"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656F615" w14:textId="77777777" w:rsidR="00FE19A6" w:rsidRPr="00DC2CBB" w:rsidRDefault="00FE19A6" w:rsidP="00510F78">
            <w:r w:rsidRPr="00DC2CBB">
              <w:t>M5.2</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12B4EC8" w14:textId="77777777" w:rsidR="00FE19A6" w:rsidRPr="00DC2CBB" w:rsidRDefault="00FE19A6" w:rsidP="00183C4F">
            <w:pPr>
              <w:ind w:right="109"/>
            </w:pPr>
            <w:r w:rsidRPr="00DC2CBB">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257A2F9E" w14:textId="74122577" w:rsidR="00FE19A6" w:rsidRPr="00DC2CBB" w:rsidRDefault="00801578" w:rsidP="00510F78">
            <w:r>
              <w:t xml:space="preserve">100% </w:t>
            </w:r>
            <w:r w:rsidR="00FE19A6" w:rsidRPr="00DC2CBB">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B8175AC" w14:textId="77777777" w:rsidR="00FE19A6" w:rsidRPr="00DC2CBB" w:rsidRDefault="00FE19A6" w:rsidP="007A504F">
            <w:pPr>
              <w:rPr>
                <w:rFonts w:eastAsia="Times New Roman"/>
                <w:color w:val="000000"/>
              </w:rPr>
            </w:pPr>
            <w:r w:rsidRPr="00DC2CBB">
              <w:rPr>
                <w:rFonts w:cs="Times New Roman"/>
                <w:b/>
              </w:rPr>
              <w:t xml:space="preserve">Develop a profile of the existing patents related to methane to methanol (and GTL) biotechnology.  </w:t>
            </w:r>
            <w:r w:rsidRPr="00DC2CBB">
              <w:rPr>
                <w:rFonts w:cs="Times New Roman"/>
              </w:rPr>
              <w:t>With the help of an OTT Fellow, a preliminary search of the patents related to the bioconversion of methane to methanol and to butanol has been completed. We expect to conduct further searches as new inventions are developed during the research.</w:t>
            </w:r>
          </w:p>
        </w:tc>
      </w:tr>
      <w:tr w:rsidR="00FE19A6" w:rsidRPr="00510F78" w14:paraId="06EF5CF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BBED51F" w14:textId="77777777" w:rsidR="00FE19A6" w:rsidRPr="00DC2CBB" w:rsidRDefault="00FE19A6" w:rsidP="00510F78">
            <w:r w:rsidRPr="00DC2CBB">
              <w:t>M5.3</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30303D8" w14:textId="77777777" w:rsidR="00FE19A6" w:rsidRPr="00DC2CBB" w:rsidRDefault="00FE19A6" w:rsidP="00183C4F">
            <w:pPr>
              <w:ind w:right="109"/>
            </w:pPr>
            <w:r w:rsidRPr="00DC2CBB">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5B7396D" w14:textId="77777777" w:rsidR="00FE19A6" w:rsidRPr="00DC2CBB" w:rsidRDefault="00FE19A6" w:rsidP="00510F78">
            <w:r w:rsidRPr="00DC2CBB">
              <w:t>Incomplete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1230123" w14:textId="7265FE49" w:rsidR="00FE19A6" w:rsidRPr="00DC2CBB" w:rsidRDefault="00FE19A6" w:rsidP="00A74DD2">
            <w:pPr>
              <w:rPr>
                <w:rFonts w:eastAsia="Times New Roman"/>
                <w:color w:val="000000"/>
              </w:rPr>
            </w:pPr>
            <w:r w:rsidRPr="00DC2CBB">
              <w:rPr>
                <w:rFonts w:eastAsia="Times New Roman"/>
                <w:b/>
                <w:color w:val="000000"/>
              </w:rPr>
              <w:t xml:space="preserve">File provisional patent for our plan to convert methane to methanol. </w:t>
            </w:r>
            <w:r w:rsidR="00A74DD2">
              <w:rPr>
                <w:rFonts w:eastAsia="Times New Roman"/>
                <w:color w:val="000000"/>
              </w:rPr>
              <w:t>G</w:t>
            </w:r>
            <w:r w:rsidRPr="00DC2CBB">
              <w:rPr>
                <w:rFonts w:eastAsia="Times New Roman"/>
                <w:color w:val="000000"/>
              </w:rPr>
              <w:t xml:space="preserve">iven the very early stage of the research, no patent filings have been completed. We </w:t>
            </w:r>
            <w:r w:rsidR="00A74DD2">
              <w:rPr>
                <w:rFonts w:eastAsia="Times New Roman"/>
                <w:color w:val="000000"/>
              </w:rPr>
              <w:t>will</w:t>
            </w:r>
            <w:r w:rsidRPr="00DC2CBB">
              <w:rPr>
                <w:rFonts w:eastAsia="Times New Roman"/>
                <w:color w:val="000000"/>
              </w:rPr>
              <w:t xml:space="preserve"> file patent applications as more data is obtained and further validation of the pathway is completed.</w:t>
            </w:r>
          </w:p>
        </w:tc>
      </w:tr>
      <w:tr w:rsidR="00FE19A6" w:rsidRPr="00510F78" w14:paraId="54DE5827"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7CEC4AE" w14:textId="521B47E2" w:rsidR="00FE19A6" w:rsidRPr="00DC2CBB" w:rsidRDefault="006D1FA3" w:rsidP="006E49A2">
            <w:r>
              <w:t>M</w:t>
            </w:r>
            <w:r w:rsidR="00FE19A6" w:rsidRPr="00DC2CBB">
              <w:t>5.4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25C033B" w14:textId="77777777" w:rsidR="00FE19A6" w:rsidRPr="00DC2CBB" w:rsidRDefault="00FE19A6" w:rsidP="00183C4F">
            <w:pPr>
              <w:ind w:right="109"/>
            </w:pPr>
            <w:r w:rsidRPr="00DC2CBB">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5EF4B4DD" w14:textId="028B8233" w:rsidR="00FE19A6" w:rsidRPr="00DC2CBB" w:rsidRDefault="00801578" w:rsidP="006E49A2">
            <w:r>
              <w:t xml:space="preserve">70% </w:t>
            </w:r>
            <w:r w:rsidR="00FE19A6" w:rsidRPr="00DC2CBB">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6CCB7898" w14:textId="77777777" w:rsidR="00FE19A6" w:rsidRPr="00DC2CBB" w:rsidRDefault="00FE19A6" w:rsidP="006E49A2">
            <w:pPr>
              <w:rPr>
                <w:rFonts w:eastAsia="Times New Roman"/>
                <w:color w:val="000000"/>
              </w:rPr>
            </w:pPr>
            <w:r w:rsidRPr="00DC2CBB">
              <w:rPr>
                <w:rFonts w:eastAsia="Times New Roman"/>
                <w:b/>
                <w:color w:val="000000"/>
              </w:rPr>
              <w:t xml:space="preserve">Develop tech to market plan.  </w:t>
            </w:r>
            <w:r w:rsidRPr="00DC2CBB">
              <w:rPr>
                <w:rFonts w:eastAsia="Times New Roman"/>
                <w:color w:val="000000"/>
              </w:rPr>
              <w:t>We have completed a preliminary market assessment of the methane to methanol conversion market.  We have also identified several potential competing technologies in the market.</w:t>
            </w:r>
          </w:p>
        </w:tc>
      </w:tr>
      <w:tr w:rsidR="00FE19A6" w:rsidRPr="00510F78" w14:paraId="7FC4C494"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E8B099" w14:textId="00DB0A30" w:rsidR="00FE19A6" w:rsidRPr="00DC2CBB" w:rsidRDefault="006D1FA3" w:rsidP="00510F78">
            <w:r>
              <w:t>M</w:t>
            </w:r>
            <w:r w:rsidR="00FE19A6" w:rsidRPr="00DC2CBB">
              <w:t>5.6</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9CBD505" w14:textId="77777777" w:rsidR="00FE19A6" w:rsidRPr="00DC2CBB" w:rsidRDefault="00FE19A6" w:rsidP="00183C4F">
            <w:pPr>
              <w:ind w:right="109"/>
            </w:pPr>
            <w:r w:rsidRPr="00DC2CBB">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BB7E8FA" w14:textId="0EA18283" w:rsidR="00FE19A6" w:rsidRPr="00DC2CBB" w:rsidRDefault="00801578" w:rsidP="00510F78">
            <w:r>
              <w:t>50%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9716F3A" w14:textId="48E1EB3A" w:rsidR="00FE19A6" w:rsidRPr="00DC2CBB" w:rsidRDefault="00FE19A6" w:rsidP="00BE218E">
            <w:pPr>
              <w:rPr>
                <w:rFonts w:eastAsia="Times New Roman"/>
                <w:color w:val="000000"/>
              </w:rPr>
            </w:pPr>
            <w:r w:rsidRPr="00DC2CBB">
              <w:rPr>
                <w:rFonts w:eastAsia="Times New Roman"/>
                <w:b/>
                <w:color w:val="000000"/>
              </w:rPr>
              <w:t xml:space="preserve">Hire an independent T2M Consultant to oversee the tech-to-market plan and forge relationships with technology partners.  </w:t>
            </w:r>
            <w:r w:rsidRPr="00DC2CBB">
              <w:rPr>
                <w:rFonts w:eastAsia="Times New Roman"/>
                <w:color w:val="000000"/>
              </w:rPr>
              <w:t xml:space="preserve">We have identified and engaged two potential consultants to work on this project.  Both </w:t>
            </w:r>
            <w:r w:rsidRPr="00DC2CBB">
              <w:rPr>
                <w:rFonts w:eastAsia="Times New Roman"/>
                <w:color w:val="000000"/>
              </w:rPr>
              <w:lastRenderedPageBreak/>
              <w:t xml:space="preserve">consultants have experience in the biofuel space and one of them was part of a previous ARPA-E funded team.  </w:t>
            </w:r>
            <w:r w:rsidR="00BE218E">
              <w:rPr>
                <w:rFonts w:eastAsia="Times New Roman"/>
                <w:color w:val="000000"/>
              </w:rPr>
              <w:t>W</w:t>
            </w:r>
            <w:r w:rsidRPr="00DC2CBB">
              <w:rPr>
                <w:rFonts w:eastAsia="Times New Roman"/>
                <w:color w:val="000000"/>
              </w:rPr>
              <w:t xml:space="preserve">e </w:t>
            </w:r>
            <w:r w:rsidR="00BE218E">
              <w:rPr>
                <w:rFonts w:eastAsia="Times New Roman"/>
                <w:color w:val="000000"/>
              </w:rPr>
              <w:t>expect</w:t>
            </w:r>
            <w:r w:rsidRPr="00DC2CBB">
              <w:rPr>
                <w:rFonts w:eastAsia="Times New Roman"/>
                <w:color w:val="000000"/>
              </w:rPr>
              <w:t xml:space="preserve"> to select a consultant by 5/1/14.</w:t>
            </w:r>
          </w:p>
        </w:tc>
      </w:tr>
    </w:tbl>
    <w:p w14:paraId="0F014FCC" w14:textId="77777777" w:rsidR="00510F78" w:rsidRPr="00510F78" w:rsidRDefault="00510F78" w:rsidP="00510F78"/>
    <w:p w14:paraId="405EF883" w14:textId="77777777" w:rsidR="00510F78" w:rsidRPr="00510F78" w:rsidRDefault="00510F78" w:rsidP="00510F78">
      <w:r w:rsidRPr="00510F78">
        <w:t> </w:t>
      </w:r>
    </w:p>
    <w:p w14:paraId="5BF4E55C" w14:textId="6ABE7094" w:rsidR="006E49A2" w:rsidRPr="005A2D0D" w:rsidRDefault="00510F78" w:rsidP="00510F78">
      <w:r w:rsidRPr="00184467">
        <w:rPr>
          <w:b/>
        </w:rPr>
        <w:t>C.    Supporting data &amp; additional information</w:t>
      </w:r>
    </w:p>
    <w:p w14:paraId="5D0FEC63" w14:textId="77777777" w:rsidR="006E49A2" w:rsidRDefault="006E49A2" w:rsidP="00510F78">
      <w:pPr>
        <w:rPr>
          <w:b/>
        </w:rPr>
      </w:pPr>
    </w:p>
    <w:p w14:paraId="5EB993B9" w14:textId="5367F6A0" w:rsidR="00882F7B" w:rsidRPr="006E49A2" w:rsidRDefault="00882F7B" w:rsidP="00882F7B">
      <w:pPr>
        <w:rPr>
          <w:rFonts w:cs="Arial"/>
          <w:b/>
        </w:rPr>
      </w:pPr>
      <w:r w:rsidRPr="00DC2CBB">
        <w:rPr>
          <w:rFonts w:cs="Arial"/>
          <w:b/>
        </w:rPr>
        <w:t xml:space="preserve">Milestones </w:t>
      </w:r>
      <w:r>
        <w:rPr>
          <w:rFonts w:cs="Arial"/>
          <w:b/>
        </w:rPr>
        <w:t>1</w:t>
      </w:r>
      <w:r w:rsidRPr="00DC2CBB">
        <w:rPr>
          <w:rFonts w:cs="Arial"/>
          <w:b/>
        </w:rPr>
        <w:t xml:space="preserve">.1- </w:t>
      </w:r>
      <w:r>
        <w:rPr>
          <w:rFonts w:cs="Arial"/>
          <w:b/>
        </w:rPr>
        <w:t>1</w:t>
      </w:r>
      <w:r w:rsidRPr="00DC2CBB">
        <w:rPr>
          <w:rFonts w:cs="Arial"/>
          <w:b/>
        </w:rPr>
        <w:t xml:space="preserve">.2:  Build and refine a draft metabolic model for </w:t>
      </w:r>
      <w:r w:rsidRPr="00DC2CBB">
        <w:rPr>
          <w:rFonts w:cs="Arial"/>
          <w:b/>
          <w:i/>
        </w:rPr>
        <w:t>M. maripaludis</w:t>
      </w:r>
      <w:r w:rsidRPr="006E49A2">
        <w:rPr>
          <w:rFonts w:cs="Arial"/>
          <w:b/>
          <w:i/>
        </w:rPr>
        <w:t xml:space="preserve"> </w:t>
      </w:r>
    </w:p>
    <w:p w14:paraId="7AC0884C" w14:textId="63CC2E62" w:rsidR="00882F7B" w:rsidRPr="00882F7B" w:rsidRDefault="00882F7B" w:rsidP="00882F7B">
      <w:pPr>
        <w:jc w:val="both"/>
        <w:rPr>
          <w:rFonts w:cs="Arial"/>
        </w:rPr>
      </w:pPr>
      <w:r w:rsidRPr="00882F7B">
        <w:rPr>
          <w:rFonts w:cs="Arial"/>
        </w:rPr>
        <w:t xml:space="preserve">We identified </w:t>
      </w:r>
      <w:proofErr w:type="spellStart"/>
      <w:r w:rsidRPr="00882F7B">
        <w:rPr>
          <w:rFonts w:cs="Arial"/>
          <w:i/>
        </w:rPr>
        <w:t>mcr</w:t>
      </w:r>
      <w:proofErr w:type="spellEnd"/>
      <w:r w:rsidRPr="00882F7B">
        <w:rPr>
          <w:rFonts w:cs="Arial"/>
        </w:rPr>
        <w:t xml:space="preserve"> genes for three</w:t>
      </w:r>
      <w:r>
        <w:rPr>
          <w:rFonts w:cs="Arial"/>
        </w:rPr>
        <w:t xml:space="preserve"> ANME organisms:</w:t>
      </w:r>
      <w:r w:rsidRPr="00882F7B">
        <w:rPr>
          <w:rFonts w:cs="Arial"/>
        </w:rPr>
        <w:t xml:space="preserve"> ANME-1, ANME-2A, and ANME-2C.  </w:t>
      </w:r>
      <w:proofErr w:type="spellStart"/>
      <w:r w:rsidRPr="00882F7B">
        <w:rPr>
          <w:rFonts w:cs="Arial"/>
        </w:rPr>
        <w:t>Anke</w:t>
      </w:r>
      <w:proofErr w:type="spellEnd"/>
      <w:r w:rsidRPr="00882F7B">
        <w:rPr>
          <w:rFonts w:cs="Arial"/>
        </w:rPr>
        <w:t xml:space="preserve"> </w:t>
      </w:r>
      <w:proofErr w:type="spellStart"/>
      <w:r w:rsidRPr="00882F7B">
        <w:rPr>
          <w:rFonts w:cs="Arial"/>
        </w:rPr>
        <w:t>Meyerdierks</w:t>
      </w:r>
      <w:proofErr w:type="spellEnd"/>
      <w:r w:rsidRPr="00882F7B">
        <w:rPr>
          <w:rFonts w:cs="Arial"/>
        </w:rPr>
        <w:t xml:space="preserve"> kindly sent us </w:t>
      </w:r>
      <w:proofErr w:type="spellStart"/>
      <w:r w:rsidRPr="00882F7B">
        <w:rPr>
          <w:rFonts w:cs="Arial"/>
        </w:rPr>
        <w:t>fosmid</w:t>
      </w:r>
      <w:proofErr w:type="spellEnd"/>
      <w:r w:rsidRPr="00882F7B">
        <w:rPr>
          <w:rFonts w:cs="Arial"/>
        </w:rPr>
        <w:t xml:space="preserve"> DNA for all three.  For cloning, we have focused initially on ANME-2C, since five </w:t>
      </w:r>
      <w:proofErr w:type="spellStart"/>
      <w:r w:rsidRPr="00882F7B">
        <w:rPr>
          <w:rFonts w:cs="Arial"/>
          <w:i/>
        </w:rPr>
        <w:t>mcr</w:t>
      </w:r>
      <w:proofErr w:type="spellEnd"/>
      <w:r w:rsidRPr="00882F7B">
        <w:rPr>
          <w:rFonts w:cs="Arial"/>
        </w:rPr>
        <w:t xml:space="preserve"> genes are present in a single contiguous order in an operon, and the enzyme is not thought to harbor a form of the coenzyme F</w:t>
      </w:r>
      <w:r w:rsidRPr="00882F7B">
        <w:rPr>
          <w:rFonts w:cs="Arial"/>
          <w:vertAlign w:val="subscript"/>
        </w:rPr>
        <w:t>430</w:t>
      </w:r>
      <w:r w:rsidRPr="00882F7B">
        <w:rPr>
          <w:rFonts w:cs="Arial"/>
        </w:rPr>
        <w:t xml:space="preserve"> that differs from methanogens.  (In contrast, the ANME-1 </w:t>
      </w:r>
      <w:proofErr w:type="spellStart"/>
      <w:r w:rsidRPr="00882F7B">
        <w:rPr>
          <w:rFonts w:cs="Arial"/>
        </w:rPr>
        <w:t>Mcr</w:t>
      </w:r>
      <w:proofErr w:type="spellEnd"/>
      <w:r w:rsidRPr="00882F7B">
        <w:rPr>
          <w:rFonts w:cs="Arial"/>
        </w:rPr>
        <w:t xml:space="preserve"> has a modified F</w:t>
      </w:r>
      <w:r w:rsidRPr="00882F7B">
        <w:rPr>
          <w:rFonts w:cs="Arial"/>
          <w:vertAlign w:val="subscript"/>
        </w:rPr>
        <w:t>430</w:t>
      </w:r>
      <w:r w:rsidRPr="00882F7B">
        <w:rPr>
          <w:rFonts w:cs="Arial"/>
        </w:rPr>
        <w:t>, as well as unusual modifications of certain amino acids.)  We successfully cloned the five-gene operon (</w:t>
      </w:r>
      <w:proofErr w:type="spellStart"/>
      <w:r w:rsidRPr="00882F7B">
        <w:rPr>
          <w:rFonts w:cs="Arial"/>
          <w:i/>
        </w:rPr>
        <w:t>mcrBDCGA</w:t>
      </w:r>
      <w:proofErr w:type="spellEnd"/>
      <w:r w:rsidRPr="00882F7B">
        <w:rPr>
          <w:rFonts w:cs="Arial"/>
        </w:rPr>
        <w:t xml:space="preserve">) onto a replicative vector in two forms, one with a His tag on the N-terminus of </w:t>
      </w:r>
      <w:proofErr w:type="spellStart"/>
      <w:r w:rsidRPr="00882F7B">
        <w:rPr>
          <w:rFonts w:cs="Arial"/>
        </w:rPr>
        <w:t>McrB</w:t>
      </w:r>
      <w:proofErr w:type="spellEnd"/>
      <w:r w:rsidRPr="00882F7B">
        <w:rPr>
          <w:rFonts w:cs="Arial"/>
        </w:rPr>
        <w:t xml:space="preserve"> and one with a His tag on the C-terminus of </w:t>
      </w:r>
      <w:proofErr w:type="spellStart"/>
      <w:r w:rsidRPr="00882F7B">
        <w:rPr>
          <w:rFonts w:cs="Arial"/>
        </w:rPr>
        <w:t>McrA</w:t>
      </w:r>
      <w:proofErr w:type="spellEnd"/>
      <w:r w:rsidRPr="00882F7B">
        <w:rPr>
          <w:rFonts w:cs="Arial"/>
        </w:rPr>
        <w:t xml:space="preserve">.  In both cases the promoter is the high-expressing </w:t>
      </w:r>
      <w:proofErr w:type="spellStart"/>
      <w:r w:rsidRPr="00882F7B">
        <w:rPr>
          <w:rFonts w:cs="Arial"/>
        </w:rPr>
        <w:t>hmv</w:t>
      </w:r>
      <w:proofErr w:type="spellEnd"/>
      <w:r w:rsidRPr="00882F7B">
        <w:rPr>
          <w:rFonts w:cs="Arial"/>
        </w:rPr>
        <w:t xml:space="preserve"> promoter.  We successfully introduced both clones into </w:t>
      </w:r>
      <w:r w:rsidRPr="00882F7B">
        <w:rPr>
          <w:rFonts w:cs="Arial"/>
          <w:i/>
        </w:rPr>
        <w:t>M. maripaludis</w:t>
      </w:r>
      <w:r w:rsidRPr="00882F7B">
        <w:rPr>
          <w:rFonts w:cs="Arial"/>
        </w:rPr>
        <w:t>.  Unfortunately, we did not detect any expression of the His tag by Western blot.</w:t>
      </w:r>
    </w:p>
    <w:p w14:paraId="0E0ACACC" w14:textId="77777777" w:rsidR="00882F7B" w:rsidRPr="00882F7B" w:rsidRDefault="00882F7B" w:rsidP="003C144A">
      <w:pPr>
        <w:ind w:firstLine="720"/>
        <w:jc w:val="both"/>
        <w:rPr>
          <w:rFonts w:cs="Arial"/>
        </w:rPr>
      </w:pPr>
      <w:r w:rsidRPr="00882F7B">
        <w:rPr>
          <w:rFonts w:cs="Arial"/>
        </w:rPr>
        <w:t xml:space="preserve">We cloned the </w:t>
      </w:r>
      <w:r w:rsidRPr="00882F7B">
        <w:rPr>
          <w:rFonts w:cs="Arial"/>
          <w:i/>
        </w:rPr>
        <w:t xml:space="preserve">M. </w:t>
      </w:r>
      <w:proofErr w:type="spellStart"/>
      <w:r w:rsidRPr="00882F7B">
        <w:rPr>
          <w:rFonts w:cs="Arial"/>
          <w:i/>
        </w:rPr>
        <w:t>marburgensis</w:t>
      </w:r>
      <w:proofErr w:type="spellEnd"/>
      <w:r w:rsidRPr="00882F7B">
        <w:rPr>
          <w:rFonts w:cs="Arial"/>
          <w:i/>
        </w:rPr>
        <w:t xml:space="preserve"> </w:t>
      </w:r>
      <w:proofErr w:type="spellStart"/>
      <w:r w:rsidRPr="00882F7B">
        <w:rPr>
          <w:rFonts w:cs="Arial"/>
          <w:i/>
        </w:rPr>
        <w:t>mcr</w:t>
      </w:r>
      <w:proofErr w:type="spellEnd"/>
      <w:r w:rsidRPr="00882F7B">
        <w:rPr>
          <w:rFonts w:cs="Arial"/>
        </w:rPr>
        <w:t xml:space="preserve"> genes onto a replicative vector, successfully introduced them into </w:t>
      </w:r>
      <w:r w:rsidRPr="00882F7B">
        <w:rPr>
          <w:rFonts w:cs="Arial"/>
          <w:i/>
        </w:rPr>
        <w:t>M. maripaludis</w:t>
      </w:r>
      <w:r w:rsidRPr="00882F7B">
        <w:rPr>
          <w:rFonts w:cs="Arial"/>
        </w:rPr>
        <w:t xml:space="preserve">, and detected low expression by Western blot for the His tag on C-terminus of </w:t>
      </w:r>
      <w:proofErr w:type="spellStart"/>
      <w:r w:rsidRPr="00882F7B">
        <w:rPr>
          <w:rFonts w:cs="Arial"/>
        </w:rPr>
        <w:t>McrA</w:t>
      </w:r>
      <w:proofErr w:type="spellEnd"/>
      <w:r w:rsidRPr="00882F7B">
        <w:rPr>
          <w:rFonts w:cs="Arial"/>
        </w:rPr>
        <w:t>.   Since expression was low, we are in the process of cloning a codon-optimized version.</w:t>
      </w:r>
    </w:p>
    <w:p w14:paraId="7885DD45" w14:textId="28882AEA" w:rsidR="006E49A2" w:rsidRPr="00B32066" w:rsidRDefault="00882F7B" w:rsidP="00B32066">
      <w:pPr>
        <w:ind w:firstLine="720"/>
        <w:jc w:val="both"/>
        <w:rPr>
          <w:rFonts w:cs="Arial"/>
        </w:rPr>
      </w:pPr>
      <w:r w:rsidRPr="00882F7B">
        <w:rPr>
          <w:rFonts w:cs="Arial"/>
        </w:rPr>
        <w:t xml:space="preserve">We also generated a C-terminal </w:t>
      </w:r>
      <w:proofErr w:type="spellStart"/>
      <w:r w:rsidRPr="00882F7B">
        <w:rPr>
          <w:rFonts w:cs="Arial"/>
        </w:rPr>
        <w:t>McrA</w:t>
      </w:r>
      <w:proofErr w:type="spellEnd"/>
      <w:r w:rsidRPr="00882F7B">
        <w:rPr>
          <w:rFonts w:cs="Arial"/>
        </w:rPr>
        <w:t xml:space="preserve"> His tag in the native gene of </w:t>
      </w:r>
      <w:r w:rsidRPr="00882F7B">
        <w:rPr>
          <w:rFonts w:cs="Arial"/>
          <w:i/>
        </w:rPr>
        <w:t>M. maripaludis</w:t>
      </w:r>
      <w:r w:rsidRPr="00882F7B">
        <w:rPr>
          <w:rFonts w:cs="Arial"/>
        </w:rPr>
        <w:t xml:space="preserve"> itself.  This may be useful since expression of the native gene is naturally high.</w:t>
      </w:r>
    </w:p>
    <w:p w14:paraId="42869A33" w14:textId="77777777" w:rsidR="006E49A2" w:rsidRDefault="006E49A2" w:rsidP="00510F78">
      <w:pPr>
        <w:rPr>
          <w:b/>
        </w:rPr>
      </w:pPr>
    </w:p>
    <w:p w14:paraId="31A616E8" w14:textId="1750C70F" w:rsidR="006E49A2" w:rsidRPr="006E49A2" w:rsidRDefault="00A0455D" w:rsidP="006E49A2">
      <w:pPr>
        <w:rPr>
          <w:rFonts w:cs="Arial"/>
          <w:b/>
        </w:rPr>
      </w:pPr>
      <w:r>
        <w:rPr>
          <w:rFonts w:cs="Arial"/>
          <w:b/>
        </w:rPr>
        <w:t>Milestones 2.1</w:t>
      </w:r>
      <w:r w:rsidR="00064C4A" w:rsidRPr="00DC2CBB">
        <w:rPr>
          <w:rFonts w:cs="Arial"/>
          <w:b/>
        </w:rPr>
        <w:t>:  Build</w:t>
      </w:r>
      <w:r w:rsidR="006E49A2" w:rsidRPr="00DC2CBB">
        <w:rPr>
          <w:rFonts w:cs="Arial"/>
          <w:b/>
        </w:rPr>
        <w:t xml:space="preserve"> and </w:t>
      </w:r>
      <w:r w:rsidR="00064C4A" w:rsidRPr="00DC2CBB">
        <w:rPr>
          <w:rFonts w:cs="Arial"/>
          <w:b/>
        </w:rPr>
        <w:t>refine</w:t>
      </w:r>
      <w:r w:rsidR="006E49A2" w:rsidRPr="00DC2CBB">
        <w:rPr>
          <w:rFonts w:cs="Arial"/>
          <w:b/>
        </w:rPr>
        <w:t xml:space="preserve"> a draft metabolic model for </w:t>
      </w:r>
      <w:r w:rsidR="006E49A2" w:rsidRPr="00DC2CBB">
        <w:rPr>
          <w:rFonts w:cs="Arial"/>
          <w:b/>
          <w:i/>
        </w:rPr>
        <w:t>M. maripaludis</w:t>
      </w:r>
      <w:r w:rsidR="006E49A2" w:rsidRPr="006E49A2">
        <w:rPr>
          <w:rFonts w:cs="Arial"/>
          <w:b/>
          <w:i/>
        </w:rPr>
        <w:t xml:space="preserve"> </w:t>
      </w:r>
    </w:p>
    <w:p w14:paraId="4BC99A8C" w14:textId="77777777" w:rsidR="006E49A2" w:rsidRPr="006E49A2" w:rsidRDefault="006E49A2" w:rsidP="006E49A2">
      <w:pPr>
        <w:jc w:val="both"/>
        <w:rPr>
          <w:rFonts w:cs="Arial"/>
          <w:b/>
        </w:rPr>
      </w:pPr>
    </w:p>
    <w:p w14:paraId="103AC5A7" w14:textId="79BAE3BC" w:rsidR="006E49A2" w:rsidRPr="006E49A2" w:rsidRDefault="00B73C5A" w:rsidP="006E49A2">
      <w:pPr>
        <w:jc w:val="both"/>
        <w:rPr>
          <w:rFonts w:cs="Arial"/>
        </w:rPr>
      </w:pPr>
      <w:r w:rsidRPr="006E49A2">
        <w:rPr>
          <w:rFonts w:cs="Arial"/>
          <w:noProof/>
        </w:rPr>
        <mc:AlternateContent>
          <mc:Choice Requires="wps">
            <w:drawing>
              <wp:anchor distT="0" distB="0" distL="114300" distR="114300" simplePos="0" relativeHeight="251659264" behindDoc="0" locked="0" layoutInCell="1" allowOverlap="1" wp14:anchorId="3CAC0437" wp14:editId="5786C497">
                <wp:simplePos x="0" y="0"/>
                <wp:positionH relativeFrom="column">
                  <wp:posOffset>2715260</wp:posOffset>
                </wp:positionH>
                <wp:positionV relativeFrom="paragraph">
                  <wp:posOffset>26670</wp:posOffset>
                </wp:positionV>
                <wp:extent cx="3206115" cy="39338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AFCC0" w14:textId="6EA5B1DA" w:rsidR="00B3405C" w:rsidRDefault="00B3405C"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4C966FE7" w:rsidR="00B3405C" w:rsidRPr="0069354A" w:rsidRDefault="00B3405C" w:rsidP="006E49A2">
                            <w:pPr>
                              <w:rPr>
                                <w:b/>
                              </w:rPr>
                            </w:pPr>
                            <w:r w:rsidRPr="0069354A">
                              <w:rPr>
                                <w:b/>
                              </w:rPr>
                              <w:t xml:space="preserve">Figure </w:t>
                            </w:r>
                            <w:r>
                              <w:rPr>
                                <w:b/>
                              </w:rPr>
                              <w:t>1</w:t>
                            </w:r>
                            <w:r w:rsidRPr="0069354A">
                              <w:rPr>
                                <w:rFonts w:hint="eastAsia"/>
                                <w:b/>
                                <w:i/>
                              </w:rPr>
                              <w:t>: Likelihood-based gap fill workflow</w:t>
                            </w:r>
                          </w:p>
                          <w:p w14:paraId="17B817AE" w14:textId="77777777" w:rsidR="00B3405C" w:rsidRDefault="00B3405C" w:rsidP="006E49A2"/>
                          <w:p w14:paraId="0C713BB1" w14:textId="77777777" w:rsidR="00B3405C" w:rsidRDefault="00B3405C" w:rsidP="006E49A2"/>
                          <w:p w14:paraId="6F0BB8BC" w14:textId="77777777" w:rsidR="00B3405C" w:rsidRDefault="00B3405C" w:rsidP="006E49A2"/>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2" o:spid="_x0000_s1026" type="#_x0000_t202" style="position:absolute;left:0;text-align:left;margin-left:213.8pt;margin-top:2.1pt;width:252.4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" filled="f" stroked="f">
                <v:textbox inset=",7.2pt,,7.2pt">
                  <w:txbxContent>
                    <w:p w14:paraId="2F8AFCC0" w14:textId="6EA5B1DA" w:rsidR="00027C91" w:rsidRDefault="00027C91"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4C966FE7" w:rsidR="00027C91" w:rsidRPr="0069354A" w:rsidRDefault="00027C91" w:rsidP="006E49A2">
                      <w:pPr>
                        <w:rPr>
                          <w:b/>
                        </w:rPr>
                      </w:pPr>
                      <w:r w:rsidRPr="0069354A">
                        <w:rPr>
                          <w:b/>
                        </w:rPr>
                        <w:t xml:space="preserve">Figure </w:t>
                      </w:r>
                      <w:r>
                        <w:rPr>
                          <w:b/>
                        </w:rPr>
                        <w:t>1</w:t>
                      </w:r>
                      <w:r w:rsidRPr="0069354A">
                        <w:rPr>
                          <w:rFonts w:hint="eastAsia"/>
                          <w:b/>
                          <w:i/>
                        </w:rPr>
                        <w:t>: Likelihood-based gap fill workflow</w:t>
                      </w:r>
                    </w:p>
                    <w:p w14:paraId="17B817AE" w14:textId="77777777" w:rsidR="00027C91" w:rsidRDefault="00027C91" w:rsidP="006E49A2"/>
                    <w:p w14:paraId="0C713BB1" w14:textId="77777777" w:rsidR="00027C91" w:rsidRDefault="00027C91" w:rsidP="006E49A2"/>
                    <w:p w14:paraId="6F0BB8BC" w14:textId="77777777" w:rsidR="00027C91" w:rsidRDefault="00027C91" w:rsidP="006E49A2"/>
                  </w:txbxContent>
                </v:textbox>
                <w10:wrap type="square"/>
              </v:shape>
            </w:pict>
          </mc:Fallback>
        </mc:AlternateContent>
      </w:r>
      <w:r w:rsidR="006E49A2" w:rsidRPr="006E49A2">
        <w:rPr>
          <w:rFonts w:cs="Arial"/>
        </w:rPr>
        <w:t xml:space="preserve">We have built a draft metabolic model of </w:t>
      </w:r>
      <w:r w:rsidR="006E49A2" w:rsidRPr="006E49A2">
        <w:rPr>
          <w:rFonts w:cs="Arial"/>
          <w:i/>
        </w:rPr>
        <w:t xml:space="preserve">M. maripaludis </w:t>
      </w:r>
      <w:r w:rsidR="006E49A2" w:rsidRPr="006E49A2">
        <w:rPr>
          <w:rFonts w:cs="Arial"/>
        </w:rPr>
        <w:t xml:space="preserve">S2 using the </w:t>
      </w:r>
      <w:proofErr w:type="spellStart"/>
      <w:r w:rsidR="006E49A2" w:rsidRPr="006E49A2">
        <w:rPr>
          <w:rFonts w:cs="Arial"/>
        </w:rPr>
        <w:t>ModelSEED</w:t>
      </w:r>
      <w:proofErr w:type="spellEnd"/>
      <w:r w:rsidR="006E49A2" w:rsidRPr="006E49A2">
        <w:rPr>
          <w:rFonts w:cs="Arial"/>
        </w:rPr>
        <w:t xml:space="preserve"> with </w:t>
      </w:r>
      <w:r w:rsidR="001230A3">
        <w:rPr>
          <w:rFonts w:cs="Arial"/>
        </w:rPr>
        <w:t>our</w:t>
      </w:r>
      <w:r w:rsidR="006E49A2" w:rsidRPr="006E49A2">
        <w:rPr>
          <w:rFonts w:cs="Arial"/>
        </w:rPr>
        <w:t xml:space="preserve"> likelihood-based gap filling approach. The </w:t>
      </w:r>
      <w:proofErr w:type="spellStart"/>
      <w:r w:rsidR="006E49A2" w:rsidRPr="006E49A2">
        <w:rPr>
          <w:rFonts w:cs="Arial"/>
        </w:rPr>
        <w:t>ModelSEED</w:t>
      </w:r>
      <w:proofErr w:type="spellEnd"/>
      <w:r w:rsidR="006E49A2" w:rsidRPr="006E49A2">
        <w:rPr>
          <w:rFonts w:cs="Arial"/>
        </w:rPr>
        <w:t xml:space="preserve"> is an automated pipeline for building functional draft genome-scale metabolic models for microbes. The pipeline includes steps to build an incomplete network from gene annotations and to fill gaps in the network in order to make it complete enough to perform simulations. The Price lab has developed a novel gap-filling approach to maximize consistency of gap</w:t>
      </w:r>
      <w:r w:rsidR="006E49A2">
        <w:rPr>
          <w:rFonts w:cs="Arial"/>
        </w:rPr>
        <w:t>-</w:t>
      </w:r>
      <w:r w:rsidR="006E49A2" w:rsidRPr="006E49A2">
        <w:rPr>
          <w:rFonts w:cs="Arial"/>
        </w:rPr>
        <w:t xml:space="preserve">filling results with available genomic data, given metrics of the ambiguity in gene annotations </w:t>
      </w:r>
      <w:r w:rsidR="006E49A2" w:rsidRPr="006E49A2">
        <w:rPr>
          <w:rFonts w:cs="Arial"/>
        </w:rPr>
        <w:lastRenderedPageBreak/>
        <w:t xml:space="preserve">(manuscript in preparation). The implementation of this approach closely interfaces with the </w:t>
      </w:r>
      <w:proofErr w:type="spellStart"/>
      <w:r w:rsidR="006E49A2" w:rsidRPr="006E49A2">
        <w:rPr>
          <w:rFonts w:cs="Arial"/>
        </w:rPr>
        <w:t>ModelSEED</w:t>
      </w:r>
      <w:proofErr w:type="spellEnd"/>
      <w:r w:rsidR="006E49A2" w:rsidRPr="006E49A2">
        <w:rPr>
          <w:rFonts w:cs="Arial"/>
        </w:rPr>
        <w:t xml:space="preserve"> tools and is integrated into the DOE </w:t>
      </w:r>
      <w:proofErr w:type="spellStart"/>
      <w:r w:rsidR="006E49A2" w:rsidRPr="006E49A2">
        <w:rPr>
          <w:rFonts w:cs="Arial"/>
        </w:rPr>
        <w:t>KnowledgeBase</w:t>
      </w:r>
      <w:proofErr w:type="spellEnd"/>
      <w:r w:rsidR="006E49A2" w:rsidRPr="006E49A2">
        <w:rPr>
          <w:rFonts w:cs="Arial"/>
        </w:rPr>
        <w:t xml:space="preserve"> framework (</w:t>
      </w:r>
      <w:r w:rsidR="006E49A2" w:rsidRPr="006E49A2">
        <w:rPr>
          <w:rFonts w:cs="Arial"/>
          <w:b/>
        </w:rPr>
        <w:t xml:space="preserve">Figure </w:t>
      </w:r>
      <w:r w:rsidR="00BF6B64">
        <w:rPr>
          <w:rFonts w:cs="Arial"/>
          <w:b/>
        </w:rPr>
        <w:t>1</w:t>
      </w:r>
      <w:r w:rsidR="006E49A2" w:rsidRPr="006E49A2">
        <w:rPr>
          <w:rFonts w:cs="Arial"/>
        </w:rPr>
        <w:t>).</w:t>
      </w:r>
    </w:p>
    <w:p w14:paraId="2F5FEBF3" w14:textId="34CFAA38" w:rsidR="006E49A2" w:rsidRPr="006E49A2" w:rsidRDefault="006E49A2" w:rsidP="003C144A">
      <w:pPr>
        <w:ind w:firstLine="720"/>
        <w:jc w:val="both"/>
        <w:rPr>
          <w:rFonts w:cs="Arial"/>
        </w:rPr>
      </w:pPr>
      <w:r w:rsidRPr="006E49A2">
        <w:rPr>
          <w:rFonts w:cs="Arial"/>
        </w:rPr>
        <w:t xml:space="preserve">Our draft model </w:t>
      </w:r>
      <w:proofErr w:type="gramStart"/>
      <w:ins w:id="34" w:author="Matt" w:date="2014-07-14T14:00:00Z">
        <w:r w:rsidR="006848CF">
          <w:rPr>
            <w:rFonts w:cs="Arial"/>
          </w:rPr>
          <w:t>wa</w:t>
        </w:r>
      </w:ins>
      <w:proofErr w:type="gramEnd"/>
      <w:del w:id="35" w:author="Matt" w:date="2014-07-14T14:00:00Z">
        <w:r w:rsidRPr="006E49A2" w:rsidDel="006848CF">
          <w:rPr>
            <w:rFonts w:cs="Arial"/>
          </w:rPr>
          <w:delText>i</w:delText>
        </w:r>
      </w:del>
      <w:r w:rsidRPr="006E49A2">
        <w:rPr>
          <w:rFonts w:cs="Arial"/>
        </w:rPr>
        <w:t>s able to predict growth and, after a small amount of curation, successfully predict</w:t>
      </w:r>
      <w:del w:id="36" w:author="Matt" w:date="2014-07-14T14:00:00Z">
        <w:r w:rsidRPr="006E49A2" w:rsidDel="006848CF">
          <w:rPr>
            <w:rFonts w:cs="Arial"/>
          </w:rPr>
          <w:delText>s</w:delText>
        </w:r>
      </w:del>
      <w:r w:rsidRPr="006E49A2">
        <w:rPr>
          <w:rFonts w:cs="Arial"/>
        </w:rPr>
        <w:t xml:space="preserve"> methane production using reasonable methanogenesis pathways. However, the biochemical representation of metabolism </w:t>
      </w:r>
      <w:proofErr w:type="gramStart"/>
      <w:ins w:id="37" w:author="Matt" w:date="2014-07-14T14:00:00Z">
        <w:r w:rsidR="006848CF">
          <w:rPr>
            <w:rFonts w:cs="Arial"/>
          </w:rPr>
          <w:t>wa</w:t>
        </w:r>
      </w:ins>
      <w:proofErr w:type="gramEnd"/>
      <w:del w:id="38" w:author="Matt" w:date="2014-07-14T14:00:00Z">
        <w:r w:rsidRPr="006E49A2" w:rsidDel="006848CF">
          <w:rPr>
            <w:rFonts w:cs="Arial"/>
          </w:rPr>
          <w:delText>i</w:delText>
        </w:r>
      </w:del>
      <w:r w:rsidRPr="006E49A2">
        <w:rPr>
          <w:rFonts w:cs="Arial"/>
        </w:rPr>
        <w:t xml:space="preserve">s incomplete in this model, due to possibly incorrect annotations and incomplete representation of archaeal metabolism in the </w:t>
      </w:r>
      <w:proofErr w:type="spellStart"/>
      <w:r w:rsidRPr="006E49A2">
        <w:rPr>
          <w:rFonts w:cs="Arial"/>
        </w:rPr>
        <w:t>ModelSEED</w:t>
      </w:r>
      <w:proofErr w:type="spellEnd"/>
      <w:r w:rsidRPr="006E49A2">
        <w:rPr>
          <w:rFonts w:cs="Arial"/>
        </w:rPr>
        <w:t xml:space="preserve"> biochemistry database and the SEED subsystems.</w:t>
      </w:r>
      <w:r w:rsidR="001230A3">
        <w:rPr>
          <w:rFonts w:cs="Arial"/>
        </w:rPr>
        <w:t xml:space="preserve">  </w:t>
      </w:r>
      <w:del w:id="39" w:author="Matt" w:date="2014-07-14T14:00:00Z">
        <w:r w:rsidR="001230A3" w:rsidDel="006848CF">
          <w:rPr>
            <w:rFonts w:cs="Arial"/>
          </w:rPr>
          <w:delText>This will</w:delText>
        </w:r>
      </w:del>
      <w:ins w:id="40" w:author="Matt" w:date="2014-07-14T14:00:00Z">
        <w:r w:rsidR="006848CF">
          <w:rPr>
            <w:rFonts w:cs="Arial"/>
          </w:rPr>
          <w:t xml:space="preserve">This </w:t>
        </w:r>
      </w:ins>
      <w:ins w:id="41" w:author="Matt" w:date="2014-07-14T14:01:00Z">
        <w:r w:rsidR="006848CF">
          <w:rPr>
            <w:rFonts w:cs="Arial"/>
          </w:rPr>
          <w:t>is</w:t>
        </w:r>
      </w:ins>
      <w:r w:rsidR="001230A3">
        <w:rPr>
          <w:rFonts w:cs="Arial"/>
        </w:rPr>
        <w:t xml:space="preserve"> </w:t>
      </w:r>
      <w:del w:id="42" w:author="Matt" w:date="2014-07-14T14:01:00Z">
        <w:r w:rsidR="001230A3" w:rsidDel="006848CF">
          <w:rPr>
            <w:rFonts w:cs="Arial"/>
          </w:rPr>
          <w:delText>be the</w:delText>
        </w:r>
      </w:del>
      <w:ins w:id="43" w:author="Matt" w:date="2014-07-14T14:01:00Z">
        <w:r w:rsidR="006848CF">
          <w:rPr>
            <w:rFonts w:cs="Arial"/>
          </w:rPr>
          <w:t>the current</w:t>
        </w:r>
      </w:ins>
      <w:r w:rsidR="001230A3">
        <w:rPr>
          <w:rFonts w:cs="Arial"/>
        </w:rPr>
        <w:t xml:space="preserve"> focus of our work</w:t>
      </w:r>
      <w:ins w:id="44" w:author="Matt" w:date="2014-07-14T14:01:00Z">
        <w:r w:rsidR="006848CF">
          <w:rPr>
            <w:rFonts w:cs="Arial"/>
          </w:rPr>
          <w:t>.</w:t>
        </w:r>
      </w:ins>
      <w:del w:id="45" w:author="Matt" w:date="2014-07-14T14:01:00Z">
        <w:r w:rsidR="001230A3" w:rsidDel="006848CF">
          <w:rPr>
            <w:rFonts w:cs="Arial"/>
          </w:rPr>
          <w:delText xml:space="preserve"> going forward.</w:delText>
        </w:r>
      </w:del>
    </w:p>
    <w:p w14:paraId="2156C4AC" w14:textId="60188605" w:rsidR="006E49A2" w:rsidRPr="006E49A2" w:rsidRDefault="006E49A2" w:rsidP="003C144A">
      <w:pPr>
        <w:ind w:firstLine="720"/>
        <w:jc w:val="both"/>
        <w:rPr>
          <w:rFonts w:cs="Arial"/>
        </w:rPr>
      </w:pPr>
      <w:r w:rsidRPr="006E49A2">
        <w:rPr>
          <w:rFonts w:cs="Arial"/>
        </w:rPr>
        <w:t xml:space="preserve">We are aware of a </w:t>
      </w:r>
      <w:r w:rsidR="00064C4A">
        <w:rPr>
          <w:rFonts w:cs="Arial"/>
        </w:rPr>
        <w:t xml:space="preserve">recently published </w:t>
      </w:r>
      <w:r w:rsidRPr="006E49A2">
        <w:rPr>
          <w:rFonts w:cs="Arial"/>
        </w:rPr>
        <w:t xml:space="preserve">metabolic model of </w:t>
      </w:r>
      <w:r w:rsidR="00064C4A" w:rsidRPr="00064C4A">
        <w:rPr>
          <w:rFonts w:cs="Arial"/>
          <w:i/>
        </w:rPr>
        <w:t>M. maripaludis</w:t>
      </w:r>
      <w:r w:rsidRPr="006E49A2">
        <w:rPr>
          <w:rFonts w:cs="Arial"/>
        </w:rPr>
        <w:t xml:space="preserve"> (</w:t>
      </w:r>
      <w:proofErr w:type="spellStart"/>
      <w:r w:rsidR="00064C4A">
        <w:rPr>
          <w:rFonts w:cs="Arial"/>
        </w:rPr>
        <w:t>Goyal</w:t>
      </w:r>
      <w:proofErr w:type="spellEnd"/>
      <w:r w:rsidR="00064C4A">
        <w:rPr>
          <w:rFonts w:cs="Arial"/>
        </w:rPr>
        <w:t xml:space="preserve">, et al., Mol </w:t>
      </w:r>
      <w:proofErr w:type="spellStart"/>
      <w:r w:rsidR="00064C4A">
        <w:rPr>
          <w:rFonts w:cs="Arial"/>
        </w:rPr>
        <w:t>Biosyst</w:t>
      </w:r>
      <w:proofErr w:type="spellEnd"/>
      <w:r w:rsidR="00064C4A">
        <w:rPr>
          <w:rFonts w:cs="Arial"/>
        </w:rPr>
        <w:t>, Feb 20, 2014</w:t>
      </w:r>
      <w:r w:rsidRPr="00064C4A">
        <w:rPr>
          <w:rFonts w:cs="Arial"/>
        </w:rPr>
        <w:t>)</w:t>
      </w:r>
      <w:r w:rsidR="001230A3">
        <w:rPr>
          <w:rFonts w:cs="Arial"/>
        </w:rPr>
        <w:t>.  This offers a possibility of accelerating our work.  H</w:t>
      </w:r>
      <w:r w:rsidRPr="006E49A2">
        <w:rPr>
          <w:rFonts w:cs="Arial"/>
        </w:rPr>
        <w:t xml:space="preserve">owever, </w:t>
      </w:r>
      <w:r w:rsidR="001230A3">
        <w:rPr>
          <w:rFonts w:cs="Arial"/>
        </w:rPr>
        <w:t>we have found</w:t>
      </w:r>
      <w:r w:rsidRPr="006E49A2">
        <w:rPr>
          <w:rFonts w:cs="Arial"/>
        </w:rPr>
        <w:t xml:space="preserve"> numerous problems with that model, </w:t>
      </w:r>
      <w:r w:rsidR="001230A3">
        <w:rPr>
          <w:rFonts w:cs="Arial"/>
        </w:rPr>
        <w:t>including</w:t>
      </w:r>
      <w:r w:rsidRPr="006E49A2">
        <w:rPr>
          <w:rFonts w:cs="Arial"/>
        </w:rPr>
        <w:t xml:space="preserve"> inc</w:t>
      </w:r>
      <w:r w:rsidR="001230A3">
        <w:rPr>
          <w:rFonts w:cs="Arial"/>
        </w:rPr>
        <w:t xml:space="preserve">orrect methanogenesis pathways, </w:t>
      </w:r>
      <w:r w:rsidRPr="006E49A2">
        <w:rPr>
          <w:rFonts w:cs="Arial"/>
        </w:rPr>
        <w:t xml:space="preserve">which demonstrate that further curation is necessary. We are currently in the process of curating </w:t>
      </w:r>
      <w:r w:rsidR="00B262A0">
        <w:rPr>
          <w:rFonts w:cs="Arial"/>
        </w:rPr>
        <w:t>our</w:t>
      </w:r>
      <w:r w:rsidRPr="006E49A2">
        <w:rPr>
          <w:rFonts w:cs="Arial"/>
        </w:rPr>
        <w:t xml:space="preserve"> draft model </w:t>
      </w:r>
      <w:r w:rsidR="001230A3">
        <w:rPr>
          <w:rFonts w:cs="Arial"/>
        </w:rPr>
        <w:t xml:space="preserve">with </w:t>
      </w:r>
      <w:r w:rsidRPr="006E49A2">
        <w:rPr>
          <w:rFonts w:cs="Arial"/>
        </w:rPr>
        <w:t xml:space="preserve">using information from citations in the published model, biochemical databases such as </w:t>
      </w:r>
      <w:proofErr w:type="spellStart"/>
      <w:r w:rsidRPr="006E49A2">
        <w:rPr>
          <w:rFonts w:cs="Arial"/>
        </w:rPr>
        <w:t>MetaCYC</w:t>
      </w:r>
      <w:proofErr w:type="spellEnd"/>
      <w:r w:rsidRPr="006E49A2">
        <w:rPr>
          <w:rFonts w:cs="Arial"/>
        </w:rPr>
        <w:t xml:space="preserve"> and other literature sources that were not identified in the published model to improve the quality of the network. </w:t>
      </w:r>
      <w:r w:rsidR="001230A3">
        <w:rPr>
          <w:rFonts w:cs="Arial"/>
        </w:rPr>
        <w:t xml:space="preserve"> We are also combing through our </w:t>
      </w:r>
      <w:del w:id="46" w:author="Matt" w:date="2014-07-14T14:12:00Z">
        <w:r w:rsidR="001230A3" w:rsidDel="00512281">
          <w:rPr>
            <w:rFonts w:cs="Arial"/>
          </w:rPr>
          <w:delText xml:space="preserve">in process </w:delText>
        </w:r>
      </w:del>
      <w:r w:rsidR="001230A3" w:rsidRPr="00680012">
        <w:rPr>
          <w:rFonts w:cs="Arial"/>
          <w:i/>
        </w:rPr>
        <w:t>M. maripaludis</w:t>
      </w:r>
      <w:r w:rsidR="001230A3">
        <w:rPr>
          <w:rFonts w:cs="Arial"/>
        </w:rPr>
        <w:t xml:space="preserve"> model iteratively with </w:t>
      </w:r>
      <w:r w:rsidR="001230A3" w:rsidRPr="001230A3">
        <w:rPr>
          <w:rFonts w:cs="Arial"/>
          <w:i/>
        </w:rPr>
        <w:t>M. maripaludis</w:t>
      </w:r>
      <w:r w:rsidR="001230A3">
        <w:rPr>
          <w:rFonts w:cs="Arial"/>
        </w:rPr>
        <w:t xml:space="preserve"> expert John Leigh, a process we have followed earlier in high quality reconstructions of other methanogens (Benedict et al., 2012, </w:t>
      </w:r>
      <w:r w:rsidR="001B7A4D">
        <w:rPr>
          <w:rFonts w:cs="Arial"/>
          <w:bCs/>
          <w:color w:val="000000"/>
        </w:rPr>
        <w:t xml:space="preserve">J </w:t>
      </w:r>
      <w:proofErr w:type="spellStart"/>
      <w:r w:rsidR="001B7A4D">
        <w:rPr>
          <w:rFonts w:cs="Arial"/>
          <w:bCs/>
          <w:color w:val="000000"/>
        </w:rPr>
        <w:t>Bacteriol</w:t>
      </w:r>
      <w:proofErr w:type="spellEnd"/>
      <w:r w:rsidR="001B7A4D">
        <w:rPr>
          <w:rFonts w:cs="Arial"/>
          <w:bCs/>
          <w:color w:val="000000"/>
        </w:rPr>
        <w:t>,</w:t>
      </w:r>
      <w:r w:rsidR="001B7A4D" w:rsidRPr="001230A3">
        <w:rPr>
          <w:rFonts w:cs="Arial"/>
        </w:rPr>
        <w:t xml:space="preserve"> </w:t>
      </w:r>
      <w:r w:rsidR="001230A3" w:rsidRPr="001230A3">
        <w:rPr>
          <w:rFonts w:cs="Arial"/>
        </w:rPr>
        <w:t>194(4):855-65</w:t>
      </w:r>
      <w:r w:rsidR="001B7A4D">
        <w:rPr>
          <w:rFonts w:cs="Arial"/>
        </w:rPr>
        <w:t xml:space="preserve"> and </w:t>
      </w:r>
      <w:proofErr w:type="spellStart"/>
      <w:r w:rsidR="001B7A4D">
        <w:rPr>
          <w:rFonts w:cs="Arial"/>
        </w:rPr>
        <w:t>Gonnerman</w:t>
      </w:r>
      <w:proofErr w:type="spellEnd"/>
      <w:r w:rsidR="001B7A4D">
        <w:rPr>
          <w:rFonts w:cs="Arial"/>
        </w:rPr>
        <w:t xml:space="preserve"> et al, 2013, Biotech J, 8(9):1070-9</w:t>
      </w:r>
      <w:r w:rsidR="001230A3">
        <w:rPr>
          <w:rFonts w:cs="Arial"/>
        </w:rPr>
        <w:t>).</w:t>
      </w:r>
      <w:ins w:id="47" w:author="Matt" w:date="2014-07-14T14:06:00Z">
        <w:r w:rsidR="006848CF">
          <w:rPr>
            <w:rFonts w:cs="Arial"/>
          </w:rPr>
          <w:t xml:space="preserve"> Through these interactions</w:t>
        </w:r>
      </w:ins>
      <w:ins w:id="48" w:author="Matt" w:date="2014-07-28T14:59:00Z">
        <w:r w:rsidR="00613B08">
          <w:rPr>
            <w:rFonts w:cs="Arial"/>
          </w:rPr>
          <w:t xml:space="preserve"> with Dr. Leigh</w:t>
        </w:r>
      </w:ins>
      <w:ins w:id="49" w:author="Matt" w:date="2014-07-14T14:06:00Z">
        <w:r w:rsidR="006848CF">
          <w:rPr>
            <w:rFonts w:cs="Arial"/>
          </w:rPr>
          <w:t>, w</w:t>
        </w:r>
        <w:r w:rsidR="006848CF">
          <w:rPr>
            <w:rFonts w:cs="Arial"/>
            <w:bCs/>
            <w:color w:val="000000"/>
          </w:rPr>
          <w:t xml:space="preserve">e have updated ATP metabolism and added specific ferredoxin types to more accurately represent the </w:t>
        </w:r>
      </w:ins>
      <w:ins w:id="50" w:author="Matt" w:date="2014-07-14T14:07:00Z">
        <w:r w:rsidR="006848CF">
          <w:rPr>
            <w:rFonts w:cs="Arial"/>
            <w:bCs/>
            <w:i/>
            <w:color w:val="000000"/>
          </w:rPr>
          <w:t xml:space="preserve">M. maripaludis </w:t>
        </w:r>
      </w:ins>
      <w:ins w:id="51" w:author="Matt" w:date="2014-07-14T14:06:00Z">
        <w:r w:rsidR="006848CF">
          <w:rPr>
            <w:rFonts w:cs="Arial"/>
            <w:bCs/>
            <w:color w:val="000000"/>
          </w:rPr>
          <w:t>electron transport chain.</w:t>
        </w:r>
        <w:r w:rsidR="009B120C">
          <w:rPr>
            <w:rFonts w:cs="Arial"/>
            <w:bCs/>
            <w:color w:val="000000"/>
          </w:rPr>
          <w:t xml:space="preserve"> </w:t>
        </w:r>
      </w:ins>
      <w:ins w:id="52" w:author="Matt" w:date="2014-07-14T14:11:00Z">
        <w:r w:rsidR="00512281">
          <w:rPr>
            <w:rFonts w:cs="Arial"/>
            <w:bCs/>
            <w:color w:val="000000"/>
          </w:rPr>
          <w:t xml:space="preserve">Furthermore, we have identified </w:t>
        </w:r>
      </w:ins>
      <w:ins w:id="53" w:author="Matt" w:date="2014-07-14T14:12:00Z">
        <w:r w:rsidR="00512281">
          <w:rPr>
            <w:rFonts w:cs="Arial"/>
            <w:bCs/>
            <w:color w:val="000000"/>
          </w:rPr>
          <w:t xml:space="preserve">and corrected numerous </w:t>
        </w:r>
      </w:ins>
      <w:ins w:id="54" w:author="Matt" w:date="2014-07-14T14:11:00Z">
        <w:r w:rsidR="00512281">
          <w:rPr>
            <w:rFonts w:cs="Arial"/>
            <w:bCs/>
            <w:color w:val="000000"/>
          </w:rPr>
          <w:t>incorrect gene annotations in the draft model</w:t>
        </w:r>
      </w:ins>
      <w:ins w:id="55" w:author="Matt" w:date="2014-07-14T14:13:00Z">
        <w:r w:rsidR="00512281">
          <w:rPr>
            <w:rFonts w:cs="Arial"/>
            <w:bCs/>
            <w:color w:val="000000"/>
          </w:rPr>
          <w:t xml:space="preserve">, improving our network’s accuracy while </w:t>
        </w:r>
      </w:ins>
      <w:ins w:id="56" w:author="Matt" w:date="2014-07-14T14:11:00Z">
        <w:r w:rsidR="00512281">
          <w:rPr>
            <w:rFonts w:cs="Arial"/>
            <w:bCs/>
            <w:color w:val="000000"/>
          </w:rPr>
          <w:t xml:space="preserve">adding </w:t>
        </w:r>
      </w:ins>
      <w:ins w:id="57" w:author="Matt" w:date="2014-07-14T14:12:00Z">
        <w:r w:rsidR="00512281">
          <w:rPr>
            <w:rFonts w:cs="Arial"/>
            <w:bCs/>
            <w:color w:val="000000"/>
          </w:rPr>
          <w:t>over 20% more genes to ou</w:t>
        </w:r>
      </w:ins>
      <w:ins w:id="58" w:author="Matt" w:date="2014-07-14T14:13:00Z">
        <w:r w:rsidR="00512281">
          <w:rPr>
            <w:rFonts w:cs="Arial"/>
            <w:bCs/>
            <w:color w:val="000000"/>
          </w:rPr>
          <w:t xml:space="preserve">r model. </w:t>
        </w:r>
      </w:ins>
    </w:p>
    <w:p w14:paraId="26DE5D91" w14:textId="7CEA5EF7" w:rsidR="006E49A2" w:rsidRPr="006E49A2" w:rsidRDefault="006E49A2" w:rsidP="003C144A">
      <w:pPr>
        <w:ind w:firstLine="720"/>
        <w:jc w:val="both"/>
        <w:rPr>
          <w:rFonts w:cs="Arial"/>
        </w:rPr>
      </w:pPr>
      <w:r w:rsidRPr="006E49A2">
        <w:rPr>
          <w:rFonts w:cs="Arial"/>
        </w:rPr>
        <w:t xml:space="preserve">At present, we have </w:t>
      </w:r>
      <w:r w:rsidRPr="006E49A2">
        <w:rPr>
          <w:rFonts w:cs="Arial"/>
          <w:bCs/>
          <w:color w:val="000000"/>
        </w:rPr>
        <w:t xml:space="preserve">curated the metabolic pathways for generation of precursor metabolites and energy fermentation, including glycolysis, methanogenesis, pentose phosphate pathways, chemoautotrophic energy metabolism and hydrogen production. </w:t>
      </w:r>
      <w:ins w:id="59" w:author="Matt" w:date="2014-07-14T14:06:00Z">
        <w:r w:rsidR="006848CF">
          <w:rPr>
            <w:rFonts w:cs="Arial"/>
            <w:bCs/>
            <w:color w:val="000000"/>
          </w:rPr>
          <w:t>We have also</w:t>
        </w:r>
      </w:ins>
      <w:ins w:id="60" w:author="Matt" w:date="2014-07-14T14:07:00Z">
        <w:r w:rsidR="006848CF">
          <w:rPr>
            <w:rFonts w:cs="Arial"/>
            <w:bCs/>
            <w:color w:val="000000"/>
          </w:rPr>
          <w:t xml:space="preserve"> altered the model to correct formate catabolism for methane production and </w:t>
        </w:r>
      </w:ins>
      <w:ins w:id="61" w:author="Matt" w:date="2014-07-14T14:08:00Z">
        <w:r w:rsidR="006848CF">
          <w:rPr>
            <w:rFonts w:cs="Arial"/>
            <w:bCs/>
            <w:color w:val="000000"/>
          </w:rPr>
          <w:t>a</w:t>
        </w:r>
        <w:r w:rsidR="00512281">
          <w:rPr>
            <w:rFonts w:cs="Arial"/>
            <w:bCs/>
            <w:color w:val="000000"/>
          </w:rPr>
          <w:t xml:space="preserve">dd </w:t>
        </w:r>
      </w:ins>
      <w:ins w:id="62" w:author="Matt" w:date="2014-07-14T14:09:00Z">
        <w:r w:rsidR="00512281">
          <w:rPr>
            <w:rFonts w:cs="Arial"/>
            <w:bCs/>
            <w:color w:val="000000"/>
          </w:rPr>
          <w:t xml:space="preserve">the </w:t>
        </w:r>
      </w:ins>
      <w:ins w:id="63" w:author="Matt" w:date="2014-07-14T14:08:00Z">
        <w:r w:rsidR="00512281">
          <w:rPr>
            <w:rFonts w:cs="Arial"/>
            <w:bCs/>
            <w:color w:val="000000"/>
          </w:rPr>
          <w:t>acetate uptake</w:t>
        </w:r>
      </w:ins>
      <w:ins w:id="64" w:author="Matt" w:date="2014-07-14T14:06:00Z">
        <w:r w:rsidR="006848CF">
          <w:rPr>
            <w:rFonts w:cs="Arial"/>
            <w:bCs/>
            <w:color w:val="000000"/>
          </w:rPr>
          <w:t xml:space="preserve"> </w:t>
        </w:r>
      </w:ins>
      <w:ins w:id="65" w:author="Matt" w:date="2014-07-14T14:09:00Z">
        <w:r w:rsidR="00512281">
          <w:rPr>
            <w:rFonts w:cs="Arial"/>
            <w:bCs/>
            <w:color w:val="000000"/>
          </w:rPr>
          <w:t xml:space="preserve">pathway. </w:t>
        </w:r>
      </w:ins>
      <w:r w:rsidRPr="006E49A2">
        <w:rPr>
          <w:rFonts w:cs="Arial"/>
          <w:bCs/>
          <w:color w:val="000000"/>
        </w:rPr>
        <w:t xml:space="preserve">In this case, databases such as </w:t>
      </w:r>
      <w:proofErr w:type="spellStart"/>
      <w:r w:rsidRPr="006E49A2">
        <w:rPr>
          <w:rFonts w:cs="Arial"/>
          <w:bCs/>
          <w:color w:val="000000"/>
        </w:rPr>
        <w:t>BioCyc</w:t>
      </w:r>
      <w:proofErr w:type="spellEnd"/>
      <w:r w:rsidRPr="006E49A2">
        <w:rPr>
          <w:rFonts w:cs="Arial"/>
          <w:bCs/>
          <w:color w:val="000000"/>
        </w:rPr>
        <w:t xml:space="preserve">, KEGG, NCBI and Brenda are used, and much more accurate information is </w:t>
      </w:r>
      <w:r w:rsidR="00B262A0">
        <w:rPr>
          <w:rFonts w:cs="Arial"/>
          <w:bCs/>
          <w:color w:val="000000"/>
        </w:rPr>
        <w:t xml:space="preserve">being </w:t>
      </w:r>
      <w:r w:rsidRPr="006E49A2">
        <w:rPr>
          <w:rFonts w:cs="Arial"/>
          <w:bCs/>
          <w:color w:val="000000"/>
        </w:rPr>
        <w:t xml:space="preserve">drawn from </w:t>
      </w:r>
      <w:r w:rsidR="00B262A0">
        <w:rPr>
          <w:rFonts w:cs="Arial"/>
          <w:bCs/>
          <w:color w:val="000000"/>
        </w:rPr>
        <w:t>the literature</w:t>
      </w:r>
      <w:r w:rsidRPr="006E49A2">
        <w:rPr>
          <w:rFonts w:cs="Arial"/>
          <w:bCs/>
          <w:color w:val="000000"/>
        </w:rPr>
        <w:t xml:space="preserve"> about </w:t>
      </w:r>
      <w:r w:rsidR="00B262A0">
        <w:rPr>
          <w:rFonts w:cs="Arial"/>
          <w:bCs/>
          <w:color w:val="000000"/>
        </w:rPr>
        <w:t xml:space="preserve">the </w:t>
      </w:r>
      <w:r w:rsidRPr="006E49A2">
        <w:rPr>
          <w:rFonts w:cs="Arial"/>
          <w:bCs/>
          <w:color w:val="000000"/>
        </w:rPr>
        <w:t>strain (</w:t>
      </w:r>
      <w:r w:rsidR="00B262A0">
        <w:rPr>
          <w:rFonts w:cs="Arial"/>
          <w:bCs/>
          <w:color w:val="000000"/>
        </w:rPr>
        <w:t xml:space="preserve">Hendrickson et al., 2004, J </w:t>
      </w:r>
      <w:proofErr w:type="spellStart"/>
      <w:r w:rsidR="00B262A0">
        <w:rPr>
          <w:rFonts w:cs="Arial"/>
          <w:bCs/>
          <w:color w:val="000000"/>
        </w:rPr>
        <w:t>Bacteriol</w:t>
      </w:r>
      <w:proofErr w:type="spellEnd"/>
      <w:r w:rsidR="00B262A0">
        <w:rPr>
          <w:rFonts w:cs="Arial"/>
          <w:bCs/>
          <w:color w:val="000000"/>
        </w:rPr>
        <w:t>, 186(20):6956-696 and Hendrickson et al., 2007, PNAS 104(21):8930-4</w:t>
      </w:r>
      <w:r w:rsidRPr="006E49A2">
        <w:rPr>
          <w:rFonts w:cs="Arial"/>
          <w:bCs/>
          <w:color w:val="000000"/>
        </w:rPr>
        <w:t xml:space="preserve">). </w:t>
      </w:r>
      <w:r w:rsidRPr="006E49A2">
        <w:rPr>
          <w:rFonts w:cs="Arial"/>
        </w:rPr>
        <w:t xml:space="preserve">Once the quality of the network is sufficient, we will perform simulations to </w:t>
      </w:r>
      <w:r w:rsidR="00CF211C">
        <w:rPr>
          <w:rFonts w:cs="Arial"/>
        </w:rPr>
        <w:t>aid strain design efforts</w:t>
      </w:r>
      <w:r w:rsidRPr="006E49A2">
        <w:rPr>
          <w:rFonts w:cs="Arial"/>
          <w:b/>
        </w:rPr>
        <w:t xml:space="preserve">. </w:t>
      </w:r>
      <w:r w:rsidRPr="006E49A2">
        <w:rPr>
          <w:rFonts w:cs="Arial"/>
        </w:rPr>
        <w:t>The curation confirms that the</w:t>
      </w:r>
      <w:r w:rsidRPr="006E49A2">
        <w:rPr>
          <w:rFonts w:cs="Arial"/>
          <w:b/>
          <w:bCs/>
          <w:color w:val="000000"/>
        </w:rPr>
        <w:t xml:space="preserve"> </w:t>
      </w:r>
      <w:r w:rsidRPr="006E49A2">
        <w:rPr>
          <w:rFonts w:cs="Arial"/>
        </w:rPr>
        <w:t xml:space="preserve">methanogenesis pathway, for which there are obvious flaw in the published model, is a key point, not only to methane production, but also to the growth and survival of the strain as part of the core carbon metabolism. </w:t>
      </w:r>
    </w:p>
    <w:p w14:paraId="49A764B9" w14:textId="77777777" w:rsidR="006E49A2" w:rsidRDefault="006E49A2" w:rsidP="00510F78"/>
    <w:p w14:paraId="7FD49619" w14:textId="38CAB1FD" w:rsidR="00A07024" w:rsidRDefault="00A07024" w:rsidP="00A07024">
      <w:pPr>
        <w:rPr>
          <w:rFonts w:cs="Arial"/>
          <w:b/>
        </w:rPr>
      </w:pPr>
      <w:r w:rsidRPr="00DC2CBB">
        <w:rPr>
          <w:rFonts w:cs="Arial"/>
          <w:b/>
        </w:rPr>
        <w:t xml:space="preserve">Milestones </w:t>
      </w:r>
      <w:r>
        <w:rPr>
          <w:rFonts w:cs="Arial"/>
          <w:b/>
        </w:rPr>
        <w:t>3</w:t>
      </w:r>
      <w:r w:rsidRPr="00DC2CBB">
        <w:rPr>
          <w:rFonts w:cs="Arial"/>
          <w:b/>
        </w:rPr>
        <w:t xml:space="preserve">.1- </w:t>
      </w:r>
      <w:r>
        <w:rPr>
          <w:rFonts w:cs="Arial"/>
          <w:b/>
        </w:rPr>
        <w:t>3</w:t>
      </w:r>
      <w:r w:rsidRPr="00DC2CBB">
        <w:rPr>
          <w:rFonts w:cs="Arial"/>
          <w:b/>
        </w:rPr>
        <w:t xml:space="preserve">.2:  </w:t>
      </w:r>
    </w:p>
    <w:p w14:paraId="25F11332" w14:textId="7621A15A" w:rsidR="00A07024" w:rsidRDefault="00033F8A" w:rsidP="00A07024">
      <w:r>
        <w:t xml:space="preserve">We are </w:t>
      </w:r>
      <w:r w:rsidR="002A7C75">
        <w:t xml:space="preserve">optimizing conditions for </w:t>
      </w:r>
      <w:r>
        <w:t xml:space="preserve">culturing the host strain </w:t>
      </w:r>
      <w:r w:rsidRPr="002A7C75">
        <w:rPr>
          <w:i/>
        </w:rPr>
        <w:t>M. maripaludis</w:t>
      </w:r>
      <w:r>
        <w:t xml:space="preserve">, containing the </w:t>
      </w:r>
      <w:proofErr w:type="spellStart"/>
      <w:r>
        <w:t>heterologously</w:t>
      </w:r>
      <w:proofErr w:type="spellEnd"/>
      <w:r>
        <w:t xml:space="preserve"> expressed proteins. Once we have the</w:t>
      </w:r>
      <w:r w:rsidR="002A7C75">
        <w:t xml:space="preserve"> conditions optimized for large-</w:t>
      </w:r>
      <w:r>
        <w:t xml:space="preserve">scale growth </w:t>
      </w:r>
      <w:r w:rsidR="002A7C75">
        <w:t>at</w:t>
      </w:r>
      <w:r>
        <w:t xml:space="preserve"> the</w:t>
      </w:r>
      <w:r w:rsidR="002A7C75">
        <w:t xml:space="preserve"> </w:t>
      </w:r>
      <w:r>
        <w:t xml:space="preserve">10L scale, </w:t>
      </w:r>
      <w:r w:rsidR="002A7C75">
        <w:t>we will harvest cells and determine the</w:t>
      </w:r>
      <w:r>
        <w:t xml:space="preserve"> </w:t>
      </w:r>
      <w:r w:rsidR="00A07024">
        <w:t xml:space="preserve">endogenous activities of MCR, HDR and </w:t>
      </w:r>
      <w:proofErr w:type="spellStart"/>
      <w:r w:rsidR="00576829">
        <w:t>m</w:t>
      </w:r>
      <w:r w:rsidR="00A07024">
        <w:t>ethyltransferase</w:t>
      </w:r>
      <w:proofErr w:type="spellEnd"/>
      <w:r w:rsidR="002A7C75" w:rsidRPr="002A7C75">
        <w:t xml:space="preserve"> </w:t>
      </w:r>
      <w:r w:rsidR="002A7C75">
        <w:t xml:space="preserve">in </w:t>
      </w:r>
      <w:r w:rsidR="002A7C75" w:rsidRPr="002A7C75">
        <w:rPr>
          <w:i/>
        </w:rPr>
        <w:t>M. maripaludis</w:t>
      </w:r>
      <w:r w:rsidR="002A7C75">
        <w:t xml:space="preserve">. </w:t>
      </w:r>
    </w:p>
    <w:p w14:paraId="65D05D90" w14:textId="145BF8F1" w:rsidR="00A07024" w:rsidRDefault="004E09E6" w:rsidP="003C144A">
      <w:pPr>
        <w:ind w:firstLine="720"/>
      </w:pPr>
      <w:r>
        <w:t xml:space="preserve">We have synthesized large quantities of the substrates, Coenzyme B and the heterodisulfide </w:t>
      </w:r>
      <w:proofErr w:type="spellStart"/>
      <w:r>
        <w:t>CoB</w:t>
      </w:r>
      <w:proofErr w:type="spellEnd"/>
      <w:r>
        <w:t>-SS-</w:t>
      </w:r>
      <w:proofErr w:type="spellStart"/>
      <w:r>
        <w:t>CoM</w:t>
      </w:r>
      <w:proofErr w:type="spellEnd"/>
      <w:r>
        <w:t xml:space="preserve"> to assay both MCR and HDR. In the reverse direction, MCR is assayed using </w:t>
      </w:r>
      <w:proofErr w:type="spellStart"/>
      <w:r>
        <w:t>CoB</w:t>
      </w:r>
      <w:proofErr w:type="spellEnd"/>
      <w:r>
        <w:t>-SS-</w:t>
      </w:r>
      <w:proofErr w:type="spellStart"/>
      <w:r>
        <w:t>CoM</w:t>
      </w:r>
      <w:proofErr w:type="spellEnd"/>
      <w:r>
        <w:t xml:space="preserve"> and methane as substrates. We been working with the native </w:t>
      </w:r>
      <w:r w:rsidRPr="004E09E6">
        <w:rPr>
          <w:i/>
        </w:rPr>
        <w:t xml:space="preserve">M. </w:t>
      </w:r>
      <w:proofErr w:type="spellStart"/>
      <w:r w:rsidRPr="004E09E6">
        <w:rPr>
          <w:i/>
        </w:rPr>
        <w:t>marburgensis</w:t>
      </w:r>
      <w:proofErr w:type="spellEnd"/>
      <w:r>
        <w:t xml:space="preserve"> MCR and have optimized the conditions for activating the enzyme </w:t>
      </w:r>
      <w:r w:rsidR="002800BB">
        <w:t xml:space="preserve">(up to 90% </w:t>
      </w:r>
      <w:r w:rsidR="002800BB">
        <w:lastRenderedPageBreak/>
        <w:t xml:space="preserve">of full activity) </w:t>
      </w:r>
      <w:r>
        <w:t>and for measuring its activity by determining methane d</w:t>
      </w:r>
      <w:r w:rsidR="002800BB">
        <w:t>irectly (gas chromatography) and</w:t>
      </w:r>
      <w:r>
        <w:t xml:space="preserve"> by measuring </w:t>
      </w:r>
      <w:r w:rsidR="002800BB">
        <w:t>CH</w:t>
      </w:r>
      <w:r w:rsidR="002800BB" w:rsidRPr="002800BB">
        <w:rPr>
          <w:vertAlign w:val="subscript"/>
        </w:rPr>
        <w:t>3</w:t>
      </w:r>
      <w:r w:rsidR="002800BB">
        <w:t xml:space="preserve">-SCoM conversion to methane (following decrease in radioactivity of </w:t>
      </w:r>
      <w:r w:rsidR="002800BB" w:rsidRPr="002800BB">
        <w:rPr>
          <w:vertAlign w:val="superscript"/>
        </w:rPr>
        <w:t>14</w:t>
      </w:r>
      <w:r w:rsidR="002800BB">
        <w:t>CH</w:t>
      </w:r>
      <w:r w:rsidR="002800BB" w:rsidRPr="002800BB">
        <w:rPr>
          <w:vertAlign w:val="subscript"/>
        </w:rPr>
        <w:t>3</w:t>
      </w:r>
      <w:r w:rsidR="002800BB">
        <w:t xml:space="preserve">-SCoM). We are assessing a novel way for measuring the reverse reaction by </w:t>
      </w:r>
      <w:proofErr w:type="spellStart"/>
      <w:r w:rsidR="002800BB">
        <w:t>spectroscopically</w:t>
      </w:r>
      <w:proofErr w:type="spellEnd"/>
      <w:r w:rsidR="002800BB">
        <w:t xml:space="preserve"> measuring conversion of the active Ni(I) enzyme to the Ni(II)/Ni(III) state in the presence of </w:t>
      </w:r>
      <w:proofErr w:type="spellStart"/>
      <w:r w:rsidR="002800BB">
        <w:t>CoB</w:t>
      </w:r>
      <w:proofErr w:type="spellEnd"/>
      <w:r w:rsidR="002800BB">
        <w:t>-SS-</w:t>
      </w:r>
      <w:proofErr w:type="spellStart"/>
      <w:r w:rsidR="002800BB">
        <w:t>CoM</w:t>
      </w:r>
      <w:proofErr w:type="spellEnd"/>
      <w:r w:rsidR="002800BB">
        <w:t xml:space="preserve"> and methane so that we can compare the two classes of MCRs (ANME and the methane producing enzyme). </w:t>
      </w:r>
    </w:p>
    <w:p w14:paraId="3F04987B" w14:textId="77777777" w:rsidR="00A07024" w:rsidRDefault="00A07024" w:rsidP="00A07024"/>
    <w:p w14:paraId="0A0A5567" w14:textId="3029DDB4" w:rsidR="00A07024" w:rsidRDefault="00BA17BE" w:rsidP="00A07024">
      <w:pPr>
        <w:rPr>
          <w:rFonts w:cs="Arial"/>
          <w:b/>
        </w:rPr>
      </w:pPr>
      <w:r>
        <w:rPr>
          <w:rFonts w:cs="Arial"/>
          <w:b/>
        </w:rPr>
        <w:t>Milestone</w:t>
      </w:r>
      <w:r w:rsidR="00A07024" w:rsidRPr="00DC2CBB">
        <w:rPr>
          <w:rFonts w:cs="Arial"/>
          <w:b/>
        </w:rPr>
        <w:t xml:space="preserve"> </w:t>
      </w:r>
      <w:r w:rsidR="00A07024">
        <w:rPr>
          <w:rFonts w:cs="Arial"/>
          <w:b/>
        </w:rPr>
        <w:t>4.1</w:t>
      </w:r>
      <w:r w:rsidR="00A07024" w:rsidRPr="00DC2CBB">
        <w:rPr>
          <w:rFonts w:cs="Arial"/>
          <w:b/>
        </w:rPr>
        <w:t xml:space="preserve">  </w:t>
      </w:r>
    </w:p>
    <w:p w14:paraId="2C58DBF8" w14:textId="77777777" w:rsidR="003C144A" w:rsidRPr="003C144A" w:rsidRDefault="003C144A" w:rsidP="003C144A">
      <w:pPr>
        <w:rPr>
          <w:bCs/>
        </w:rPr>
      </w:pPr>
      <w:r w:rsidRPr="003C144A">
        <w:rPr>
          <w:bCs/>
        </w:rPr>
        <w:t>Initial classical force field parameters (potential energy terms) were calculated for the MCR and ANME-1 nickel cofactors, substrates (</w:t>
      </w:r>
      <w:proofErr w:type="spellStart"/>
      <w:r w:rsidRPr="003C144A">
        <w:rPr>
          <w:bCs/>
        </w:rPr>
        <w:t>CoM</w:t>
      </w:r>
      <w:proofErr w:type="spellEnd"/>
      <w:r w:rsidRPr="003C144A">
        <w:rPr>
          <w:bCs/>
        </w:rPr>
        <w:t xml:space="preserve">, </w:t>
      </w:r>
      <w:proofErr w:type="spellStart"/>
      <w:r w:rsidRPr="003C144A">
        <w:rPr>
          <w:bCs/>
        </w:rPr>
        <w:t>CoB</w:t>
      </w:r>
      <w:proofErr w:type="spellEnd"/>
      <w:r w:rsidRPr="003C144A">
        <w:rPr>
          <w:bCs/>
        </w:rPr>
        <w:t xml:space="preserve">, </w:t>
      </w:r>
      <w:proofErr w:type="spellStart"/>
      <w:r w:rsidRPr="003C144A">
        <w:rPr>
          <w:bCs/>
        </w:rPr>
        <w:t>SCoM-SCoB</w:t>
      </w:r>
      <w:proofErr w:type="spellEnd"/>
      <w:r w:rsidRPr="003C144A">
        <w:rPr>
          <w:bCs/>
        </w:rPr>
        <w:t xml:space="preserve">, and </w:t>
      </w:r>
      <w:proofErr w:type="spellStart"/>
      <w:r w:rsidRPr="003C144A">
        <w:rPr>
          <w:bCs/>
        </w:rPr>
        <w:t>CoB</w:t>
      </w:r>
      <w:proofErr w:type="spellEnd"/>
      <w:r w:rsidRPr="003C144A">
        <w:rPr>
          <w:bCs/>
        </w:rPr>
        <w:t xml:space="preserve"> analogues), and the MCR modified amino acids.  The potential energy terms include “bonded” parameters (bond lengths, angles, dihedral periodicities and phases, and corresponding harmonic force constants), and “non-bonded” parameters (atom-centered point charges and </w:t>
      </w:r>
      <w:proofErr w:type="spellStart"/>
      <w:r w:rsidRPr="003C144A">
        <w:rPr>
          <w:bCs/>
        </w:rPr>
        <w:t>Lennard</w:t>
      </w:r>
      <w:proofErr w:type="spellEnd"/>
      <w:r w:rsidRPr="003C144A">
        <w:rPr>
          <w:bCs/>
        </w:rPr>
        <w:t>-Jones radii and well depths).</w:t>
      </w:r>
      <w:r w:rsidRPr="003C144A">
        <w:t xml:space="preserve"> </w:t>
      </w:r>
    </w:p>
    <w:p w14:paraId="67FB72F0" w14:textId="77777777" w:rsidR="003C144A" w:rsidRPr="003C144A" w:rsidRDefault="003C144A" w:rsidP="003C144A">
      <w:pPr>
        <w:ind w:firstLine="720"/>
        <w:rPr>
          <w:bCs/>
        </w:rPr>
      </w:pPr>
      <w:r w:rsidRPr="003C144A">
        <w:t>The bonded parameters for all internal coordinates except those involving nickel were derived using the Generalized AMBER Force Field (GAFF).  The nickel-</w:t>
      </w:r>
      <w:proofErr w:type="spellStart"/>
      <w:r w:rsidRPr="003C144A">
        <w:t>porphyrin</w:t>
      </w:r>
      <w:proofErr w:type="spellEnd"/>
      <w:r w:rsidRPr="003C144A">
        <w:t xml:space="preserve"> internal coordinates were taken from the initial structure 1MRO.pdb and force constants were copied from an iron-</w:t>
      </w:r>
      <w:proofErr w:type="spellStart"/>
      <w:r w:rsidRPr="003C144A">
        <w:t>porphyrin</w:t>
      </w:r>
      <w:proofErr w:type="spellEnd"/>
      <w:r w:rsidRPr="003C144A">
        <w:t xml:space="preserve"> force field.</w:t>
      </w:r>
      <w:r w:rsidRPr="003C144A">
        <w:rPr>
          <w:bCs/>
        </w:rPr>
        <w:t xml:space="preserve"> Atom-centered charges were calculated by fitting a quantum mechanical electrostatic potential to atom point-charges using Density Functional Theory (DFT). </w:t>
      </w:r>
    </w:p>
    <w:p w14:paraId="347543B8" w14:textId="77777777" w:rsidR="003C144A" w:rsidRPr="003C144A" w:rsidRDefault="003C144A" w:rsidP="005643ED">
      <w:pPr>
        <w:ind w:firstLine="720"/>
      </w:pPr>
      <w:r w:rsidRPr="003C144A">
        <w:rPr>
          <w:bCs/>
        </w:rPr>
        <w:t xml:space="preserve">A high-quality force field will reproduce and predict the structure, fluctuations and thermodynamic properties of a molecular system. Using </w:t>
      </w:r>
      <w:r w:rsidRPr="003C144A">
        <w:t xml:space="preserve">Protein Data Bank structures for MCR with </w:t>
      </w:r>
      <w:proofErr w:type="spellStart"/>
      <w:r w:rsidRPr="003C144A">
        <w:t>CoM+CoB</w:t>
      </w:r>
      <w:proofErr w:type="spellEnd"/>
      <w:r w:rsidRPr="003C144A">
        <w:t xml:space="preserve"> (including C5, C6, C8 and C9 </w:t>
      </w:r>
      <w:proofErr w:type="spellStart"/>
      <w:r w:rsidRPr="003C144A">
        <w:t>CoB</w:t>
      </w:r>
      <w:proofErr w:type="spellEnd"/>
      <w:r w:rsidRPr="003C144A">
        <w:t xml:space="preserve"> analogues) and MCR with the </w:t>
      </w:r>
      <w:proofErr w:type="spellStart"/>
      <w:r w:rsidRPr="003C144A">
        <w:t>SCoM-SCoB</w:t>
      </w:r>
      <w:proofErr w:type="spellEnd"/>
      <w:r w:rsidRPr="003C144A">
        <w:t xml:space="preserve"> product with the novel force field parameters, we performed steepest-descent energy minimization to test the force field’s ability to correctly model each molecular system. T</w:t>
      </w:r>
      <w:r w:rsidRPr="003C144A">
        <w:rPr>
          <w:bCs/>
        </w:rPr>
        <w:t xml:space="preserve">he root-mean-squared deviation between calculated and initial atomic coordinates is the measure of force field quality. Our M4.1 RMSD benchmark was an RMSD of 10 </w:t>
      </w:r>
      <w:proofErr w:type="spellStart"/>
      <w:r w:rsidRPr="003C144A">
        <w:rPr>
          <w:bCs/>
        </w:rPr>
        <w:t>Ångstroms</w:t>
      </w:r>
      <w:proofErr w:type="spellEnd"/>
      <w:r w:rsidRPr="003C144A">
        <w:rPr>
          <w:bCs/>
        </w:rPr>
        <w:t xml:space="preserve"> for 1MRO.pdb, and the model exceeded our expectations, producing RMSD values on the order of 0.1 </w:t>
      </w:r>
      <w:proofErr w:type="spellStart"/>
      <w:r w:rsidRPr="003C144A">
        <w:rPr>
          <w:bCs/>
        </w:rPr>
        <w:t>Ångstroms</w:t>
      </w:r>
      <w:proofErr w:type="spellEnd"/>
      <w:r w:rsidRPr="003C144A">
        <w:rPr>
          <w:bCs/>
        </w:rPr>
        <w:t xml:space="preserve"> (see table below). </w:t>
      </w:r>
    </w:p>
    <w:tbl>
      <w:tblPr>
        <w:tblStyle w:val="TableGrid"/>
        <w:tblW w:w="9288" w:type="dxa"/>
        <w:tblLook w:val="0600" w:firstRow="0" w:lastRow="0" w:firstColumn="0" w:lastColumn="0" w:noHBand="1" w:noVBand="1"/>
      </w:tblPr>
      <w:tblGrid>
        <w:gridCol w:w="1540"/>
        <w:gridCol w:w="2840"/>
        <w:gridCol w:w="1065"/>
        <w:gridCol w:w="1519"/>
        <w:gridCol w:w="2324"/>
      </w:tblGrid>
      <w:tr w:rsidR="003C144A" w:rsidRPr="003C144A" w14:paraId="39550FB5" w14:textId="77777777" w:rsidTr="00027C91">
        <w:trPr>
          <w:trHeight w:val="930"/>
        </w:trPr>
        <w:tc>
          <w:tcPr>
            <w:tcW w:w="1540" w:type="dxa"/>
            <w:vMerge w:val="restart"/>
            <w:noWrap/>
            <w:vAlign w:val="center"/>
            <w:hideMark/>
          </w:tcPr>
          <w:p w14:paraId="11B3BE37" w14:textId="77777777" w:rsidR="003C144A" w:rsidRPr="003C144A" w:rsidRDefault="003C144A" w:rsidP="003C144A">
            <w:pPr>
              <w:rPr>
                <w:b/>
                <w:bCs/>
              </w:rPr>
            </w:pPr>
            <w:r w:rsidRPr="003C144A">
              <w:rPr>
                <w:b/>
                <w:bCs/>
              </w:rPr>
              <w:t>PDB structure</w:t>
            </w:r>
          </w:p>
        </w:tc>
        <w:tc>
          <w:tcPr>
            <w:tcW w:w="2840" w:type="dxa"/>
            <w:vMerge w:val="restart"/>
            <w:noWrap/>
            <w:vAlign w:val="center"/>
            <w:hideMark/>
          </w:tcPr>
          <w:p w14:paraId="37950BB0" w14:textId="77777777" w:rsidR="003C144A" w:rsidRPr="003C144A" w:rsidRDefault="003C144A" w:rsidP="003C144A">
            <w:pPr>
              <w:rPr>
                <w:b/>
                <w:bCs/>
              </w:rPr>
            </w:pPr>
            <w:r w:rsidRPr="003C144A">
              <w:rPr>
                <w:b/>
                <w:bCs/>
              </w:rPr>
              <w:t>System</w:t>
            </w:r>
          </w:p>
        </w:tc>
        <w:tc>
          <w:tcPr>
            <w:tcW w:w="1065" w:type="dxa"/>
            <w:vMerge w:val="restart"/>
            <w:noWrap/>
            <w:vAlign w:val="center"/>
            <w:hideMark/>
          </w:tcPr>
          <w:p w14:paraId="6BEE3241" w14:textId="77777777" w:rsidR="003C144A" w:rsidRPr="003C144A" w:rsidRDefault="003C144A" w:rsidP="003C144A">
            <w:pPr>
              <w:rPr>
                <w:b/>
                <w:bCs/>
              </w:rPr>
            </w:pPr>
            <w:r w:rsidRPr="003C144A">
              <w:rPr>
                <w:b/>
                <w:bCs/>
              </w:rPr>
              <w:t>Cofactor</w:t>
            </w:r>
          </w:p>
        </w:tc>
        <w:tc>
          <w:tcPr>
            <w:tcW w:w="3843" w:type="dxa"/>
            <w:gridSpan w:val="2"/>
            <w:vAlign w:val="center"/>
            <w:hideMark/>
          </w:tcPr>
          <w:p w14:paraId="2C0AE738" w14:textId="77777777" w:rsidR="003C144A" w:rsidRPr="003C144A" w:rsidRDefault="003C144A" w:rsidP="003C144A">
            <w:pPr>
              <w:rPr>
                <w:b/>
                <w:bCs/>
              </w:rPr>
            </w:pPr>
            <w:r w:rsidRPr="003C144A">
              <w:rPr>
                <w:b/>
                <w:bCs/>
              </w:rPr>
              <w:t>Root-mean-squared deviation (RMSD) of selected atoms relative to initial PDB structure (Å)</w:t>
            </w:r>
          </w:p>
        </w:tc>
      </w:tr>
      <w:tr w:rsidR="003C144A" w:rsidRPr="003C144A" w14:paraId="58760952" w14:textId="77777777" w:rsidTr="00027C91">
        <w:trPr>
          <w:trHeight w:val="300"/>
        </w:trPr>
        <w:tc>
          <w:tcPr>
            <w:tcW w:w="1540" w:type="dxa"/>
            <w:vMerge/>
            <w:vAlign w:val="center"/>
            <w:hideMark/>
          </w:tcPr>
          <w:p w14:paraId="0F486DB8" w14:textId="77777777" w:rsidR="003C144A" w:rsidRPr="003C144A" w:rsidRDefault="003C144A" w:rsidP="003C144A">
            <w:pPr>
              <w:rPr>
                <w:b/>
                <w:bCs/>
              </w:rPr>
            </w:pPr>
          </w:p>
        </w:tc>
        <w:tc>
          <w:tcPr>
            <w:tcW w:w="2840" w:type="dxa"/>
            <w:vMerge/>
            <w:vAlign w:val="center"/>
            <w:hideMark/>
          </w:tcPr>
          <w:p w14:paraId="68A5F2F3" w14:textId="77777777" w:rsidR="003C144A" w:rsidRPr="003C144A" w:rsidRDefault="003C144A" w:rsidP="003C144A">
            <w:pPr>
              <w:rPr>
                <w:b/>
                <w:bCs/>
              </w:rPr>
            </w:pPr>
          </w:p>
        </w:tc>
        <w:tc>
          <w:tcPr>
            <w:tcW w:w="1065" w:type="dxa"/>
            <w:vMerge/>
            <w:vAlign w:val="center"/>
            <w:hideMark/>
          </w:tcPr>
          <w:p w14:paraId="41663C94" w14:textId="77777777" w:rsidR="003C144A" w:rsidRPr="003C144A" w:rsidRDefault="003C144A" w:rsidP="003C144A">
            <w:pPr>
              <w:rPr>
                <w:b/>
                <w:bCs/>
              </w:rPr>
            </w:pPr>
          </w:p>
        </w:tc>
        <w:tc>
          <w:tcPr>
            <w:tcW w:w="1519" w:type="dxa"/>
            <w:noWrap/>
            <w:vAlign w:val="center"/>
            <w:hideMark/>
          </w:tcPr>
          <w:p w14:paraId="0A2ECD9D" w14:textId="77777777" w:rsidR="003C144A" w:rsidRPr="003C144A" w:rsidRDefault="003C144A" w:rsidP="003C144A">
            <w:pPr>
              <w:rPr>
                <w:i/>
                <w:iCs/>
              </w:rPr>
            </w:pPr>
            <w:r w:rsidRPr="003C144A">
              <w:rPr>
                <w:i/>
                <w:iCs/>
              </w:rPr>
              <w:t>Cα atoms</w:t>
            </w:r>
          </w:p>
        </w:tc>
        <w:tc>
          <w:tcPr>
            <w:tcW w:w="2324" w:type="dxa"/>
            <w:noWrap/>
            <w:vAlign w:val="center"/>
            <w:hideMark/>
          </w:tcPr>
          <w:p w14:paraId="4092BD54" w14:textId="77777777" w:rsidR="003C144A" w:rsidRPr="003C144A" w:rsidRDefault="003C144A" w:rsidP="003C144A">
            <w:pPr>
              <w:rPr>
                <w:i/>
                <w:iCs/>
              </w:rPr>
            </w:pPr>
            <w:proofErr w:type="spellStart"/>
            <w:r w:rsidRPr="003C144A">
              <w:rPr>
                <w:i/>
                <w:iCs/>
              </w:rPr>
              <w:t>Cofactor+substrate</w:t>
            </w:r>
            <w:proofErr w:type="spellEnd"/>
          </w:p>
        </w:tc>
      </w:tr>
      <w:tr w:rsidR="003C144A" w:rsidRPr="003C144A" w14:paraId="6D70A4DB" w14:textId="77777777" w:rsidTr="00027C91">
        <w:trPr>
          <w:trHeight w:val="300"/>
        </w:trPr>
        <w:tc>
          <w:tcPr>
            <w:tcW w:w="1540" w:type="dxa"/>
            <w:noWrap/>
            <w:vAlign w:val="center"/>
            <w:hideMark/>
          </w:tcPr>
          <w:p w14:paraId="43506568" w14:textId="77777777" w:rsidR="003C144A" w:rsidRPr="003C144A" w:rsidRDefault="003C144A" w:rsidP="003C144A">
            <w:r w:rsidRPr="003C144A">
              <w:t>1MRO</w:t>
            </w:r>
          </w:p>
        </w:tc>
        <w:tc>
          <w:tcPr>
            <w:tcW w:w="2840" w:type="dxa"/>
            <w:noWrap/>
            <w:vAlign w:val="center"/>
            <w:hideMark/>
          </w:tcPr>
          <w:p w14:paraId="7E4F1FB8" w14:textId="77777777" w:rsidR="003C144A" w:rsidRPr="003C144A" w:rsidRDefault="003C144A" w:rsidP="003C144A">
            <w:r w:rsidRPr="003C144A">
              <w:t>MCR</w:t>
            </w:r>
          </w:p>
        </w:tc>
        <w:tc>
          <w:tcPr>
            <w:tcW w:w="1065" w:type="dxa"/>
            <w:noWrap/>
            <w:vAlign w:val="center"/>
            <w:hideMark/>
          </w:tcPr>
          <w:p w14:paraId="3C80C6FC" w14:textId="77777777" w:rsidR="003C144A" w:rsidRPr="003C144A" w:rsidRDefault="003C144A" w:rsidP="003C144A">
            <w:r w:rsidRPr="003C144A">
              <w:t>F43</w:t>
            </w:r>
          </w:p>
        </w:tc>
        <w:tc>
          <w:tcPr>
            <w:tcW w:w="1519" w:type="dxa"/>
            <w:noWrap/>
            <w:vAlign w:val="center"/>
            <w:hideMark/>
          </w:tcPr>
          <w:p w14:paraId="335E962D" w14:textId="77777777" w:rsidR="003C144A" w:rsidRPr="003C144A" w:rsidRDefault="003C144A" w:rsidP="003C144A">
            <w:r w:rsidRPr="003C144A">
              <w:t>0.02</w:t>
            </w:r>
          </w:p>
        </w:tc>
        <w:tc>
          <w:tcPr>
            <w:tcW w:w="2324" w:type="dxa"/>
            <w:noWrap/>
            <w:vAlign w:val="center"/>
            <w:hideMark/>
          </w:tcPr>
          <w:p w14:paraId="4EB41403" w14:textId="77777777" w:rsidR="003C144A" w:rsidRPr="003C144A" w:rsidRDefault="003C144A" w:rsidP="003C144A">
            <w:r w:rsidRPr="003C144A">
              <w:t>0.07</w:t>
            </w:r>
          </w:p>
        </w:tc>
      </w:tr>
      <w:tr w:rsidR="003C144A" w:rsidRPr="003C144A" w14:paraId="28CB1872" w14:textId="77777777" w:rsidTr="00027C91">
        <w:trPr>
          <w:trHeight w:val="300"/>
        </w:trPr>
        <w:tc>
          <w:tcPr>
            <w:tcW w:w="1540" w:type="dxa"/>
            <w:noWrap/>
            <w:vAlign w:val="center"/>
            <w:hideMark/>
          </w:tcPr>
          <w:p w14:paraId="157169BC" w14:textId="77777777" w:rsidR="003C144A" w:rsidRPr="003C144A" w:rsidRDefault="003C144A" w:rsidP="003C144A">
            <w:r w:rsidRPr="003C144A">
              <w:t>3M1V</w:t>
            </w:r>
          </w:p>
        </w:tc>
        <w:tc>
          <w:tcPr>
            <w:tcW w:w="2840" w:type="dxa"/>
            <w:noWrap/>
            <w:vAlign w:val="center"/>
            <w:hideMark/>
          </w:tcPr>
          <w:p w14:paraId="3AF214A8" w14:textId="77777777" w:rsidR="003C144A" w:rsidRPr="003C144A" w:rsidRDefault="003C144A" w:rsidP="003C144A">
            <w:r w:rsidRPr="003C144A">
              <w:t>MCR</w:t>
            </w:r>
          </w:p>
        </w:tc>
        <w:tc>
          <w:tcPr>
            <w:tcW w:w="1065" w:type="dxa"/>
            <w:noWrap/>
            <w:vAlign w:val="center"/>
            <w:hideMark/>
          </w:tcPr>
          <w:p w14:paraId="740F562E" w14:textId="77777777" w:rsidR="003C144A" w:rsidRPr="003C144A" w:rsidRDefault="003C144A" w:rsidP="003C144A">
            <w:r w:rsidRPr="003C144A">
              <w:t>F43</w:t>
            </w:r>
          </w:p>
        </w:tc>
        <w:tc>
          <w:tcPr>
            <w:tcW w:w="1519" w:type="dxa"/>
            <w:noWrap/>
            <w:vAlign w:val="center"/>
            <w:hideMark/>
          </w:tcPr>
          <w:p w14:paraId="0B6A2B29" w14:textId="77777777" w:rsidR="003C144A" w:rsidRPr="003C144A" w:rsidRDefault="003C144A" w:rsidP="003C144A">
            <w:r w:rsidRPr="003C144A">
              <w:t>0.07</w:t>
            </w:r>
          </w:p>
        </w:tc>
        <w:tc>
          <w:tcPr>
            <w:tcW w:w="2324" w:type="dxa"/>
            <w:noWrap/>
            <w:vAlign w:val="center"/>
            <w:hideMark/>
          </w:tcPr>
          <w:p w14:paraId="03066E88" w14:textId="77777777" w:rsidR="003C144A" w:rsidRPr="003C144A" w:rsidRDefault="003C144A" w:rsidP="003C144A">
            <w:r w:rsidRPr="003C144A">
              <w:t>0.18</w:t>
            </w:r>
          </w:p>
        </w:tc>
      </w:tr>
      <w:tr w:rsidR="003C144A" w:rsidRPr="003C144A" w14:paraId="5876DA8E" w14:textId="77777777" w:rsidTr="00027C91">
        <w:trPr>
          <w:trHeight w:val="300"/>
        </w:trPr>
        <w:tc>
          <w:tcPr>
            <w:tcW w:w="1540" w:type="dxa"/>
            <w:noWrap/>
            <w:vAlign w:val="center"/>
            <w:hideMark/>
          </w:tcPr>
          <w:p w14:paraId="12759A5F" w14:textId="77777777" w:rsidR="003C144A" w:rsidRPr="003C144A" w:rsidRDefault="003C144A" w:rsidP="003C144A">
            <w:r w:rsidRPr="003C144A">
              <w:t>3M2R</w:t>
            </w:r>
          </w:p>
        </w:tc>
        <w:tc>
          <w:tcPr>
            <w:tcW w:w="2840" w:type="dxa"/>
            <w:noWrap/>
            <w:vAlign w:val="center"/>
            <w:hideMark/>
          </w:tcPr>
          <w:p w14:paraId="44AFE788" w14:textId="77777777" w:rsidR="003C144A" w:rsidRPr="003C144A" w:rsidRDefault="003C144A" w:rsidP="003C144A">
            <w:r w:rsidRPr="003C144A">
              <w:t>MCR+COM+COB C5 analog</w:t>
            </w:r>
          </w:p>
        </w:tc>
        <w:tc>
          <w:tcPr>
            <w:tcW w:w="1065" w:type="dxa"/>
            <w:noWrap/>
            <w:vAlign w:val="center"/>
            <w:hideMark/>
          </w:tcPr>
          <w:p w14:paraId="2B522F03" w14:textId="77777777" w:rsidR="003C144A" w:rsidRPr="003C144A" w:rsidRDefault="003C144A" w:rsidP="003C144A">
            <w:r w:rsidRPr="003C144A">
              <w:t>F43</w:t>
            </w:r>
          </w:p>
        </w:tc>
        <w:tc>
          <w:tcPr>
            <w:tcW w:w="1519" w:type="dxa"/>
            <w:noWrap/>
            <w:vAlign w:val="center"/>
            <w:hideMark/>
          </w:tcPr>
          <w:p w14:paraId="0AE2616E" w14:textId="77777777" w:rsidR="003C144A" w:rsidRPr="003C144A" w:rsidRDefault="003C144A" w:rsidP="003C144A">
            <w:r w:rsidRPr="003C144A">
              <w:t>0.06</w:t>
            </w:r>
          </w:p>
        </w:tc>
        <w:tc>
          <w:tcPr>
            <w:tcW w:w="2324" w:type="dxa"/>
            <w:noWrap/>
            <w:vAlign w:val="center"/>
            <w:hideMark/>
          </w:tcPr>
          <w:p w14:paraId="29C07C8C" w14:textId="77777777" w:rsidR="003C144A" w:rsidRPr="003C144A" w:rsidRDefault="003C144A" w:rsidP="003C144A">
            <w:r w:rsidRPr="003C144A">
              <w:t>0.12</w:t>
            </w:r>
          </w:p>
        </w:tc>
      </w:tr>
      <w:tr w:rsidR="003C144A" w:rsidRPr="003C144A" w14:paraId="5A5CBCEE" w14:textId="77777777" w:rsidTr="00027C91">
        <w:trPr>
          <w:trHeight w:val="300"/>
        </w:trPr>
        <w:tc>
          <w:tcPr>
            <w:tcW w:w="1540" w:type="dxa"/>
            <w:noWrap/>
            <w:vAlign w:val="center"/>
            <w:hideMark/>
          </w:tcPr>
          <w:p w14:paraId="62AB4F4D" w14:textId="77777777" w:rsidR="003C144A" w:rsidRPr="003C144A" w:rsidRDefault="003C144A" w:rsidP="003C144A">
            <w:r w:rsidRPr="003C144A">
              <w:t>3M2U</w:t>
            </w:r>
          </w:p>
        </w:tc>
        <w:tc>
          <w:tcPr>
            <w:tcW w:w="2840" w:type="dxa"/>
            <w:noWrap/>
            <w:vAlign w:val="center"/>
            <w:hideMark/>
          </w:tcPr>
          <w:p w14:paraId="610E3561" w14:textId="77777777" w:rsidR="003C144A" w:rsidRPr="003C144A" w:rsidRDefault="003C144A" w:rsidP="003C144A">
            <w:r w:rsidRPr="003C144A">
              <w:t>MCR+COM+COB C6 analog</w:t>
            </w:r>
          </w:p>
        </w:tc>
        <w:tc>
          <w:tcPr>
            <w:tcW w:w="1065" w:type="dxa"/>
            <w:noWrap/>
            <w:vAlign w:val="center"/>
            <w:hideMark/>
          </w:tcPr>
          <w:p w14:paraId="7922C677" w14:textId="77777777" w:rsidR="003C144A" w:rsidRPr="003C144A" w:rsidRDefault="003C144A" w:rsidP="003C144A">
            <w:r w:rsidRPr="003C144A">
              <w:t>F43</w:t>
            </w:r>
          </w:p>
        </w:tc>
        <w:tc>
          <w:tcPr>
            <w:tcW w:w="1519" w:type="dxa"/>
            <w:noWrap/>
            <w:vAlign w:val="center"/>
            <w:hideMark/>
          </w:tcPr>
          <w:p w14:paraId="4624C994" w14:textId="77777777" w:rsidR="003C144A" w:rsidRPr="003C144A" w:rsidRDefault="003C144A" w:rsidP="003C144A">
            <w:r w:rsidRPr="003C144A">
              <w:t>0.05</w:t>
            </w:r>
          </w:p>
        </w:tc>
        <w:tc>
          <w:tcPr>
            <w:tcW w:w="2324" w:type="dxa"/>
            <w:noWrap/>
            <w:vAlign w:val="center"/>
            <w:hideMark/>
          </w:tcPr>
          <w:p w14:paraId="0C560078" w14:textId="77777777" w:rsidR="003C144A" w:rsidRPr="003C144A" w:rsidRDefault="003C144A" w:rsidP="003C144A">
            <w:r w:rsidRPr="003C144A">
              <w:t>0.13</w:t>
            </w:r>
          </w:p>
        </w:tc>
      </w:tr>
      <w:tr w:rsidR="003C144A" w:rsidRPr="003C144A" w14:paraId="0B779D95" w14:textId="77777777" w:rsidTr="00027C91">
        <w:trPr>
          <w:trHeight w:val="300"/>
        </w:trPr>
        <w:tc>
          <w:tcPr>
            <w:tcW w:w="1540" w:type="dxa"/>
            <w:noWrap/>
            <w:vAlign w:val="center"/>
            <w:hideMark/>
          </w:tcPr>
          <w:p w14:paraId="32C8DF49" w14:textId="77777777" w:rsidR="003C144A" w:rsidRPr="003C144A" w:rsidRDefault="003C144A" w:rsidP="003C144A">
            <w:r w:rsidRPr="003C144A">
              <w:t>3M2V</w:t>
            </w:r>
          </w:p>
        </w:tc>
        <w:tc>
          <w:tcPr>
            <w:tcW w:w="2840" w:type="dxa"/>
            <w:noWrap/>
            <w:vAlign w:val="center"/>
            <w:hideMark/>
          </w:tcPr>
          <w:p w14:paraId="5F2AD1C7" w14:textId="77777777" w:rsidR="003C144A" w:rsidRPr="003C144A" w:rsidRDefault="003C144A" w:rsidP="003C144A">
            <w:r w:rsidRPr="003C144A">
              <w:t>MCR+COM+COB C8 analog</w:t>
            </w:r>
          </w:p>
        </w:tc>
        <w:tc>
          <w:tcPr>
            <w:tcW w:w="1065" w:type="dxa"/>
            <w:noWrap/>
            <w:vAlign w:val="center"/>
            <w:hideMark/>
          </w:tcPr>
          <w:p w14:paraId="08BEAC78" w14:textId="77777777" w:rsidR="003C144A" w:rsidRPr="003C144A" w:rsidRDefault="003C144A" w:rsidP="003C144A">
            <w:r w:rsidRPr="003C144A">
              <w:t>F43</w:t>
            </w:r>
          </w:p>
        </w:tc>
        <w:tc>
          <w:tcPr>
            <w:tcW w:w="1519" w:type="dxa"/>
            <w:noWrap/>
            <w:vAlign w:val="center"/>
            <w:hideMark/>
          </w:tcPr>
          <w:p w14:paraId="15EB1DA9" w14:textId="77777777" w:rsidR="003C144A" w:rsidRPr="003C144A" w:rsidRDefault="003C144A" w:rsidP="003C144A">
            <w:r w:rsidRPr="003C144A">
              <w:t>0.06</w:t>
            </w:r>
          </w:p>
        </w:tc>
        <w:tc>
          <w:tcPr>
            <w:tcW w:w="2324" w:type="dxa"/>
            <w:noWrap/>
            <w:vAlign w:val="center"/>
            <w:hideMark/>
          </w:tcPr>
          <w:p w14:paraId="77DD9A5B" w14:textId="77777777" w:rsidR="003C144A" w:rsidRPr="003C144A" w:rsidRDefault="003C144A" w:rsidP="003C144A">
            <w:r w:rsidRPr="003C144A">
              <w:t>0.15</w:t>
            </w:r>
          </w:p>
        </w:tc>
      </w:tr>
      <w:tr w:rsidR="003C144A" w:rsidRPr="003C144A" w14:paraId="5261E2BF" w14:textId="77777777" w:rsidTr="00027C91">
        <w:trPr>
          <w:trHeight w:val="300"/>
        </w:trPr>
        <w:tc>
          <w:tcPr>
            <w:tcW w:w="1540" w:type="dxa"/>
            <w:noWrap/>
            <w:vAlign w:val="center"/>
            <w:hideMark/>
          </w:tcPr>
          <w:p w14:paraId="06E50ECF" w14:textId="77777777" w:rsidR="003C144A" w:rsidRPr="003C144A" w:rsidRDefault="003C144A" w:rsidP="003C144A">
            <w:r w:rsidRPr="003C144A">
              <w:t>3M30</w:t>
            </w:r>
          </w:p>
        </w:tc>
        <w:tc>
          <w:tcPr>
            <w:tcW w:w="2840" w:type="dxa"/>
            <w:noWrap/>
            <w:vAlign w:val="center"/>
            <w:hideMark/>
          </w:tcPr>
          <w:p w14:paraId="1C75DF16" w14:textId="77777777" w:rsidR="003C144A" w:rsidRPr="003C144A" w:rsidRDefault="003C144A" w:rsidP="003C144A">
            <w:r w:rsidRPr="003C144A">
              <w:t>MCR+COM+COB C9 analog</w:t>
            </w:r>
          </w:p>
        </w:tc>
        <w:tc>
          <w:tcPr>
            <w:tcW w:w="1065" w:type="dxa"/>
            <w:noWrap/>
            <w:vAlign w:val="center"/>
            <w:hideMark/>
          </w:tcPr>
          <w:p w14:paraId="70FC1832" w14:textId="77777777" w:rsidR="003C144A" w:rsidRPr="003C144A" w:rsidRDefault="003C144A" w:rsidP="003C144A">
            <w:r w:rsidRPr="003C144A">
              <w:t>F43</w:t>
            </w:r>
          </w:p>
        </w:tc>
        <w:tc>
          <w:tcPr>
            <w:tcW w:w="1519" w:type="dxa"/>
            <w:noWrap/>
            <w:vAlign w:val="center"/>
            <w:hideMark/>
          </w:tcPr>
          <w:p w14:paraId="123921C4" w14:textId="77777777" w:rsidR="003C144A" w:rsidRPr="003C144A" w:rsidRDefault="003C144A" w:rsidP="003C144A">
            <w:r w:rsidRPr="003C144A">
              <w:t>0.07</w:t>
            </w:r>
          </w:p>
        </w:tc>
        <w:tc>
          <w:tcPr>
            <w:tcW w:w="2324" w:type="dxa"/>
            <w:noWrap/>
            <w:vAlign w:val="center"/>
            <w:hideMark/>
          </w:tcPr>
          <w:p w14:paraId="34D10963" w14:textId="77777777" w:rsidR="003C144A" w:rsidRPr="003C144A" w:rsidRDefault="003C144A" w:rsidP="003C144A">
            <w:r w:rsidRPr="003C144A">
              <w:t>0.18</w:t>
            </w:r>
          </w:p>
        </w:tc>
      </w:tr>
      <w:tr w:rsidR="003C144A" w:rsidRPr="003C144A" w14:paraId="46C86B23" w14:textId="77777777" w:rsidTr="00027C91">
        <w:trPr>
          <w:trHeight w:val="300"/>
        </w:trPr>
        <w:tc>
          <w:tcPr>
            <w:tcW w:w="1540" w:type="dxa"/>
            <w:noWrap/>
            <w:vAlign w:val="center"/>
            <w:hideMark/>
          </w:tcPr>
          <w:p w14:paraId="104493AE" w14:textId="77777777" w:rsidR="003C144A" w:rsidRPr="003C144A" w:rsidRDefault="003C144A" w:rsidP="003C144A">
            <w:r w:rsidRPr="003C144A">
              <w:t>3M32</w:t>
            </w:r>
          </w:p>
        </w:tc>
        <w:tc>
          <w:tcPr>
            <w:tcW w:w="2840" w:type="dxa"/>
            <w:noWrap/>
            <w:vAlign w:val="center"/>
            <w:hideMark/>
          </w:tcPr>
          <w:p w14:paraId="31E228F8" w14:textId="77777777" w:rsidR="003C144A" w:rsidRPr="003C144A" w:rsidRDefault="003C144A" w:rsidP="003C144A">
            <w:proofErr w:type="spellStart"/>
            <w:r w:rsidRPr="003C144A">
              <w:t>MCR+disulfide</w:t>
            </w:r>
            <w:proofErr w:type="spellEnd"/>
            <w:r w:rsidRPr="003C144A">
              <w:t xml:space="preserve"> product</w:t>
            </w:r>
          </w:p>
        </w:tc>
        <w:tc>
          <w:tcPr>
            <w:tcW w:w="1065" w:type="dxa"/>
            <w:noWrap/>
            <w:vAlign w:val="center"/>
            <w:hideMark/>
          </w:tcPr>
          <w:p w14:paraId="4C4A72C2" w14:textId="77777777" w:rsidR="003C144A" w:rsidRPr="003C144A" w:rsidRDefault="003C144A" w:rsidP="003C144A">
            <w:r w:rsidRPr="003C144A">
              <w:t>F43</w:t>
            </w:r>
          </w:p>
        </w:tc>
        <w:tc>
          <w:tcPr>
            <w:tcW w:w="1519" w:type="dxa"/>
            <w:noWrap/>
            <w:vAlign w:val="center"/>
            <w:hideMark/>
          </w:tcPr>
          <w:p w14:paraId="5F214CF3" w14:textId="77777777" w:rsidR="003C144A" w:rsidRPr="003C144A" w:rsidRDefault="003C144A" w:rsidP="003C144A">
            <w:r w:rsidRPr="003C144A">
              <w:t>0.04</w:t>
            </w:r>
          </w:p>
        </w:tc>
        <w:tc>
          <w:tcPr>
            <w:tcW w:w="2324" w:type="dxa"/>
            <w:noWrap/>
            <w:vAlign w:val="center"/>
            <w:hideMark/>
          </w:tcPr>
          <w:p w14:paraId="1B91E344" w14:textId="77777777" w:rsidR="003C144A" w:rsidRPr="003C144A" w:rsidRDefault="003C144A" w:rsidP="003C144A">
            <w:r w:rsidRPr="003C144A">
              <w:t>0.07</w:t>
            </w:r>
          </w:p>
        </w:tc>
      </w:tr>
    </w:tbl>
    <w:p w14:paraId="11C309D7" w14:textId="77777777" w:rsidR="003C144A" w:rsidRPr="003C144A" w:rsidRDefault="003C144A" w:rsidP="003C144A"/>
    <w:p w14:paraId="025D34B5" w14:textId="77777777" w:rsidR="003C144A" w:rsidRPr="003C144A" w:rsidRDefault="003C144A" w:rsidP="005643ED">
      <w:pPr>
        <w:ind w:firstLine="720"/>
        <w:rPr>
          <w:bCs/>
        </w:rPr>
      </w:pPr>
      <w:r w:rsidRPr="003C144A">
        <w:rPr>
          <w:bCs/>
        </w:rPr>
        <w:t xml:space="preserve">Currently we are deriving parameters for the modified ANME-1 amino acids </w:t>
      </w:r>
      <w:r w:rsidRPr="003C144A">
        <w:t>7-hydroxyl-L-tryptophan and S-</w:t>
      </w:r>
      <w:proofErr w:type="spellStart"/>
      <w:r w:rsidRPr="003C144A">
        <w:t>oxymethionine</w:t>
      </w:r>
      <w:proofErr w:type="spellEnd"/>
      <w:r w:rsidRPr="003C144A">
        <w:t xml:space="preserve">. Once that is completed we can run the same initial calculations for ANME-1 as described above for the MCRs. </w:t>
      </w:r>
    </w:p>
    <w:p w14:paraId="5B7ACFAF" w14:textId="4CBBAEB0" w:rsidR="00A07024" w:rsidRPr="00510F78" w:rsidRDefault="003C144A" w:rsidP="005643ED">
      <w:pPr>
        <w:ind w:firstLine="720"/>
      </w:pPr>
      <w:r w:rsidRPr="003C144A">
        <w:rPr>
          <w:bCs/>
        </w:rPr>
        <w:lastRenderedPageBreak/>
        <w:t xml:space="preserve">To improve the model we are now calculating MCR and ANME-1 cofactor geometries and atom-centered charges for </w:t>
      </w:r>
      <w:proofErr w:type="gramStart"/>
      <w:r w:rsidRPr="003C144A">
        <w:rPr>
          <w:bCs/>
        </w:rPr>
        <w:t>Ni(</w:t>
      </w:r>
      <w:proofErr w:type="gramEnd"/>
      <w:r w:rsidRPr="003C144A">
        <w:rPr>
          <w:bCs/>
        </w:rPr>
        <w:t>I), Ni(II) and Ni(III) oxidation states using a combined QM/MM approach, which will complete milestone 4.1. Following that we will progress towards milestone 4.2, using molecular dynamics and statistical thermodynamics to identify at least ten amino acids that modulate substrate binding to MCR and ANME-1.</w:t>
      </w:r>
    </w:p>
    <w:p w14:paraId="3AA9D266" w14:textId="77777777" w:rsidR="001940CF" w:rsidRDefault="001940CF" w:rsidP="001940CF"/>
    <w:p w14:paraId="3BE57DED" w14:textId="77777777" w:rsidR="00A74DD2" w:rsidRDefault="00A74DD2">
      <w:pPr>
        <w:rPr>
          <w:b/>
        </w:rPr>
      </w:pPr>
      <w:r>
        <w:rPr>
          <w:b/>
        </w:rPr>
        <w:br w:type="page"/>
      </w:r>
    </w:p>
    <w:p w14:paraId="28901607" w14:textId="178A9E3E" w:rsidR="001940CF" w:rsidRDefault="001940CF" w:rsidP="001940CF">
      <w:r w:rsidRPr="00EE194E">
        <w:rPr>
          <w:b/>
        </w:rPr>
        <w:lastRenderedPageBreak/>
        <w:t>D.    Major risks to future milestones</w:t>
      </w:r>
      <w:r w:rsidRPr="00510F78">
        <w:t xml:space="preserve">: </w:t>
      </w:r>
    </w:p>
    <w:p w14:paraId="4B00C3DD" w14:textId="77777777" w:rsidR="00510F78" w:rsidRDefault="00510F78" w:rsidP="00510F78">
      <w:r w:rsidRPr="00510F78">
        <w:t> </w:t>
      </w:r>
    </w:p>
    <w:p w14:paraId="4B72B09E" w14:textId="608DCE76" w:rsidR="001940CF" w:rsidRPr="00D87D7D" w:rsidRDefault="001940CF" w:rsidP="001940CF">
      <w:pPr>
        <w:rPr>
          <w:b/>
        </w:rPr>
      </w:pPr>
      <w:r w:rsidRPr="00D87D7D">
        <w:rPr>
          <w:b/>
        </w:rPr>
        <w:t xml:space="preserve">Milestones </w:t>
      </w:r>
      <w:r>
        <w:rPr>
          <w:b/>
        </w:rPr>
        <w:t>1</w:t>
      </w:r>
      <w:r w:rsidRPr="00D87D7D">
        <w:rPr>
          <w:b/>
        </w:rPr>
        <w:t>.1-</w:t>
      </w:r>
      <w:r>
        <w:rPr>
          <w:b/>
        </w:rPr>
        <w:t>1</w:t>
      </w:r>
      <w:r w:rsidRPr="00D87D7D">
        <w:rPr>
          <w:b/>
        </w:rPr>
        <w:t>.2</w:t>
      </w:r>
    </w:p>
    <w:p w14:paraId="3FEFF20F" w14:textId="0A4EC56E" w:rsidR="001940CF" w:rsidRPr="0057074C" w:rsidRDefault="001940CF" w:rsidP="0057074C">
      <w:pPr>
        <w:jc w:val="both"/>
        <w:rPr>
          <w:rFonts w:cs="Arial"/>
        </w:rPr>
      </w:pPr>
      <w:r>
        <w:rPr>
          <w:rFonts w:cs="Arial"/>
        </w:rPr>
        <w:t xml:space="preserve">We have observed that the </w:t>
      </w:r>
      <w:proofErr w:type="spellStart"/>
      <w:r>
        <w:rPr>
          <w:rFonts w:cs="Arial"/>
        </w:rPr>
        <w:t>heterologously</w:t>
      </w:r>
      <w:proofErr w:type="spellEnd"/>
      <w:r>
        <w:rPr>
          <w:rFonts w:cs="Arial"/>
        </w:rPr>
        <w:t xml:space="preserve"> expressed MCRs from methanogens and anaerobic </w:t>
      </w:r>
      <w:proofErr w:type="spellStart"/>
      <w:r>
        <w:rPr>
          <w:rFonts w:cs="Arial"/>
        </w:rPr>
        <w:t>methanotrophs</w:t>
      </w:r>
      <w:proofErr w:type="spellEnd"/>
      <w:r>
        <w:rPr>
          <w:rFonts w:cs="Arial"/>
        </w:rPr>
        <w:t xml:space="preserve"> (ANMEs) exhibit low expression. It is likely that the problem is due to the presence of </w:t>
      </w:r>
      <w:proofErr w:type="spellStart"/>
      <w:r>
        <w:rPr>
          <w:rFonts w:cs="Arial"/>
        </w:rPr>
        <w:t>nonoptimal</w:t>
      </w:r>
      <w:proofErr w:type="spellEnd"/>
      <w:r>
        <w:rPr>
          <w:rFonts w:cs="Arial"/>
        </w:rPr>
        <w:t xml:space="preserve"> codons in the </w:t>
      </w:r>
      <w:proofErr w:type="spellStart"/>
      <w:r>
        <w:rPr>
          <w:rFonts w:cs="Arial"/>
        </w:rPr>
        <w:t>heterologously</w:t>
      </w:r>
      <w:proofErr w:type="spellEnd"/>
      <w:r>
        <w:rPr>
          <w:rFonts w:cs="Arial"/>
        </w:rPr>
        <w:t xml:space="preserve"> expressed protein.  W</w:t>
      </w:r>
      <w:r w:rsidRPr="00882F7B">
        <w:rPr>
          <w:rFonts w:cs="Arial"/>
        </w:rPr>
        <w:t xml:space="preserve">e are </w:t>
      </w:r>
      <w:r>
        <w:rPr>
          <w:rFonts w:cs="Arial"/>
        </w:rPr>
        <w:t>currently</w:t>
      </w:r>
      <w:r w:rsidRPr="00882F7B">
        <w:rPr>
          <w:rFonts w:cs="Arial"/>
        </w:rPr>
        <w:t xml:space="preserve"> cloning a codon-optimized version</w:t>
      </w:r>
      <w:r>
        <w:rPr>
          <w:rFonts w:cs="Arial"/>
        </w:rPr>
        <w:t xml:space="preserve"> and will </w:t>
      </w:r>
      <w:r w:rsidR="0057074C">
        <w:rPr>
          <w:rFonts w:cs="Arial"/>
        </w:rPr>
        <w:t>compare</w:t>
      </w:r>
      <w:r>
        <w:rPr>
          <w:rFonts w:cs="Arial"/>
        </w:rPr>
        <w:t xml:space="preserve"> expression and activity</w:t>
      </w:r>
      <w:r w:rsidR="0057074C">
        <w:rPr>
          <w:rFonts w:cs="Arial"/>
        </w:rPr>
        <w:t xml:space="preserve"> relative to the non-optimized genes</w:t>
      </w:r>
      <w:r w:rsidRPr="00882F7B">
        <w:rPr>
          <w:rFonts w:cs="Arial"/>
        </w:rPr>
        <w:t>.</w:t>
      </w:r>
    </w:p>
    <w:p w14:paraId="732610D9" w14:textId="77777777" w:rsidR="001940CF" w:rsidRDefault="001940CF" w:rsidP="00510F78">
      <w:pPr>
        <w:rPr>
          <w:b/>
        </w:rPr>
      </w:pPr>
    </w:p>
    <w:p w14:paraId="6F0EB661" w14:textId="77777777" w:rsidR="00D87D7D" w:rsidRPr="00D87D7D" w:rsidRDefault="00D87D7D" w:rsidP="00510F78">
      <w:pPr>
        <w:rPr>
          <w:b/>
        </w:rPr>
      </w:pPr>
      <w:r w:rsidRPr="00D87D7D">
        <w:rPr>
          <w:b/>
        </w:rPr>
        <w:t>Milestones 2.1-2.2</w:t>
      </w:r>
    </w:p>
    <w:p w14:paraId="5908E078" w14:textId="22779B4E" w:rsidR="00CF211C" w:rsidRDefault="00CF211C" w:rsidP="00510F78">
      <w:r>
        <w:t xml:space="preserve">We have done the network reconstruction process many times before and so I don’t anticipate any significant risk to not completing this milestone.  The one issue that comes up with these reconstructions however is that the early stages generally move much faster than the last stages in terms of getting to a model that has high accuracy.  Often one can build 90% of the model quite quickly, and it is the final 5-10% of the genes and the iterative comparison with data that takes all the time.  We have developed a number of tools to help accelerate these processes (this is the fastest we have ever delivered a working draft genome-scale metabolic model), but I want to emphasize </w:t>
      </w:r>
      <w:r w:rsidR="00F143FE">
        <w:t xml:space="preserve">that while I am very happy with our progress so far, </w:t>
      </w:r>
      <w:r>
        <w:t>there is still a lot of curation needed to get it to the level of predictive power that we need here.</w:t>
      </w:r>
    </w:p>
    <w:p w14:paraId="218434AE" w14:textId="77777777" w:rsidR="00CF211C" w:rsidRPr="00510F78" w:rsidRDefault="00CF211C" w:rsidP="00510F78"/>
    <w:p w14:paraId="300C97E1" w14:textId="15E5762E" w:rsidR="0057074C" w:rsidRPr="00D87D7D" w:rsidRDefault="0057074C" w:rsidP="0057074C">
      <w:pPr>
        <w:rPr>
          <w:b/>
        </w:rPr>
      </w:pPr>
      <w:r w:rsidRPr="00D87D7D">
        <w:rPr>
          <w:b/>
        </w:rPr>
        <w:t xml:space="preserve">Milestones </w:t>
      </w:r>
      <w:r>
        <w:rPr>
          <w:b/>
        </w:rPr>
        <w:t>3</w:t>
      </w:r>
      <w:r w:rsidRPr="00D87D7D">
        <w:rPr>
          <w:b/>
        </w:rPr>
        <w:t>.1-</w:t>
      </w:r>
      <w:r>
        <w:rPr>
          <w:b/>
        </w:rPr>
        <w:t>3</w:t>
      </w:r>
      <w:r w:rsidRPr="00D87D7D">
        <w:rPr>
          <w:b/>
        </w:rPr>
        <w:t>.2</w:t>
      </w:r>
    </w:p>
    <w:p w14:paraId="6F82DE87" w14:textId="6879A5DD" w:rsidR="00C04A88" w:rsidRDefault="00331BD8" w:rsidP="00C04A88">
      <w:r>
        <w:t xml:space="preserve">The most serious concerns </w:t>
      </w:r>
      <w:r w:rsidR="00D41CD2">
        <w:t>at present</w:t>
      </w:r>
      <w:r>
        <w:t xml:space="preserve"> are (1) the low expression of the</w:t>
      </w:r>
      <w:r w:rsidRPr="00331BD8">
        <w:t xml:space="preserve"> </w:t>
      </w:r>
      <w:proofErr w:type="spellStart"/>
      <w:r w:rsidRPr="00331BD8">
        <w:t>heterologously</w:t>
      </w:r>
      <w:proofErr w:type="spellEnd"/>
      <w:r w:rsidRPr="00331BD8">
        <w:t xml:space="preserve"> expressed MCRs from methanogens and anaerobic </w:t>
      </w:r>
      <w:proofErr w:type="spellStart"/>
      <w:r w:rsidRPr="00331BD8">
        <w:t>methanotrophs</w:t>
      </w:r>
      <w:proofErr w:type="spellEnd"/>
      <w:r w:rsidRPr="00331BD8">
        <w:t xml:space="preserve"> (ANMEs)</w:t>
      </w:r>
      <w:r w:rsidR="00D41CD2">
        <w:t xml:space="preserve"> and (2) the low inherent activity of methane oxidation relative to methane synthesis</w:t>
      </w:r>
      <w:r w:rsidRPr="00331BD8">
        <w:t xml:space="preserve">. </w:t>
      </w:r>
      <w:r>
        <w:t>Regarding the first concern, we will soon be testing activity and expression of the</w:t>
      </w:r>
      <w:r w:rsidRPr="00331BD8">
        <w:t xml:space="preserve"> codon-optimized </w:t>
      </w:r>
      <w:r>
        <w:t>MCRs, which we hope</w:t>
      </w:r>
      <w:r w:rsidRPr="00331BD8">
        <w:t xml:space="preserve"> will </w:t>
      </w:r>
      <w:r>
        <w:t>have increased</w:t>
      </w:r>
      <w:r w:rsidRPr="00331BD8">
        <w:t xml:space="preserve"> expression and activity.</w:t>
      </w:r>
      <w:r>
        <w:t xml:space="preserve"> </w:t>
      </w:r>
      <w:r w:rsidR="00D41CD2">
        <w:t xml:space="preserve">Regarding the second concern, we are relying on the hypothesis that there has been no selective pressure for organisms to naturally develop a higher methane oxidation activity. It will be important to have an unambiguous map of the catalytic cycle, especially the rate-limiting step (RLS) so that we can work with D. Smith at PNNL to guide our mutagenesis efforts to lower the activation barrier for that RLS. We also are considering strategies for </w:t>
      </w:r>
      <w:r w:rsidR="004F1747">
        <w:t xml:space="preserve">random mutagenesis and selection for a higher activity of methane oxidation. </w:t>
      </w:r>
    </w:p>
    <w:p w14:paraId="707C214F" w14:textId="77777777" w:rsidR="00331BD8" w:rsidRDefault="00331BD8" w:rsidP="00C04A88"/>
    <w:p w14:paraId="5B32470D" w14:textId="055284C4" w:rsidR="00EE194E" w:rsidRPr="00D87D7D" w:rsidRDefault="00EE194E" w:rsidP="00EE194E">
      <w:pPr>
        <w:rPr>
          <w:b/>
        </w:rPr>
      </w:pPr>
      <w:r>
        <w:rPr>
          <w:b/>
        </w:rPr>
        <w:t>Milestone</w:t>
      </w:r>
      <w:r w:rsidRPr="00D87D7D">
        <w:rPr>
          <w:b/>
        </w:rPr>
        <w:t xml:space="preserve"> </w:t>
      </w:r>
      <w:r>
        <w:rPr>
          <w:b/>
        </w:rPr>
        <w:t>4.1</w:t>
      </w:r>
    </w:p>
    <w:p w14:paraId="784BC110" w14:textId="77777777" w:rsidR="008256DA" w:rsidRPr="008256DA" w:rsidRDefault="008256DA" w:rsidP="008256DA">
      <w:r w:rsidRPr="008256DA">
        <w:t xml:space="preserve">Our chances of success are maximized by a high-level derivation of force field parameters using Density Functional Theory. The MCR structure is similar to others we have modeled, especially the Mo-dependent nitrogenase, and based on this experience we don’t expect any unusual behavior during molecular dynamics. </w:t>
      </w:r>
    </w:p>
    <w:p w14:paraId="333A9814" w14:textId="77777777" w:rsidR="00C04A88" w:rsidRPr="00510F78" w:rsidRDefault="00C04A88" w:rsidP="00C04A88"/>
    <w:p w14:paraId="7766DCD5" w14:textId="42598926" w:rsidR="00510F78" w:rsidRPr="00A348EF" w:rsidRDefault="00510F78" w:rsidP="00510F78">
      <w:pPr>
        <w:rPr>
          <w:b/>
        </w:rPr>
      </w:pPr>
      <w:r w:rsidRPr="00A348EF">
        <w:rPr>
          <w:b/>
        </w:rPr>
        <w:t xml:space="preserve">E.    Budget Summary: </w:t>
      </w:r>
    </w:p>
    <w:p w14:paraId="4032D8A1" w14:textId="77777777" w:rsidR="002C2AC4" w:rsidRDefault="002C2AC4"/>
    <w:p w14:paraId="67E5ADD5" w14:textId="27729669" w:rsidR="00CF211C" w:rsidRDefault="00AF638A">
      <w:r>
        <w:t>The project is</w:t>
      </w:r>
      <w:r w:rsidR="00CF211C">
        <w:t xml:space="preserve"> on budget </w:t>
      </w:r>
      <w:r>
        <w:t>for the current period</w:t>
      </w:r>
      <w:r w:rsidR="00CF211C">
        <w:t>.</w:t>
      </w:r>
    </w:p>
    <w:sectPr w:rsidR="00CF211C" w:rsidSect="00F240DC">
      <w:headerReference w:type="default" r:id="rId1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DE9F17" w14:textId="77777777" w:rsidR="0094029B" w:rsidRDefault="0094029B" w:rsidP="00183C4F">
      <w:r>
        <w:separator/>
      </w:r>
    </w:p>
  </w:endnote>
  <w:endnote w:type="continuationSeparator" w:id="0">
    <w:p w14:paraId="5AC38ADA" w14:textId="77777777" w:rsidR="0094029B" w:rsidRDefault="0094029B" w:rsidP="00183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6308C" w14:textId="77777777" w:rsidR="00B3405C" w:rsidRDefault="00B3405C"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6E0DD9" w14:textId="77777777" w:rsidR="00B3405C" w:rsidRDefault="00B340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7F52" w14:textId="77777777" w:rsidR="00B3405C" w:rsidRDefault="00B3405C"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24E44">
      <w:rPr>
        <w:rStyle w:val="PageNumber"/>
        <w:noProof/>
      </w:rPr>
      <w:t>1</w:t>
    </w:r>
    <w:r>
      <w:rPr>
        <w:rStyle w:val="PageNumber"/>
      </w:rPr>
      <w:fldChar w:fldCharType="end"/>
    </w:r>
  </w:p>
  <w:p w14:paraId="564F527E" w14:textId="77777777" w:rsidR="00B3405C" w:rsidRDefault="00B340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87648F" w14:textId="77777777" w:rsidR="0094029B" w:rsidRDefault="0094029B" w:rsidP="00183C4F">
      <w:r>
        <w:separator/>
      </w:r>
    </w:p>
  </w:footnote>
  <w:footnote w:type="continuationSeparator" w:id="0">
    <w:p w14:paraId="5C4DB3F2" w14:textId="77777777" w:rsidR="0094029B" w:rsidRDefault="0094029B" w:rsidP="00183C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20BA4" w14:textId="77777777" w:rsidR="00B3405C" w:rsidRPr="00813E47" w:rsidRDefault="00B3405C" w:rsidP="004E2C20">
    <w:pPr>
      <w:pStyle w:val="Header"/>
      <w:jc w:val="right"/>
      <w:rPr>
        <w:b/>
      </w:rPr>
    </w:pPr>
    <w:r w:rsidRPr="00813E47">
      <w:rPr>
        <w:b/>
      </w:rPr>
      <w:t xml:space="preserve">Applicant Name: Ragsdale, S.W.       </w:t>
    </w:r>
  </w:p>
  <w:p w14:paraId="74D58E35" w14:textId="24B9DF2C" w:rsidR="00B3405C" w:rsidRDefault="00B3405C" w:rsidP="004E2C20">
    <w:pPr>
      <w:pStyle w:val="Header"/>
      <w:jc w:val="right"/>
    </w:pPr>
    <w:r>
      <w:rPr>
        <w:b/>
      </w:rPr>
      <w:t>ARPA-E Award</w:t>
    </w:r>
    <w:r w:rsidRPr="00813E47">
      <w:rPr>
        <w:b/>
      </w:rPr>
      <w:t xml:space="preserve"> Number:  </w:t>
    </w:r>
    <w:r w:rsidRPr="00E22E87">
      <w:rPr>
        <w:b/>
        <w:bCs/>
      </w:rPr>
      <w:t>DE-AR0000426</w:t>
    </w:r>
    <w:r w:rsidRPr="00813E47">
      <w:rPr>
        <w:b/>
      </w:rPr>
      <w:t xml:space="preserve">               </w:t>
    </w:r>
  </w:p>
  <w:p w14:paraId="072E84EF" w14:textId="77777777" w:rsidR="00B3405C" w:rsidRDefault="00B340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F78"/>
    <w:rsid w:val="00000699"/>
    <w:rsid w:val="00027C91"/>
    <w:rsid w:val="00033F8A"/>
    <w:rsid w:val="00064C4A"/>
    <w:rsid w:val="00074AEF"/>
    <w:rsid w:val="001230A3"/>
    <w:rsid w:val="00131293"/>
    <w:rsid w:val="00183C4F"/>
    <w:rsid w:val="00184467"/>
    <w:rsid w:val="00192A78"/>
    <w:rsid w:val="001940CF"/>
    <w:rsid w:val="001A6245"/>
    <w:rsid w:val="001B7A4D"/>
    <w:rsid w:val="00233481"/>
    <w:rsid w:val="002800BB"/>
    <w:rsid w:val="002A7C75"/>
    <w:rsid w:val="002C2AC4"/>
    <w:rsid w:val="00324E44"/>
    <w:rsid w:val="0032509F"/>
    <w:rsid w:val="00331BD8"/>
    <w:rsid w:val="003570DE"/>
    <w:rsid w:val="003A2D22"/>
    <w:rsid w:val="003C144A"/>
    <w:rsid w:val="003E7F4B"/>
    <w:rsid w:val="003F6792"/>
    <w:rsid w:val="00487212"/>
    <w:rsid w:val="004E09E6"/>
    <w:rsid w:val="004E2C20"/>
    <w:rsid w:val="004F1747"/>
    <w:rsid w:val="00510F78"/>
    <w:rsid w:val="00512281"/>
    <w:rsid w:val="005643ED"/>
    <w:rsid w:val="0057074C"/>
    <w:rsid w:val="00576829"/>
    <w:rsid w:val="005A2D0D"/>
    <w:rsid w:val="005B2E39"/>
    <w:rsid w:val="005D0D09"/>
    <w:rsid w:val="00613B08"/>
    <w:rsid w:val="006251B5"/>
    <w:rsid w:val="006578A6"/>
    <w:rsid w:val="00680012"/>
    <w:rsid w:val="006848CF"/>
    <w:rsid w:val="006A08AE"/>
    <w:rsid w:val="006A3DFC"/>
    <w:rsid w:val="006D1FA3"/>
    <w:rsid w:val="006E49A2"/>
    <w:rsid w:val="00704A70"/>
    <w:rsid w:val="00745249"/>
    <w:rsid w:val="007A504F"/>
    <w:rsid w:val="007E226D"/>
    <w:rsid w:val="00801578"/>
    <w:rsid w:val="008256DA"/>
    <w:rsid w:val="00854616"/>
    <w:rsid w:val="00882F7B"/>
    <w:rsid w:val="00897695"/>
    <w:rsid w:val="008B23BF"/>
    <w:rsid w:val="008C5D12"/>
    <w:rsid w:val="008F21EE"/>
    <w:rsid w:val="0094029B"/>
    <w:rsid w:val="009443D0"/>
    <w:rsid w:val="009813A9"/>
    <w:rsid w:val="009B120C"/>
    <w:rsid w:val="009C52D0"/>
    <w:rsid w:val="009D7952"/>
    <w:rsid w:val="009E6B23"/>
    <w:rsid w:val="00A02897"/>
    <w:rsid w:val="00A0455D"/>
    <w:rsid w:val="00A07024"/>
    <w:rsid w:val="00A172C9"/>
    <w:rsid w:val="00A348EF"/>
    <w:rsid w:val="00A5096C"/>
    <w:rsid w:val="00A60693"/>
    <w:rsid w:val="00A74DD2"/>
    <w:rsid w:val="00A80994"/>
    <w:rsid w:val="00AB571D"/>
    <w:rsid w:val="00AF638A"/>
    <w:rsid w:val="00B0184D"/>
    <w:rsid w:val="00B262A0"/>
    <w:rsid w:val="00B32066"/>
    <w:rsid w:val="00B3405C"/>
    <w:rsid w:val="00B73C5A"/>
    <w:rsid w:val="00B8401E"/>
    <w:rsid w:val="00BA17BE"/>
    <w:rsid w:val="00BE218E"/>
    <w:rsid w:val="00BF6B64"/>
    <w:rsid w:val="00C04A88"/>
    <w:rsid w:val="00CF211C"/>
    <w:rsid w:val="00D41868"/>
    <w:rsid w:val="00D41CD2"/>
    <w:rsid w:val="00D87D7D"/>
    <w:rsid w:val="00DC2CBB"/>
    <w:rsid w:val="00DD44D0"/>
    <w:rsid w:val="00E22E87"/>
    <w:rsid w:val="00E27208"/>
    <w:rsid w:val="00E43188"/>
    <w:rsid w:val="00E63DAA"/>
    <w:rsid w:val="00E76DD2"/>
    <w:rsid w:val="00EE194E"/>
    <w:rsid w:val="00EE7768"/>
    <w:rsid w:val="00F122AA"/>
    <w:rsid w:val="00F143FE"/>
    <w:rsid w:val="00F240DC"/>
    <w:rsid w:val="00FA72C1"/>
    <w:rsid w:val="00FE1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F07C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262418">
      <w:bodyDiv w:val="1"/>
      <w:marLeft w:val="0"/>
      <w:marRight w:val="0"/>
      <w:marTop w:val="0"/>
      <w:marBottom w:val="0"/>
      <w:divBdr>
        <w:top w:val="none" w:sz="0" w:space="0" w:color="auto"/>
        <w:left w:val="none" w:sz="0" w:space="0" w:color="auto"/>
        <w:bottom w:val="none" w:sz="0" w:space="0" w:color="auto"/>
        <w:right w:val="none" w:sz="0" w:space="0" w:color="auto"/>
      </w:divBdr>
    </w:div>
    <w:div w:id="9914444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8</Pages>
  <Words>2950</Words>
  <Characters>16819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UofM</Company>
  <LinksUpToDate>false</LinksUpToDate>
  <CharactersWithSpaces>19730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Matt</cp:lastModifiedBy>
  <cp:revision>11</cp:revision>
  <dcterms:created xsi:type="dcterms:W3CDTF">2014-07-14T20:49:00Z</dcterms:created>
  <dcterms:modified xsi:type="dcterms:W3CDTF">2014-07-28T22:22:00Z</dcterms:modified>
</cp:coreProperties>
</file>